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9DD84" w14:textId="060219B3" w:rsidR="007C3F06" w:rsidRPr="00B24196" w:rsidRDefault="00C01202" w:rsidP="0ECD4335">
      <w:pPr>
        <w:spacing w:line="360" w:lineRule="auto"/>
        <w:jc w:val="both"/>
        <w:rPr>
          <w:rFonts w:asciiTheme="majorBidi" w:hAnsiTheme="majorBidi" w:cstheme="majorBidi"/>
          <w:b/>
          <w:bCs/>
        </w:rPr>
      </w:pPr>
      <w:r w:rsidRPr="0ECD4335">
        <w:rPr>
          <w:rFonts w:asciiTheme="majorBidi" w:hAnsiTheme="majorBidi" w:cstheme="majorBidi"/>
          <w:b/>
          <w:bCs/>
        </w:rPr>
        <w:t>Determinants of</w:t>
      </w:r>
      <w:r w:rsidR="0014465F" w:rsidRPr="0ECD4335">
        <w:rPr>
          <w:rFonts w:asciiTheme="majorBidi" w:hAnsiTheme="majorBidi" w:cstheme="majorBidi"/>
          <w:b/>
          <w:bCs/>
        </w:rPr>
        <w:t xml:space="preserve"> </w:t>
      </w:r>
      <w:r w:rsidR="0598D7FB" w:rsidRPr="0ECD4335">
        <w:rPr>
          <w:rFonts w:asciiTheme="majorBidi" w:hAnsiTheme="majorBidi" w:cstheme="majorBidi"/>
          <w:b/>
          <w:bCs/>
        </w:rPr>
        <w:t xml:space="preserve">Co-existence of </w:t>
      </w:r>
      <w:r w:rsidR="00881C7C" w:rsidRPr="0ECD4335">
        <w:rPr>
          <w:rFonts w:asciiTheme="majorBidi" w:hAnsiTheme="majorBidi" w:cstheme="majorBidi"/>
          <w:b/>
          <w:bCs/>
        </w:rPr>
        <w:t>U</w:t>
      </w:r>
      <w:r w:rsidR="0000011B" w:rsidRPr="0ECD4335">
        <w:rPr>
          <w:rFonts w:asciiTheme="majorBidi" w:hAnsiTheme="majorBidi" w:cstheme="majorBidi"/>
          <w:b/>
          <w:bCs/>
        </w:rPr>
        <w:t>ndernutrition</w:t>
      </w:r>
      <w:r w:rsidR="007434AA" w:rsidRPr="0ECD4335">
        <w:rPr>
          <w:rFonts w:asciiTheme="majorBidi" w:hAnsiTheme="majorBidi" w:cstheme="majorBidi"/>
          <w:b/>
          <w:bCs/>
        </w:rPr>
        <w:t xml:space="preserve"> and</w:t>
      </w:r>
      <w:r w:rsidR="0000011B" w:rsidRPr="0ECD4335">
        <w:rPr>
          <w:rFonts w:asciiTheme="majorBidi" w:hAnsiTheme="majorBidi" w:cstheme="majorBidi"/>
          <w:b/>
          <w:bCs/>
        </w:rPr>
        <w:t xml:space="preserve"> </w:t>
      </w:r>
      <w:r w:rsidR="00C668D0" w:rsidRPr="0ECD4335">
        <w:rPr>
          <w:rFonts w:asciiTheme="majorBidi" w:hAnsiTheme="majorBidi" w:cstheme="majorBidi"/>
          <w:b/>
          <w:bCs/>
        </w:rPr>
        <w:t>Anemia among</w:t>
      </w:r>
      <w:r w:rsidR="00414DDF" w:rsidRPr="0ECD4335">
        <w:rPr>
          <w:rFonts w:asciiTheme="majorBidi" w:hAnsiTheme="majorBidi" w:cstheme="majorBidi"/>
          <w:b/>
          <w:bCs/>
        </w:rPr>
        <w:t xml:space="preserve"> Children aged</w:t>
      </w:r>
      <w:r w:rsidR="004955C2" w:rsidRPr="0ECD4335">
        <w:rPr>
          <w:rFonts w:asciiTheme="majorBidi" w:hAnsiTheme="majorBidi" w:cstheme="majorBidi"/>
          <w:b/>
          <w:bCs/>
        </w:rPr>
        <w:t xml:space="preserve"> 6-59 </w:t>
      </w:r>
      <w:r w:rsidR="58BA4518" w:rsidRPr="0ECD4335">
        <w:rPr>
          <w:rFonts w:asciiTheme="majorBidi" w:hAnsiTheme="majorBidi" w:cstheme="majorBidi"/>
          <w:b/>
          <w:bCs/>
        </w:rPr>
        <w:t>M</w:t>
      </w:r>
      <w:r w:rsidR="004955C2" w:rsidRPr="0ECD4335">
        <w:rPr>
          <w:rFonts w:asciiTheme="majorBidi" w:hAnsiTheme="majorBidi" w:cstheme="majorBidi"/>
          <w:b/>
          <w:bCs/>
        </w:rPr>
        <w:t xml:space="preserve">onths in Nepal: </w:t>
      </w:r>
      <w:r w:rsidR="00097E14">
        <w:rPr>
          <w:rFonts w:asciiTheme="majorBidi" w:hAnsiTheme="majorBidi" w:cstheme="majorBidi"/>
          <w:b/>
          <w:bCs/>
        </w:rPr>
        <w:t>Evidence from</w:t>
      </w:r>
      <w:r w:rsidR="007C3E4E">
        <w:rPr>
          <w:rFonts w:asciiTheme="majorBidi" w:hAnsiTheme="majorBidi" w:cstheme="majorBidi"/>
          <w:b/>
          <w:bCs/>
        </w:rPr>
        <w:t xml:space="preserve"> the 2022</w:t>
      </w:r>
      <w:r w:rsidR="00BE0DE3">
        <w:rPr>
          <w:rFonts w:asciiTheme="majorBidi" w:hAnsiTheme="majorBidi" w:cstheme="majorBidi"/>
          <w:b/>
          <w:bCs/>
        </w:rPr>
        <w:t xml:space="preserve"> </w:t>
      </w:r>
      <w:r w:rsidR="004955C2" w:rsidRPr="0ECD4335">
        <w:rPr>
          <w:rFonts w:asciiTheme="majorBidi" w:hAnsiTheme="majorBidi" w:cstheme="majorBidi"/>
          <w:b/>
          <w:bCs/>
        </w:rPr>
        <w:t>Nepal Demographic and Health Survey</w:t>
      </w:r>
    </w:p>
    <w:p w14:paraId="374A736E" w14:textId="643101E5" w:rsidR="007B79CD" w:rsidRPr="00C668D0" w:rsidRDefault="00BF3AA5" w:rsidP="0ECD4335">
      <w:pPr>
        <w:spacing w:line="360" w:lineRule="auto"/>
        <w:jc w:val="both"/>
      </w:pPr>
      <w:r w:rsidRPr="0ECD4335">
        <w:rPr>
          <w:rFonts w:asciiTheme="majorBidi" w:hAnsiTheme="majorBidi" w:cstheme="majorBidi"/>
          <w:i/>
          <w:iCs/>
          <w:sz w:val="22"/>
          <w:szCs w:val="22"/>
        </w:rPr>
        <w:t>Bikram Adhikari</w:t>
      </w:r>
      <w:r w:rsidR="00985E73" w:rsidRPr="0ECD4335">
        <w:rPr>
          <w:rFonts w:asciiTheme="majorBidi" w:hAnsiTheme="majorBidi" w:cstheme="majorBidi"/>
          <w:i/>
          <w:iCs/>
          <w:sz w:val="22"/>
          <w:szCs w:val="22"/>
          <w:vertAlign w:val="superscript"/>
        </w:rPr>
        <w:t>1</w:t>
      </w:r>
      <w:r w:rsidR="003C71B3" w:rsidRPr="0ECD4335">
        <w:rPr>
          <w:rFonts w:asciiTheme="majorBidi" w:hAnsiTheme="majorBidi" w:cstheme="majorBidi"/>
          <w:i/>
          <w:iCs/>
          <w:sz w:val="22"/>
          <w:szCs w:val="22"/>
          <w:vertAlign w:val="superscript"/>
        </w:rPr>
        <w:t>,2</w:t>
      </w:r>
      <w:r w:rsidR="00985E73" w:rsidRPr="0ECD4335">
        <w:rPr>
          <w:rFonts w:asciiTheme="majorBidi" w:hAnsiTheme="majorBidi" w:cstheme="majorBidi"/>
          <w:i/>
          <w:iCs/>
          <w:sz w:val="22"/>
          <w:szCs w:val="22"/>
          <w:vertAlign w:val="superscript"/>
        </w:rPr>
        <w:t>*</w:t>
      </w:r>
      <w:r w:rsidRPr="0ECD4335">
        <w:rPr>
          <w:rFonts w:asciiTheme="majorBidi" w:hAnsiTheme="majorBidi" w:cstheme="majorBidi"/>
          <w:i/>
          <w:iCs/>
          <w:sz w:val="22"/>
          <w:szCs w:val="22"/>
        </w:rPr>
        <w:t xml:space="preserve">, </w:t>
      </w:r>
      <w:r w:rsidR="6E34496E" w:rsidRPr="0ECD4335">
        <w:rPr>
          <w:rFonts w:asciiTheme="majorBidi" w:hAnsiTheme="majorBidi" w:cstheme="majorBidi"/>
          <w:i/>
          <w:iCs/>
          <w:sz w:val="22"/>
          <w:szCs w:val="22"/>
        </w:rPr>
        <w:t>B</w:t>
      </w:r>
      <w:r w:rsidRPr="0ECD4335">
        <w:rPr>
          <w:rFonts w:asciiTheme="majorBidi" w:hAnsiTheme="majorBidi" w:cstheme="majorBidi"/>
          <w:i/>
          <w:iCs/>
          <w:sz w:val="22"/>
          <w:szCs w:val="22"/>
        </w:rPr>
        <w:t>ir</w:t>
      </w:r>
      <w:r w:rsidR="00985E73" w:rsidRPr="0ECD4335">
        <w:rPr>
          <w:rFonts w:asciiTheme="majorBidi" w:hAnsiTheme="majorBidi" w:cstheme="majorBidi"/>
          <w:i/>
          <w:iCs/>
          <w:sz w:val="22"/>
          <w:szCs w:val="22"/>
        </w:rPr>
        <w:t>a</w:t>
      </w:r>
      <w:r w:rsidRPr="0ECD4335">
        <w:rPr>
          <w:rFonts w:asciiTheme="majorBidi" w:hAnsiTheme="majorBidi" w:cstheme="majorBidi"/>
          <w:i/>
          <w:iCs/>
          <w:sz w:val="22"/>
          <w:szCs w:val="22"/>
        </w:rPr>
        <w:t>j Neupane</w:t>
      </w:r>
      <w:r w:rsidR="003C71B3" w:rsidRPr="0ECD4335">
        <w:rPr>
          <w:rFonts w:asciiTheme="majorBidi" w:hAnsiTheme="majorBidi" w:cstheme="majorBidi"/>
          <w:i/>
          <w:iCs/>
          <w:sz w:val="22"/>
          <w:szCs w:val="22"/>
          <w:vertAlign w:val="superscript"/>
        </w:rPr>
        <w:t>3,2</w:t>
      </w:r>
      <w:r w:rsidRPr="0ECD4335">
        <w:rPr>
          <w:rFonts w:asciiTheme="majorBidi" w:hAnsiTheme="majorBidi" w:cstheme="majorBidi"/>
          <w:i/>
          <w:iCs/>
          <w:sz w:val="22"/>
          <w:szCs w:val="22"/>
        </w:rPr>
        <w:t xml:space="preserve">, </w:t>
      </w:r>
      <w:r w:rsidR="00DD1D6B" w:rsidRPr="0ECD4335">
        <w:rPr>
          <w:rFonts w:asciiTheme="majorBidi" w:hAnsiTheme="majorBidi" w:cstheme="majorBidi"/>
          <w:i/>
          <w:iCs/>
          <w:sz w:val="22"/>
          <w:szCs w:val="22"/>
        </w:rPr>
        <w:t>Jessica Rice</w:t>
      </w:r>
      <w:r w:rsidR="00DD1D6B" w:rsidRPr="0ECD4335">
        <w:rPr>
          <w:rFonts w:asciiTheme="majorBidi" w:hAnsiTheme="majorBidi" w:cstheme="majorBidi"/>
          <w:i/>
          <w:iCs/>
          <w:sz w:val="22"/>
          <w:szCs w:val="22"/>
          <w:vertAlign w:val="superscript"/>
        </w:rPr>
        <w:t>1</w:t>
      </w:r>
      <w:r w:rsidR="00FB67A4" w:rsidRPr="0ECD4335">
        <w:rPr>
          <w:rFonts w:asciiTheme="majorBidi" w:hAnsiTheme="majorBidi" w:cstheme="majorBidi"/>
          <w:i/>
          <w:iCs/>
          <w:sz w:val="22"/>
          <w:szCs w:val="22"/>
        </w:rPr>
        <w:t xml:space="preserve">, </w:t>
      </w:r>
      <w:r w:rsidRPr="0ECD4335">
        <w:rPr>
          <w:rFonts w:asciiTheme="majorBidi" w:hAnsiTheme="majorBidi" w:cstheme="majorBidi"/>
          <w:i/>
          <w:iCs/>
          <w:sz w:val="22"/>
          <w:szCs w:val="22"/>
        </w:rPr>
        <w:t>N</w:t>
      </w:r>
      <w:r w:rsidR="68903971" w:rsidRPr="0ECD4335">
        <w:rPr>
          <w:rFonts w:asciiTheme="majorBidi" w:hAnsiTheme="majorBidi" w:cstheme="majorBidi"/>
          <w:i/>
          <w:iCs/>
          <w:sz w:val="22"/>
          <w:szCs w:val="22"/>
        </w:rPr>
        <w:t>iharika Jha</w:t>
      </w:r>
      <w:r w:rsidR="00985E73" w:rsidRPr="0ECD4335">
        <w:rPr>
          <w:rFonts w:asciiTheme="majorBidi" w:hAnsiTheme="majorBidi" w:cstheme="majorBidi"/>
          <w:i/>
          <w:iCs/>
          <w:sz w:val="22"/>
          <w:szCs w:val="22"/>
          <w:vertAlign w:val="superscript"/>
        </w:rPr>
        <w:t>1</w:t>
      </w:r>
      <w:r w:rsidR="003C71B3" w:rsidRPr="0ECD4335">
        <w:rPr>
          <w:rFonts w:asciiTheme="majorBidi" w:hAnsiTheme="majorBidi" w:cstheme="majorBidi"/>
          <w:i/>
          <w:iCs/>
          <w:sz w:val="22"/>
          <w:szCs w:val="22"/>
          <w:vertAlign w:val="superscript"/>
        </w:rPr>
        <w:t>,2</w:t>
      </w:r>
      <w:r w:rsidRPr="0ECD4335">
        <w:rPr>
          <w:rFonts w:asciiTheme="majorBidi" w:hAnsiTheme="majorBidi" w:cstheme="majorBidi"/>
          <w:i/>
          <w:iCs/>
          <w:sz w:val="22"/>
          <w:szCs w:val="22"/>
        </w:rPr>
        <w:t>, Kajol Dahal</w:t>
      </w:r>
      <w:r w:rsidR="003C71B3" w:rsidRPr="0ECD4335">
        <w:rPr>
          <w:rFonts w:asciiTheme="majorBidi" w:hAnsiTheme="majorBidi" w:cstheme="majorBidi"/>
          <w:i/>
          <w:iCs/>
          <w:sz w:val="22"/>
          <w:szCs w:val="22"/>
          <w:vertAlign w:val="superscript"/>
        </w:rPr>
        <w:t>4</w:t>
      </w:r>
      <w:r w:rsidRPr="0ECD4335">
        <w:rPr>
          <w:rFonts w:asciiTheme="majorBidi" w:hAnsiTheme="majorBidi" w:cstheme="majorBidi"/>
          <w:i/>
          <w:iCs/>
          <w:sz w:val="22"/>
          <w:szCs w:val="22"/>
        </w:rPr>
        <w:t>,</w:t>
      </w:r>
      <w:r w:rsidR="0065091E" w:rsidRPr="0ECD4335">
        <w:rPr>
          <w:rFonts w:asciiTheme="majorBidi" w:hAnsiTheme="majorBidi" w:cstheme="majorBidi"/>
          <w:i/>
          <w:iCs/>
          <w:sz w:val="22"/>
          <w:szCs w:val="22"/>
        </w:rPr>
        <w:t xml:space="preserve"> </w:t>
      </w:r>
      <w:r w:rsidR="00453E5B" w:rsidRPr="0ECD4335">
        <w:rPr>
          <w:rFonts w:asciiTheme="majorBidi" w:hAnsiTheme="majorBidi" w:cstheme="majorBidi"/>
          <w:i/>
          <w:iCs/>
          <w:sz w:val="22"/>
          <w:szCs w:val="22"/>
        </w:rPr>
        <w:t>Parash</w:t>
      </w:r>
      <w:r w:rsidR="00CD3646" w:rsidRPr="0ECD4335">
        <w:rPr>
          <w:rFonts w:asciiTheme="majorBidi" w:hAnsiTheme="majorBidi" w:cstheme="majorBidi"/>
          <w:i/>
          <w:iCs/>
          <w:sz w:val="22"/>
          <w:szCs w:val="22"/>
        </w:rPr>
        <w:t xml:space="preserve"> Mani</w:t>
      </w:r>
      <w:r w:rsidR="00453E5B" w:rsidRPr="0ECD4335">
        <w:rPr>
          <w:rFonts w:asciiTheme="majorBidi" w:hAnsiTheme="majorBidi" w:cstheme="majorBidi"/>
          <w:i/>
          <w:iCs/>
          <w:sz w:val="22"/>
          <w:szCs w:val="22"/>
        </w:rPr>
        <w:t xml:space="preserve"> Sapkota</w:t>
      </w:r>
      <w:r w:rsidR="00453E5B" w:rsidRPr="0ECD4335">
        <w:rPr>
          <w:rFonts w:asciiTheme="majorBidi" w:hAnsiTheme="majorBidi" w:cstheme="majorBidi"/>
          <w:i/>
          <w:iCs/>
          <w:sz w:val="22"/>
          <w:szCs w:val="22"/>
          <w:vertAlign w:val="superscript"/>
        </w:rPr>
        <w:t>5</w:t>
      </w:r>
      <w:r w:rsidR="00453E5B" w:rsidRPr="0ECD4335">
        <w:rPr>
          <w:rFonts w:asciiTheme="majorBidi" w:hAnsiTheme="majorBidi" w:cstheme="majorBidi"/>
          <w:i/>
          <w:iCs/>
          <w:sz w:val="22"/>
          <w:szCs w:val="22"/>
        </w:rPr>
        <w:t>,</w:t>
      </w:r>
      <w:r w:rsidR="007B79CD" w:rsidRPr="0ECD4335">
        <w:rPr>
          <w:rFonts w:asciiTheme="majorBidi" w:hAnsiTheme="majorBidi" w:cstheme="majorBidi"/>
          <w:i/>
          <w:iCs/>
          <w:sz w:val="22"/>
          <w:szCs w:val="22"/>
        </w:rPr>
        <w:t xml:space="preserve"> </w:t>
      </w:r>
      <w:r w:rsidR="0065091E" w:rsidRPr="0ECD4335">
        <w:rPr>
          <w:rFonts w:asciiTheme="majorBidi" w:hAnsiTheme="majorBidi" w:cstheme="majorBidi"/>
          <w:i/>
          <w:iCs/>
          <w:sz w:val="22"/>
          <w:szCs w:val="22"/>
        </w:rPr>
        <w:t>Archana Shrestha</w:t>
      </w:r>
      <w:r w:rsidR="005E6E09" w:rsidRPr="0ECD4335">
        <w:rPr>
          <w:rFonts w:asciiTheme="majorBidi" w:hAnsiTheme="majorBidi" w:cstheme="majorBidi"/>
          <w:i/>
          <w:iCs/>
          <w:sz w:val="22"/>
          <w:szCs w:val="22"/>
          <w:vertAlign w:val="superscript"/>
        </w:rPr>
        <w:t>6</w:t>
      </w:r>
      <w:r w:rsidR="00453E5B" w:rsidRPr="0ECD4335">
        <w:rPr>
          <w:rFonts w:asciiTheme="majorBidi" w:hAnsiTheme="majorBidi" w:cstheme="majorBidi"/>
          <w:i/>
          <w:iCs/>
          <w:sz w:val="22"/>
          <w:szCs w:val="22"/>
          <w:vertAlign w:val="superscript"/>
        </w:rPr>
        <w:t>,7</w:t>
      </w:r>
      <w:r w:rsidR="0029724C" w:rsidRPr="0ECD4335">
        <w:rPr>
          <w:rFonts w:asciiTheme="majorBidi" w:hAnsiTheme="majorBidi" w:cstheme="majorBidi"/>
          <w:sz w:val="22"/>
          <w:szCs w:val="22"/>
        </w:rPr>
        <w:t xml:space="preserve">, </w:t>
      </w:r>
      <w:r w:rsidR="00681333" w:rsidRPr="0ECD4335">
        <w:rPr>
          <w:rFonts w:asciiTheme="majorBidi" w:hAnsiTheme="majorBidi" w:cstheme="majorBidi"/>
          <w:i/>
          <w:iCs/>
          <w:sz w:val="22"/>
          <w:szCs w:val="22"/>
        </w:rPr>
        <w:t>Yu Jiang</w:t>
      </w:r>
      <w:r w:rsidR="00681333" w:rsidRPr="0ECD4335">
        <w:rPr>
          <w:rFonts w:asciiTheme="majorBidi" w:hAnsiTheme="majorBidi" w:cstheme="majorBidi"/>
          <w:i/>
          <w:iCs/>
          <w:sz w:val="22"/>
          <w:szCs w:val="22"/>
          <w:vertAlign w:val="superscript"/>
        </w:rPr>
        <w:t>1</w:t>
      </w:r>
      <w:r w:rsidR="00A25E99">
        <w:rPr>
          <w:rFonts w:asciiTheme="majorBidi" w:hAnsiTheme="majorBidi" w:cstheme="majorBidi"/>
          <w:i/>
          <w:iCs/>
          <w:sz w:val="22"/>
          <w:szCs w:val="22"/>
        </w:rPr>
        <w:t>,</w:t>
      </w:r>
      <w:r w:rsidR="00A25E99" w:rsidRPr="00A25E99">
        <w:rPr>
          <w:rFonts w:asciiTheme="majorBidi" w:hAnsiTheme="majorBidi" w:cstheme="majorBidi"/>
          <w:i/>
          <w:iCs/>
          <w:sz w:val="22"/>
          <w:szCs w:val="22"/>
        </w:rPr>
        <w:t xml:space="preserve"> </w:t>
      </w:r>
      <w:r w:rsidR="00A25E99" w:rsidRPr="0ECD4335">
        <w:rPr>
          <w:rFonts w:asciiTheme="majorBidi" w:hAnsiTheme="majorBidi" w:cstheme="majorBidi"/>
          <w:i/>
          <w:iCs/>
          <w:sz w:val="22"/>
          <w:szCs w:val="22"/>
        </w:rPr>
        <w:t>Xinhua Yu</w:t>
      </w:r>
      <w:r w:rsidR="00A25E99" w:rsidRPr="0ECD4335">
        <w:rPr>
          <w:rFonts w:asciiTheme="majorBidi" w:hAnsiTheme="majorBidi" w:cstheme="majorBidi"/>
          <w:i/>
          <w:iCs/>
          <w:sz w:val="22"/>
          <w:szCs w:val="22"/>
          <w:vertAlign w:val="superscript"/>
        </w:rPr>
        <w:t xml:space="preserve">1 </w:t>
      </w:r>
      <w:r w:rsidR="00A25E99">
        <w:rPr>
          <w:rFonts w:asciiTheme="majorBidi" w:hAnsiTheme="majorBidi" w:cstheme="majorBidi"/>
          <w:i/>
          <w:iCs/>
          <w:sz w:val="22"/>
          <w:szCs w:val="22"/>
          <w:vertAlign w:val="superscript"/>
        </w:rPr>
        <w:t>#</w:t>
      </w:r>
    </w:p>
    <w:p w14:paraId="24A29DA7" w14:textId="272AFD77" w:rsidR="00985E73" w:rsidRPr="007B79CD" w:rsidRDefault="00985E73" w:rsidP="00775DF7">
      <w:pPr>
        <w:spacing w:line="360" w:lineRule="auto"/>
        <w:jc w:val="both"/>
        <w:rPr>
          <w:rFonts w:asciiTheme="majorBidi" w:hAnsiTheme="majorBidi" w:cstheme="majorBidi"/>
          <w:b/>
          <w:bCs/>
          <w:i/>
          <w:iCs/>
          <w:sz w:val="22"/>
          <w:szCs w:val="22"/>
        </w:rPr>
      </w:pPr>
      <w:r w:rsidRPr="007B79CD">
        <w:rPr>
          <w:rFonts w:asciiTheme="majorBidi" w:hAnsiTheme="majorBidi" w:cstheme="majorBidi"/>
          <w:b/>
          <w:bCs/>
          <w:i/>
          <w:iCs/>
          <w:sz w:val="22"/>
          <w:szCs w:val="22"/>
        </w:rPr>
        <w:t>Affiliation:</w:t>
      </w:r>
    </w:p>
    <w:p w14:paraId="105F2E9C" w14:textId="468B8BB7" w:rsidR="00985E73" w:rsidRPr="003C71B3" w:rsidRDefault="00985E73" w:rsidP="003C71B3">
      <w:pPr>
        <w:spacing w:after="0" w:line="360" w:lineRule="auto"/>
        <w:jc w:val="both"/>
        <w:rPr>
          <w:rFonts w:asciiTheme="majorBidi" w:hAnsiTheme="majorBidi" w:cstheme="majorBidi"/>
          <w:i/>
          <w:iCs/>
          <w:sz w:val="22"/>
          <w:szCs w:val="22"/>
        </w:rPr>
      </w:pPr>
      <w:r w:rsidRPr="003C71B3">
        <w:rPr>
          <w:rFonts w:asciiTheme="majorBidi" w:hAnsiTheme="majorBidi" w:cstheme="majorBidi"/>
          <w:i/>
          <w:iCs/>
          <w:sz w:val="22"/>
          <w:szCs w:val="22"/>
        </w:rPr>
        <w:t>1 School of Public health</w:t>
      </w:r>
      <w:r w:rsidR="003C71B3" w:rsidRPr="003C71B3">
        <w:rPr>
          <w:rFonts w:asciiTheme="majorBidi" w:hAnsiTheme="majorBidi" w:cstheme="majorBidi"/>
          <w:i/>
          <w:iCs/>
          <w:sz w:val="22"/>
          <w:szCs w:val="22"/>
        </w:rPr>
        <w:t xml:space="preserve">, </w:t>
      </w:r>
      <w:r w:rsidRPr="003C71B3">
        <w:rPr>
          <w:rFonts w:asciiTheme="majorBidi" w:hAnsiTheme="majorBidi" w:cstheme="majorBidi"/>
          <w:i/>
          <w:iCs/>
          <w:sz w:val="22"/>
          <w:szCs w:val="22"/>
        </w:rPr>
        <w:t>University of Memphis</w:t>
      </w:r>
      <w:r w:rsidR="003C71B3" w:rsidRPr="003C71B3">
        <w:rPr>
          <w:rFonts w:asciiTheme="majorBidi" w:hAnsiTheme="majorBidi" w:cstheme="majorBidi"/>
          <w:i/>
          <w:iCs/>
          <w:sz w:val="22"/>
          <w:szCs w:val="22"/>
        </w:rPr>
        <w:t>, T</w:t>
      </w:r>
      <w:r w:rsidR="007F2E47">
        <w:rPr>
          <w:rFonts w:asciiTheme="majorBidi" w:hAnsiTheme="majorBidi" w:cstheme="majorBidi"/>
          <w:i/>
          <w:iCs/>
          <w:sz w:val="22"/>
          <w:szCs w:val="22"/>
        </w:rPr>
        <w:t>ennessee</w:t>
      </w:r>
      <w:r w:rsidR="003C71B3" w:rsidRPr="003C71B3">
        <w:rPr>
          <w:rFonts w:asciiTheme="majorBidi" w:hAnsiTheme="majorBidi" w:cstheme="majorBidi"/>
          <w:i/>
          <w:iCs/>
          <w:sz w:val="22"/>
          <w:szCs w:val="22"/>
        </w:rPr>
        <w:t>, U</w:t>
      </w:r>
      <w:r w:rsidR="007F2E47">
        <w:rPr>
          <w:rFonts w:asciiTheme="majorBidi" w:hAnsiTheme="majorBidi" w:cstheme="majorBidi"/>
          <w:i/>
          <w:iCs/>
          <w:sz w:val="22"/>
          <w:szCs w:val="22"/>
        </w:rPr>
        <w:t xml:space="preserve">nited </w:t>
      </w:r>
      <w:r w:rsidR="003C71B3" w:rsidRPr="003C71B3">
        <w:rPr>
          <w:rFonts w:asciiTheme="majorBidi" w:hAnsiTheme="majorBidi" w:cstheme="majorBidi"/>
          <w:i/>
          <w:iCs/>
          <w:sz w:val="22"/>
          <w:szCs w:val="22"/>
        </w:rPr>
        <w:t>S</w:t>
      </w:r>
      <w:r w:rsidR="007F2E47">
        <w:rPr>
          <w:rFonts w:asciiTheme="majorBidi" w:hAnsiTheme="majorBidi" w:cstheme="majorBidi"/>
          <w:i/>
          <w:iCs/>
          <w:sz w:val="22"/>
          <w:szCs w:val="22"/>
        </w:rPr>
        <w:t xml:space="preserve">tates of </w:t>
      </w:r>
      <w:r w:rsidR="003C71B3" w:rsidRPr="003C71B3">
        <w:rPr>
          <w:rFonts w:asciiTheme="majorBidi" w:hAnsiTheme="majorBidi" w:cstheme="majorBidi"/>
          <w:i/>
          <w:iCs/>
          <w:sz w:val="22"/>
          <w:szCs w:val="22"/>
        </w:rPr>
        <w:t>A</w:t>
      </w:r>
      <w:r w:rsidR="007F2E47">
        <w:rPr>
          <w:rFonts w:asciiTheme="majorBidi" w:hAnsiTheme="majorBidi" w:cstheme="majorBidi"/>
          <w:i/>
          <w:iCs/>
          <w:sz w:val="22"/>
          <w:szCs w:val="22"/>
        </w:rPr>
        <w:t>merica</w:t>
      </w:r>
    </w:p>
    <w:p w14:paraId="12EBC6DC" w14:textId="727BB7D4" w:rsidR="003C71B3" w:rsidRPr="003C71B3" w:rsidRDefault="003C71B3" w:rsidP="67D89E56">
      <w:pPr>
        <w:tabs>
          <w:tab w:val="left" w:pos="5980"/>
        </w:tabs>
        <w:spacing w:after="0" w:line="480" w:lineRule="auto"/>
        <w:jc w:val="both"/>
        <w:rPr>
          <w:rFonts w:asciiTheme="majorBidi" w:hAnsiTheme="majorBidi" w:cstheme="majorBidi"/>
          <w:i/>
          <w:iCs/>
          <w:sz w:val="22"/>
          <w:szCs w:val="22"/>
        </w:rPr>
      </w:pPr>
      <w:r w:rsidRPr="67D89E56">
        <w:rPr>
          <w:rFonts w:asciiTheme="majorBidi" w:hAnsiTheme="majorBidi" w:cstheme="majorBidi"/>
          <w:i/>
          <w:iCs/>
          <w:sz w:val="22"/>
          <w:szCs w:val="22"/>
        </w:rPr>
        <w:t>2</w:t>
      </w:r>
      <w:r w:rsidR="29258772" w:rsidRPr="67D89E56">
        <w:rPr>
          <w:rFonts w:asciiTheme="majorBidi" w:hAnsiTheme="majorBidi" w:cstheme="majorBidi"/>
          <w:i/>
          <w:iCs/>
          <w:sz w:val="22"/>
          <w:szCs w:val="22"/>
        </w:rPr>
        <w:t xml:space="preserve"> </w:t>
      </w:r>
      <w:r w:rsidR="29258772" w:rsidRPr="67D89E56">
        <w:rPr>
          <w:rFonts w:asciiTheme="majorBidi" w:eastAsiaTheme="minorEastAsia" w:hAnsiTheme="majorBidi" w:cstheme="majorBidi"/>
          <w:i/>
          <w:iCs/>
          <w:sz w:val="22"/>
          <w:szCs w:val="22"/>
        </w:rPr>
        <w:t>Sindhu Research and Implementation Institute, Sunkoshi, Sindhupalchok, Nepal.</w:t>
      </w:r>
    </w:p>
    <w:p w14:paraId="03EF2E90" w14:textId="1DFC127E" w:rsidR="003C71B3" w:rsidRPr="003C71B3" w:rsidRDefault="003C71B3" w:rsidP="67D89E56">
      <w:pPr>
        <w:tabs>
          <w:tab w:val="left" w:pos="5980"/>
        </w:tabs>
        <w:spacing w:after="0" w:line="480" w:lineRule="auto"/>
        <w:jc w:val="both"/>
        <w:rPr>
          <w:rFonts w:ascii="Times New Roman" w:eastAsia="Times New Roman" w:hAnsi="Times New Roman" w:cs="Times New Roman"/>
          <w:sz w:val="22"/>
          <w:szCs w:val="22"/>
        </w:rPr>
      </w:pPr>
      <w:r w:rsidRPr="67D89E56">
        <w:rPr>
          <w:rFonts w:asciiTheme="majorBidi" w:hAnsiTheme="majorBidi" w:cstheme="majorBidi"/>
          <w:i/>
          <w:iCs/>
          <w:sz w:val="22"/>
          <w:szCs w:val="22"/>
        </w:rPr>
        <w:t>3</w:t>
      </w:r>
      <w:r w:rsidR="0F931EF9" w:rsidRPr="67D89E56">
        <w:rPr>
          <w:rFonts w:asciiTheme="majorBidi" w:hAnsiTheme="majorBidi" w:cstheme="majorBidi"/>
          <w:i/>
          <w:iCs/>
          <w:sz w:val="22"/>
          <w:szCs w:val="22"/>
        </w:rPr>
        <w:t xml:space="preserve"> </w:t>
      </w:r>
      <w:r w:rsidR="0F931EF9" w:rsidRPr="67D89E56">
        <w:rPr>
          <w:rFonts w:asciiTheme="majorBidi" w:eastAsiaTheme="minorEastAsia" w:hAnsiTheme="majorBidi" w:cstheme="majorBidi"/>
          <w:i/>
          <w:iCs/>
          <w:sz w:val="22"/>
          <w:szCs w:val="22"/>
        </w:rPr>
        <w:t>Informatics Program, School of Information Science, University of Illinois Urbana-Champaign, I</w:t>
      </w:r>
      <w:r w:rsidR="007F2E47">
        <w:rPr>
          <w:rFonts w:asciiTheme="majorBidi" w:eastAsiaTheme="minorEastAsia" w:hAnsiTheme="majorBidi" w:cstheme="majorBidi"/>
          <w:i/>
          <w:iCs/>
          <w:sz w:val="22"/>
          <w:szCs w:val="22"/>
        </w:rPr>
        <w:t>llinois</w:t>
      </w:r>
      <w:r w:rsidR="0F931EF9" w:rsidRPr="67D89E56">
        <w:rPr>
          <w:rFonts w:asciiTheme="majorBidi" w:eastAsiaTheme="minorEastAsia" w:hAnsiTheme="majorBidi" w:cstheme="majorBidi"/>
          <w:i/>
          <w:iCs/>
          <w:sz w:val="22"/>
          <w:szCs w:val="22"/>
        </w:rPr>
        <w:t xml:space="preserve">, </w:t>
      </w:r>
      <w:r w:rsidR="007F2E47" w:rsidRPr="003C71B3">
        <w:rPr>
          <w:rFonts w:asciiTheme="majorBidi" w:hAnsiTheme="majorBidi" w:cstheme="majorBidi"/>
          <w:i/>
          <w:iCs/>
          <w:sz w:val="22"/>
          <w:szCs w:val="22"/>
        </w:rPr>
        <w:t>U</w:t>
      </w:r>
      <w:r w:rsidR="007F2E47">
        <w:rPr>
          <w:rFonts w:asciiTheme="majorBidi" w:hAnsiTheme="majorBidi" w:cstheme="majorBidi"/>
          <w:i/>
          <w:iCs/>
          <w:sz w:val="22"/>
          <w:szCs w:val="22"/>
        </w:rPr>
        <w:t xml:space="preserve">nited </w:t>
      </w:r>
      <w:r w:rsidR="007F2E47" w:rsidRPr="003C71B3">
        <w:rPr>
          <w:rFonts w:asciiTheme="majorBidi" w:hAnsiTheme="majorBidi" w:cstheme="majorBidi"/>
          <w:i/>
          <w:iCs/>
          <w:sz w:val="22"/>
          <w:szCs w:val="22"/>
        </w:rPr>
        <w:t>S</w:t>
      </w:r>
      <w:r w:rsidR="007F2E47">
        <w:rPr>
          <w:rFonts w:asciiTheme="majorBidi" w:hAnsiTheme="majorBidi" w:cstheme="majorBidi"/>
          <w:i/>
          <w:iCs/>
          <w:sz w:val="22"/>
          <w:szCs w:val="22"/>
        </w:rPr>
        <w:t xml:space="preserve">tates of </w:t>
      </w:r>
      <w:r w:rsidR="007F2E47" w:rsidRPr="003C71B3">
        <w:rPr>
          <w:rFonts w:asciiTheme="majorBidi" w:hAnsiTheme="majorBidi" w:cstheme="majorBidi"/>
          <w:i/>
          <w:iCs/>
          <w:sz w:val="22"/>
          <w:szCs w:val="22"/>
        </w:rPr>
        <w:t>A</w:t>
      </w:r>
      <w:r w:rsidR="007F2E47">
        <w:rPr>
          <w:rFonts w:asciiTheme="majorBidi" w:hAnsiTheme="majorBidi" w:cstheme="majorBidi"/>
          <w:i/>
          <w:iCs/>
          <w:sz w:val="22"/>
          <w:szCs w:val="22"/>
        </w:rPr>
        <w:t>merica</w:t>
      </w:r>
    </w:p>
    <w:p w14:paraId="761CB4D7" w14:textId="4722A10E" w:rsidR="003C71B3" w:rsidRDefault="003C71B3" w:rsidP="44275A11">
      <w:pPr>
        <w:spacing w:after="0" w:line="480" w:lineRule="auto"/>
        <w:jc w:val="both"/>
        <w:rPr>
          <w:rFonts w:asciiTheme="majorBidi" w:eastAsiaTheme="minorEastAsia" w:hAnsiTheme="majorBidi" w:cstheme="majorBidi"/>
          <w:i/>
          <w:iCs/>
          <w:sz w:val="22"/>
          <w:szCs w:val="22"/>
        </w:rPr>
      </w:pPr>
      <w:r w:rsidRPr="44275A11">
        <w:rPr>
          <w:rFonts w:asciiTheme="majorBidi" w:eastAsiaTheme="minorEastAsia" w:hAnsiTheme="majorBidi" w:cstheme="majorBidi"/>
          <w:i/>
          <w:iCs/>
          <w:sz w:val="22"/>
          <w:szCs w:val="22"/>
        </w:rPr>
        <w:t>4</w:t>
      </w:r>
      <w:r w:rsidR="0012635A" w:rsidRPr="44275A11">
        <w:rPr>
          <w:rFonts w:asciiTheme="majorBidi" w:eastAsiaTheme="minorEastAsia" w:hAnsiTheme="majorBidi" w:cstheme="majorBidi"/>
          <w:i/>
          <w:iCs/>
          <w:sz w:val="22"/>
          <w:szCs w:val="22"/>
        </w:rPr>
        <w:t xml:space="preserve"> East Tennessee</w:t>
      </w:r>
      <w:r w:rsidR="00564615">
        <w:rPr>
          <w:rFonts w:asciiTheme="majorBidi" w:eastAsiaTheme="minorEastAsia" w:hAnsiTheme="majorBidi" w:cstheme="majorBidi"/>
          <w:i/>
          <w:iCs/>
          <w:sz w:val="22"/>
          <w:szCs w:val="22"/>
        </w:rPr>
        <w:t xml:space="preserve"> State University</w:t>
      </w:r>
      <w:r w:rsidR="0012635A" w:rsidRPr="44275A11">
        <w:rPr>
          <w:rFonts w:asciiTheme="majorBidi" w:eastAsiaTheme="minorEastAsia" w:hAnsiTheme="majorBidi" w:cstheme="majorBidi"/>
          <w:i/>
          <w:iCs/>
          <w:sz w:val="22"/>
          <w:szCs w:val="22"/>
        </w:rPr>
        <w:t>,</w:t>
      </w:r>
      <w:r w:rsidR="00272833" w:rsidRPr="44275A11">
        <w:rPr>
          <w:rFonts w:asciiTheme="majorBidi" w:eastAsiaTheme="minorEastAsia" w:hAnsiTheme="majorBidi" w:cstheme="majorBidi"/>
          <w:i/>
          <w:iCs/>
          <w:sz w:val="22"/>
          <w:szCs w:val="22"/>
        </w:rPr>
        <w:t xml:space="preserve"> Tennessee, </w:t>
      </w:r>
      <w:r w:rsidR="007F2E47" w:rsidRPr="003C71B3">
        <w:rPr>
          <w:rFonts w:asciiTheme="majorBidi" w:hAnsiTheme="majorBidi" w:cstheme="majorBidi"/>
          <w:i/>
          <w:iCs/>
          <w:sz w:val="22"/>
          <w:szCs w:val="22"/>
        </w:rPr>
        <w:t>U</w:t>
      </w:r>
      <w:r w:rsidR="007F2E47">
        <w:rPr>
          <w:rFonts w:asciiTheme="majorBidi" w:hAnsiTheme="majorBidi" w:cstheme="majorBidi"/>
          <w:i/>
          <w:iCs/>
          <w:sz w:val="22"/>
          <w:szCs w:val="22"/>
        </w:rPr>
        <w:t xml:space="preserve">nited </w:t>
      </w:r>
      <w:r w:rsidR="007F2E47" w:rsidRPr="003C71B3">
        <w:rPr>
          <w:rFonts w:asciiTheme="majorBidi" w:hAnsiTheme="majorBidi" w:cstheme="majorBidi"/>
          <w:i/>
          <w:iCs/>
          <w:sz w:val="22"/>
          <w:szCs w:val="22"/>
        </w:rPr>
        <w:t>S</w:t>
      </w:r>
      <w:r w:rsidR="007F2E47">
        <w:rPr>
          <w:rFonts w:asciiTheme="majorBidi" w:hAnsiTheme="majorBidi" w:cstheme="majorBidi"/>
          <w:i/>
          <w:iCs/>
          <w:sz w:val="22"/>
          <w:szCs w:val="22"/>
        </w:rPr>
        <w:t xml:space="preserve">tates of </w:t>
      </w:r>
      <w:r w:rsidR="007F2E47" w:rsidRPr="003C71B3">
        <w:rPr>
          <w:rFonts w:asciiTheme="majorBidi" w:hAnsiTheme="majorBidi" w:cstheme="majorBidi"/>
          <w:i/>
          <w:iCs/>
          <w:sz w:val="22"/>
          <w:szCs w:val="22"/>
        </w:rPr>
        <w:t>A</w:t>
      </w:r>
      <w:r w:rsidR="007F2E47">
        <w:rPr>
          <w:rFonts w:asciiTheme="majorBidi" w:hAnsiTheme="majorBidi" w:cstheme="majorBidi"/>
          <w:i/>
          <w:iCs/>
          <w:sz w:val="22"/>
          <w:szCs w:val="22"/>
        </w:rPr>
        <w:t>merica</w:t>
      </w:r>
    </w:p>
    <w:p w14:paraId="5908A752" w14:textId="2D04849F" w:rsidR="00453E5B" w:rsidRDefault="00272833" w:rsidP="44275A11">
      <w:pPr>
        <w:spacing w:after="0" w:line="480" w:lineRule="auto"/>
        <w:jc w:val="both"/>
        <w:rPr>
          <w:rFonts w:asciiTheme="majorBidi" w:eastAsiaTheme="minorEastAsia" w:hAnsiTheme="majorBidi" w:cstheme="majorBidi"/>
          <w:i/>
          <w:iCs/>
          <w:sz w:val="22"/>
          <w:szCs w:val="22"/>
        </w:rPr>
      </w:pPr>
      <w:r w:rsidRPr="44275A11">
        <w:rPr>
          <w:rFonts w:asciiTheme="majorBidi" w:eastAsiaTheme="minorEastAsia" w:hAnsiTheme="majorBidi" w:cstheme="majorBidi"/>
          <w:i/>
          <w:iCs/>
          <w:sz w:val="22"/>
          <w:szCs w:val="22"/>
        </w:rPr>
        <w:t xml:space="preserve">5 </w:t>
      </w:r>
      <w:r w:rsidR="00453E5B" w:rsidRPr="44275A11">
        <w:rPr>
          <w:rFonts w:asciiTheme="majorBidi" w:eastAsiaTheme="minorEastAsia" w:hAnsiTheme="majorBidi" w:cstheme="majorBidi"/>
          <w:i/>
          <w:iCs/>
          <w:sz w:val="22"/>
          <w:szCs w:val="22"/>
        </w:rPr>
        <w:t xml:space="preserve">HERD International, </w:t>
      </w:r>
      <w:r w:rsidR="006E23D7" w:rsidRPr="44275A11">
        <w:rPr>
          <w:rFonts w:asciiTheme="majorBidi" w:eastAsiaTheme="minorEastAsia" w:hAnsiTheme="majorBidi" w:cstheme="majorBidi"/>
          <w:i/>
          <w:iCs/>
          <w:sz w:val="22"/>
          <w:szCs w:val="22"/>
        </w:rPr>
        <w:t>Nepal</w:t>
      </w:r>
    </w:p>
    <w:p w14:paraId="17758B1A" w14:textId="4AA7499C" w:rsidR="00272833" w:rsidRDefault="00453E5B" w:rsidP="44275A11">
      <w:pPr>
        <w:spacing w:after="0" w:line="480" w:lineRule="auto"/>
        <w:jc w:val="both"/>
        <w:rPr>
          <w:rFonts w:asciiTheme="majorBidi" w:eastAsiaTheme="minorEastAsia" w:hAnsiTheme="majorBidi" w:cstheme="majorBidi"/>
          <w:i/>
          <w:iCs/>
          <w:sz w:val="22"/>
          <w:szCs w:val="22"/>
        </w:rPr>
      </w:pPr>
      <w:r w:rsidRPr="44275A11">
        <w:rPr>
          <w:rFonts w:asciiTheme="majorBidi" w:eastAsiaTheme="minorEastAsia" w:hAnsiTheme="majorBidi" w:cstheme="majorBidi"/>
          <w:i/>
          <w:iCs/>
          <w:sz w:val="22"/>
          <w:szCs w:val="22"/>
        </w:rPr>
        <w:t xml:space="preserve">6 </w:t>
      </w:r>
      <w:r w:rsidR="00272833" w:rsidRPr="44275A11">
        <w:rPr>
          <w:rFonts w:asciiTheme="majorBidi" w:eastAsiaTheme="minorEastAsia" w:hAnsiTheme="majorBidi" w:cstheme="majorBidi"/>
          <w:i/>
          <w:iCs/>
          <w:sz w:val="22"/>
          <w:szCs w:val="22"/>
        </w:rPr>
        <w:t>School of Public Health, Kathmandu University S</w:t>
      </w:r>
      <w:r w:rsidR="005E6E09" w:rsidRPr="44275A11">
        <w:rPr>
          <w:rFonts w:asciiTheme="majorBidi" w:eastAsiaTheme="minorEastAsia" w:hAnsiTheme="majorBidi" w:cstheme="majorBidi"/>
          <w:i/>
          <w:iCs/>
          <w:sz w:val="22"/>
          <w:szCs w:val="22"/>
        </w:rPr>
        <w:t>ch</w:t>
      </w:r>
      <w:r w:rsidR="007F2E47">
        <w:rPr>
          <w:rFonts w:asciiTheme="majorBidi" w:eastAsiaTheme="minorEastAsia" w:hAnsiTheme="majorBidi" w:cstheme="majorBidi"/>
          <w:i/>
          <w:iCs/>
          <w:sz w:val="22"/>
          <w:szCs w:val="22"/>
        </w:rPr>
        <w:t xml:space="preserve">ool of </w:t>
      </w:r>
      <w:r w:rsidR="00EB0E23">
        <w:rPr>
          <w:rFonts w:asciiTheme="majorBidi" w:eastAsiaTheme="minorEastAsia" w:hAnsiTheme="majorBidi" w:cstheme="majorBidi"/>
          <w:i/>
          <w:iCs/>
          <w:sz w:val="22"/>
          <w:szCs w:val="22"/>
        </w:rPr>
        <w:t>Medical</w:t>
      </w:r>
      <w:r w:rsidR="007F2E47">
        <w:rPr>
          <w:rFonts w:asciiTheme="majorBidi" w:eastAsiaTheme="minorEastAsia" w:hAnsiTheme="majorBidi" w:cstheme="majorBidi"/>
          <w:i/>
          <w:iCs/>
          <w:sz w:val="22"/>
          <w:szCs w:val="22"/>
        </w:rPr>
        <w:t xml:space="preserve"> Sciences</w:t>
      </w:r>
      <w:r w:rsidR="00EB0E23">
        <w:rPr>
          <w:rFonts w:asciiTheme="majorBidi" w:eastAsiaTheme="minorEastAsia" w:hAnsiTheme="majorBidi" w:cstheme="majorBidi"/>
          <w:i/>
          <w:iCs/>
          <w:sz w:val="22"/>
          <w:szCs w:val="22"/>
        </w:rPr>
        <w:t>, Dhulikhel, Nepal</w:t>
      </w:r>
      <w:r w:rsidR="005E2901">
        <w:rPr>
          <w:rFonts w:asciiTheme="majorBidi" w:eastAsiaTheme="minorEastAsia" w:hAnsiTheme="majorBidi" w:cstheme="majorBidi"/>
          <w:i/>
          <w:iCs/>
          <w:sz w:val="22"/>
          <w:szCs w:val="22"/>
        </w:rPr>
        <w:t xml:space="preserve">                                                                                                                                                                                                                                                                                                          </w:t>
      </w:r>
    </w:p>
    <w:p w14:paraId="0E233050" w14:textId="18867728" w:rsidR="005E6E09" w:rsidRPr="003C71B3" w:rsidRDefault="00453E5B" w:rsidP="44275A11">
      <w:pPr>
        <w:spacing w:after="0" w:line="480" w:lineRule="auto"/>
        <w:jc w:val="both"/>
        <w:rPr>
          <w:rFonts w:asciiTheme="majorBidi" w:eastAsiaTheme="minorEastAsia" w:hAnsiTheme="majorBidi" w:cstheme="majorBidi"/>
          <w:i/>
          <w:iCs/>
          <w:sz w:val="22"/>
          <w:szCs w:val="22"/>
        </w:rPr>
      </w:pPr>
      <w:r w:rsidRPr="44275A11">
        <w:rPr>
          <w:rFonts w:asciiTheme="majorBidi" w:eastAsiaTheme="minorEastAsia" w:hAnsiTheme="majorBidi" w:cstheme="majorBidi"/>
          <w:i/>
          <w:iCs/>
          <w:sz w:val="22"/>
          <w:szCs w:val="22"/>
        </w:rPr>
        <w:t>7</w:t>
      </w:r>
      <w:r w:rsidR="005E6E09" w:rsidRPr="44275A11">
        <w:rPr>
          <w:rFonts w:asciiTheme="majorBidi" w:eastAsiaTheme="minorEastAsia" w:hAnsiTheme="majorBidi" w:cstheme="majorBidi"/>
          <w:i/>
          <w:iCs/>
          <w:sz w:val="22"/>
          <w:szCs w:val="22"/>
        </w:rPr>
        <w:t xml:space="preserve"> Institute of Implementation Scienc</w:t>
      </w:r>
      <w:r w:rsidR="00564EBA" w:rsidRPr="44275A11">
        <w:rPr>
          <w:rFonts w:asciiTheme="majorBidi" w:eastAsiaTheme="minorEastAsia" w:hAnsiTheme="majorBidi" w:cstheme="majorBidi"/>
          <w:i/>
          <w:iCs/>
          <w:sz w:val="22"/>
          <w:szCs w:val="22"/>
        </w:rPr>
        <w:t>e and Health</w:t>
      </w:r>
      <w:r w:rsidR="00EB0E23">
        <w:rPr>
          <w:rFonts w:asciiTheme="majorBidi" w:eastAsiaTheme="minorEastAsia" w:hAnsiTheme="majorBidi" w:cstheme="majorBidi"/>
          <w:i/>
          <w:iCs/>
          <w:sz w:val="22"/>
          <w:szCs w:val="22"/>
        </w:rPr>
        <w:t>, Kathmandu, Nepal</w:t>
      </w:r>
    </w:p>
    <w:p w14:paraId="1791609C" w14:textId="77777777" w:rsidR="00564EBA" w:rsidRDefault="00564EBA" w:rsidP="00775DF7">
      <w:pPr>
        <w:spacing w:line="360" w:lineRule="auto"/>
        <w:jc w:val="both"/>
        <w:rPr>
          <w:rFonts w:asciiTheme="majorBidi" w:hAnsiTheme="majorBidi" w:cstheme="majorBidi"/>
          <w:sz w:val="22"/>
          <w:szCs w:val="22"/>
        </w:rPr>
      </w:pPr>
    </w:p>
    <w:p w14:paraId="4CFC623C" w14:textId="16898163" w:rsidR="00985E73" w:rsidRPr="003C71B3" w:rsidRDefault="00985E73" w:rsidP="0ECD4335">
      <w:pPr>
        <w:spacing w:line="360" w:lineRule="auto"/>
        <w:jc w:val="both"/>
        <w:rPr>
          <w:rFonts w:asciiTheme="majorBidi" w:hAnsiTheme="majorBidi" w:cstheme="majorBidi"/>
          <w:sz w:val="22"/>
          <w:szCs w:val="22"/>
        </w:rPr>
      </w:pPr>
      <w:r w:rsidRPr="0ECD4335">
        <w:rPr>
          <w:rFonts w:asciiTheme="majorBidi" w:hAnsiTheme="majorBidi" w:cstheme="majorBidi"/>
          <w:sz w:val="22"/>
          <w:szCs w:val="22"/>
        </w:rPr>
        <w:t>* Corresponding author</w:t>
      </w:r>
      <w:r w:rsidR="003C71B3" w:rsidRPr="0ECD4335">
        <w:rPr>
          <w:rFonts w:asciiTheme="majorBidi" w:hAnsiTheme="majorBidi" w:cstheme="majorBidi"/>
          <w:sz w:val="22"/>
          <w:szCs w:val="22"/>
        </w:rPr>
        <w:t xml:space="preserve"> (Email: </w:t>
      </w:r>
      <w:hyperlink r:id="rId6">
        <w:r w:rsidR="00564EBA" w:rsidRPr="0ECD4335">
          <w:rPr>
            <w:rStyle w:val="Hyperlink"/>
            <w:rFonts w:asciiTheme="majorBidi" w:hAnsiTheme="majorBidi" w:cstheme="majorBidi"/>
            <w:sz w:val="22"/>
            <w:szCs w:val="22"/>
          </w:rPr>
          <w:t>bikram.adhikariadhitya@gmail.com</w:t>
        </w:r>
      </w:hyperlink>
      <w:r w:rsidR="00564EBA" w:rsidRPr="0ECD4335">
        <w:rPr>
          <w:rFonts w:asciiTheme="majorBidi" w:hAnsiTheme="majorBidi" w:cstheme="majorBidi"/>
          <w:sz w:val="22"/>
          <w:szCs w:val="22"/>
        </w:rPr>
        <w:t xml:space="preserve">, </w:t>
      </w:r>
      <w:r w:rsidR="00807FD2">
        <w:rPr>
          <w:rFonts w:asciiTheme="majorBidi" w:hAnsiTheme="majorBidi" w:cstheme="majorBidi"/>
          <w:sz w:val="22"/>
          <w:szCs w:val="22"/>
        </w:rPr>
        <w:t>p</w:t>
      </w:r>
      <w:r w:rsidR="00807FD2" w:rsidRPr="0ECD4335">
        <w:rPr>
          <w:rFonts w:asciiTheme="majorBidi" w:hAnsiTheme="majorBidi" w:cstheme="majorBidi"/>
          <w:sz w:val="22"/>
          <w:szCs w:val="22"/>
        </w:rPr>
        <w:t>hone</w:t>
      </w:r>
      <w:r w:rsidR="00564EBA" w:rsidRPr="0ECD4335">
        <w:rPr>
          <w:rFonts w:asciiTheme="majorBidi" w:hAnsiTheme="majorBidi" w:cstheme="majorBidi"/>
          <w:sz w:val="22"/>
          <w:szCs w:val="22"/>
        </w:rPr>
        <w:t>: +977-9849746375</w:t>
      </w:r>
      <w:r w:rsidR="003C71B3" w:rsidRPr="0ECD4335">
        <w:rPr>
          <w:rFonts w:asciiTheme="majorBidi" w:hAnsiTheme="majorBidi" w:cstheme="majorBidi"/>
          <w:sz w:val="22"/>
          <w:szCs w:val="22"/>
        </w:rPr>
        <w:t>)</w:t>
      </w:r>
    </w:p>
    <w:p w14:paraId="5F327A59" w14:textId="34356AA3" w:rsidR="75464B7C" w:rsidRDefault="0038049D" w:rsidP="0ECD4335">
      <w:pPr>
        <w:spacing w:line="360" w:lineRule="auto"/>
        <w:jc w:val="both"/>
        <w:rPr>
          <w:rFonts w:asciiTheme="majorBidi" w:hAnsiTheme="majorBidi" w:cstheme="majorBidi"/>
          <w:sz w:val="22"/>
          <w:szCs w:val="22"/>
        </w:rPr>
      </w:pPr>
      <w:r w:rsidRPr="00C668D0">
        <w:rPr>
          <w:rFonts w:asciiTheme="majorBidi" w:hAnsiTheme="majorBidi" w:cstheme="majorBidi"/>
          <w:sz w:val="22"/>
          <w:szCs w:val="22"/>
          <w:vertAlign w:val="superscript"/>
        </w:rPr>
        <w:t>#</w:t>
      </w:r>
      <w:r w:rsidR="75464B7C" w:rsidRPr="0ECD4335">
        <w:rPr>
          <w:rFonts w:asciiTheme="majorBidi" w:hAnsiTheme="majorBidi" w:cstheme="majorBidi"/>
          <w:sz w:val="22"/>
          <w:szCs w:val="22"/>
        </w:rPr>
        <w:t xml:space="preserve"> Corresponding author (Email: </w:t>
      </w:r>
      <w:hyperlink r:id="rId7" w:history="1">
        <w:r w:rsidR="75464B7C" w:rsidRPr="0ECD4335">
          <w:rPr>
            <w:rStyle w:val="Hyperlink"/>
            <w:rFonts w:asciiTheme="majorBidi" w:hAnsiTheme="majorBidi" w:cstheme="majorBidi"/>
            <w:sz w:val="22"/>
            <w:szCs w:val="22"/>
          </w:rPr>
          <w:t>xyu2@memphis.edu</w:t>
        </w:r>
      </w:hyperlink>
      <w:r w:rsidR="75464B7C" w:rsidRPr="0ECD4335">
        <w:rPr>
          <w:rFonts w:asciiTheme="majorBidi" w:hAnsiTheme="majorBidi" w:cstheme="majorBidi"/>
          <w:sz w:val="22"/>
          <w:szCs w:val="22"/>
        </w:rPr>
        <w:t>, phone: 01-901-678-3433)</w:t>
      </w:r>
    </w:p>
    <w:p w14:paraId="4323848B" w14:textId="77777777" w:rsidR="006F7094" w:rsidRDefault="006F7094" w:rsidP="00CD09DA">
      <w:pPr>
        <w:rPr>
          <w:rFonts w:asciiTheme="majorBidi" w:hAnsiTheme="majorBidi" w:cstheme="majorBidi"/>
          <w:b/>
          <w:bCs/>
          <w:sz w:val="22"/>
          <w:szCs w:val="22"/>
        </w:rPr>
      </w:pPr>
    </w:p>
    <w:p w14:paraId="596E5007" w14:textId="0048C77C" w:rsidR="007B79CD" w:rsidRDefault="007B79CD" w:rsidP="00775DF7">
      <w:pPr>
        <w:spacing w:line="360" w:lineRule="auto"/>
        <w:jc w:val="both"/>
        <w:rPr>
          <w:rFonts w:asciiTheme="majorBidi" w:hAnsiTheme="majorBidi" w:cstheme="majorBidi"/>
          <w:b/>
          <w:bCs/>
          <w:sz w:val="22"/>
          <w:szCs w:val="22"/>
        </w:rPr>
      </w:pPr>
      <w:r>
        <w:rPr>
          <w:rFonts w:asciiTheme="majorBidi" w:hAnsiTheme="majorBidi" w:cstheme="majorBidi"/>
          <w:b/>
          <w:bCs/>
          <w:sz w:val="22"/>
          <w:szCs w:val="22"/>
        </w:rPr>
        <w:t xml:space="preserve">Word count: </w:t>
      </w:r>
      <w:r w:rsidR="00BB58CC">
        <w:rPr>
          <w:rFonts w:asciiTheme="majorBidi" w:hAnsiTheme="majorBidi" w:cstheme="majorBidi"/>
          <w:b/>
          <w:bCs/>
          <w:sz w:val="22"/>
          <w:szCs w:val="22"/>
        </w:rPr>
        <w:t>5103</w:t>
      </w:r>
    </w:p>
    <w:p w14:paraId="769F4D47" w14:textId="0319927A" w:rsidR="007B79CD" w:rsidRDefault="007B79CD" w:rsidP="00775DF7">
      <w:pPr>
        <w:spacing w:line="360" w:lineRule="auto"/>
        <w:jc w:val="both"/>
        <w:rPr>
          <w:rFonts w:asciiTheme="majorBidi" w:hAnsiTheme="majorBidi" w:cstheme="majorBidi"/>
          <w:b/>
          <w:bCs/>
          <w:sz w:val="22"/>
          <w:szCs w:val="22"/>
        </w:rPr>
      </w:pPr>
      <w:r>
        <w:rPr>
          <w:rFonts w:asciiTheme="majorBidi" w:hAnsiTheme="majorBidi" w:cstheme="majorBidi"/>
          <w:b/>
          <w:bCs/>
          <w:sz w:val="22"/>
          <w:szCs w:val="22"/>
        </w:rPr>
        <w:t>Number of tables:</w:t>
      </w:r>
      <w:r w:rsidR="00CF1FC6">
        <w:rPr>
          <w:rFonts w:asciiTheme="majorBidi" w:hAnsiTheme="majorBidi" w:cstheme="majorBidi"/>
          <w:b/>
          <w:bCs/>
          <w:sz w:val="22"/>
          <w:szCs w:val="22"/>
        </w:rPr>
        <w:t xml:space="preserve"> </w:t>
      </w:r>
      <w:r w:rsidR="00072B8F">
        <w:rPr>
          <w:rFonts w:asciiTheme="majorBidi" w:hAnsiTheme="majorBidi" w:cstheme="majorBidi"/>
          <w:b/>
          <w:bCs/>
          <w:sz w:val="22"/>
          <w:szCs w:val="22"/>
        </w:rPr>
        <w:t>7</w:t>
      </w:r>
    </w:p>
    <w:p w14:paraId="52CD9A52" w14:textId="665185A1" w:rsidR="00681333" w:rsidRDefault="007B79CD" w:rsidP="00C668D0">
      <w:pPr>
        <w:spacing w:line="360" w:lineRule="auto"/>
        <w:jc w:val="both"/>
        <w:rPr>
          <w:rFonts w:asciiTheme="majorBidi" w:hAnsiTheme="majorBidi" w:cstheme="majorBidi"/>
          <w:b/>
          <w:bCs/>
          <w:sz w:val="22"/>
          <w:szCs w:val="22"/>
        </w:rPr>
      </w:pPr>
      <w:r>
        <w:rPr>
          <w:rFonts w:asciiTheme="majorBidi" w:hAnsiTheme="majorBidi" w:cstheme="majorBidi"/>
          <w:b/>
          <w:bCs/>
          <w:sz w:val="22"/>
          <w:szCs w:val="22"/>
        </w:rPr>
        <w:t>Number of figures:</w:t>
      </w:r>
      <w:r w:rsidR="00CF1FC6">
        <w:rPr>
          <w:rFonts w:asciiTheme="majorBidi" w:hAnsiTheme="majorBidi" w:cstheme="majorBidi"/>
          <w:b/>
          <w:bCs/>
          <w:sz w:val="22"/>
          <w:szCs w:val="22"/>
        </w:rPr>
        <w:t xml:space="preserve"> </w:t>
      </w:r>
      <w:r w:rsidR="00072B8F">
        <w:rPr>
          <w:rFonts w:asciiTheme="majorBidi" w:hAnsiTheme="majorBidi" w:cstheme="majorBidi"/>
          <w:b/>
          <w:bCs/>
          <w:sz w:val="22"/>
          <w:szCs w:val="22"/>
        </w:rPr>
        <w:t>4</w:t>
      </w:r>
      <w:r w:rsidR="00681333">
        <w:rPr>
          <w:rFonts w:asciiTheme="majorBidi" w:hAnsiTheme="majorBidi" w:cstheme="majorBidi"/>
          <w:b/>
          <w:bCs/>
          <w:sz w:val="22"/>
          <w:szCs w:val="22"/>
        </w:rPr>
        <w:br w:type="page"/>
      </w:r>
    </w:p>
    <w:p w14:paraId="563A6F45" w14:textId="4A4EF9AF" w:rsidR="0004701C" w:rsidRPr="00A12542" w:rsidRDefault="0004701C" w:rsidP="00D11F5E">
      <w:pPr>
        <w:rPr>
          <w:rFonts w:asciiTheme="majorBidi" w:hAnsiTheme="majorBidi" w:cstheme="majorBidi"/>
          <w:b/>
          <w:bCs/>
          <w:sz w:val="22"/>
          <w:szCs w:val="22"/>
        </w:rPr>
      </w:pPr>
      <w:r w:rsidRPr="00A12542">
        <w:rPr>
          <w:rFonts w:asciiTheme="majorBidi" w:hAnsiTheme="majorBidi" w:cstheme="majorBidi"/>
          <w:b/>
          <w:bCs/>
          <w:sz w:val="22"/>
          <w:szCs w:val="22"/>
        </w:rPr>
        <w:lastRenderedPageBreak/>
        <w:t>Abstract</w:t>
      </w:r>
    </w:p>
    <w:p w14:paraId="58B40916" w14:textId="53CBF5F8" w:rsidR="00363AC6" w:rsidRPr="00A12542" w:rsidRDefault="00363AC6" w:rsidP="0ECD4335">
      <w:pPr>
        <w:spacing w:line="360" w:lineRule="auto"/>
        <w:jc w:val="both"/>
        <w:rPr>
          <w:rFonts w:asciiTheme="majorBidi" w:hAnsiTheme="majorBidi" w:cstheme="majorBidi"/>
          <w:sz w:val="22"/>
          <w:szCs w:val="22"/>
        </w:rPr>
      </w:pPr>
      <w:r w:rsidRPr="0ECD4335">
        <w:rPr>
          <w:rFonts w:asciiTheme="majorBidi" w:hAnsiTheme="majorBidi" w:cstheme="majorBidi"/>
          <w:b/>
          <w:bCs/>
          <w:sz w:val="22"/>
          <w:szCs w:val="22"/>
        </w:rPr>
        <w:t>Introduction:</w:t>
      </w:r>
      <w:r w:rsidRPr="0ECD4335">
        <w:rPr>
          <w:rFonts w:asciiTheme="majorBidi" w:hAnsiTheme="majorBidi" w:cstheme="majorBidi"/>
          <w:sz w:val="22"/>
          <w:szCs w:val="22"/>
        </w:rPr>
        <w:t xml:space="preserve"> Undernutrition and anemia among children aged 6 to 59 months are significant public health issues in developing countries </w:t>
      </w:r>
      <w:r w:rsidR="0035736B" w:rsidRPr="0ECD4335">
        <w:rPr>
          <w:rFonts w:asciiTheme="majorBidi" w:hAnsiTheme="majorBidi" w:cstheme="majorBidi"/>
          <w:sz w:val="22"/>
          <w:szCs w:val="22"/>
        </w:rPr>
        <w:t>like</w:t>
      </w:r>
      <w:r w:rsidRPr="0ECD4335">
        <w:rPr>
          <w:rFonts w:asciiTheme="majorBidi" w:hAnsiTheme="majorBidi" w:cstheme="majorBidi"/>
          <w:sz w:val="22"/>
          <w:szCs w:val="22"/>
        </w:rPr>
        <w:t xml:space="preserve"> Nepal. The co-existence of </w:t>
      </w:r>
      <w:r w:rsidR="00305610" w:rsidRPr="0ECD4335">
        <w:rPr>
          <w:rFonts w:asciiTheme="majorBidi" w:hAnsiTheme="majorBidi" w:cstheme="majorBidi"/>
          <w:sz w:val="22"/>
          <w:szCs w:val="22"/>
        </w:rPr>
        <w:t xml:space="preserve">these conditions </w:t>
      </w:r>
      <w:r w:rsidR="00CD3646" w:rsidRPr="0ECD4335">
        <w:rPr>
          <w:rFonts w:asciiTheme="majorBidi" w:hAnsiTheme="majorBidi" w:cstheme="majorBidi"/>
          <w:sz w:val="22"/>
          <w:szCs w:val="22"/>
        </w:rPr>
        <w:t xml:space="preserve">impact </w:t>
      </w:r>
      <w:r w:rsidRPr="0ECD4335">
        <w:rPr>
          <w:rFonts w:asciiTheme="majorBidi" w:hAnsiTheme="majorBidi" w:cstheme="majorBidi"/>
          <w:sz w:val="22"/>
          <w:szCs w:val="22"/>
        </w:rPr>
        <w:t xml:space="preserve">childhood development. This </w:t>
      </w:r>
      <w:r w:rsidR="7BF1007D" w:rsidRPr="001911F4">
        <w:rPr>
          <w:rFonts w:asciiTheme="majorBidi" w:hAnsiTheme="majorBidi" w:cstheme="majorBidi"/>
          <w:sz w:val="22"/>
          <w:szCs w:val="22"/>
        </w:rPr>
        <w:t xml:space="preserve">study </w:t>
      </w:r>
      <w:r w:rsidRPr="0ECD4335">
        <w:rPr>
          <w:rFonts w:asciiTheme="majorBidi" w:hAnsiTheme="majorBidi" w:cstheme="majorBidi"/>
          <w:sz w:val="22"/>
          <w:szCs w:val="22"/>
        </w:rPr>
        <w:t xml:space="preserve">aimed to determine the prevalence of undernutrition </w:t>
      </w:r>
      <w:r w:rsidR="004F3CC7" w:rsidRPr="0ECD4335">
        <w:rPr>
          <w:rFonts w:asciiTheme="majorBidi" w:hAnsiTheme="majorBidi" w:cstheme="majorBidi"/>
          <w:sz w:val="22"/>
          <w:szCs w:val="22"/>
        </w:rPr>
        <w:t xml:space="preserve">and </w:t>
      </w:r>
      <w:r w:rsidRPr="0ECD4335">
        <w:rPr>
          <w:rFonts w:asciiTheme="majorBidi" w:hAnsiTheme="majorBidi" w:cstheme="majorBidi"/>
          <w:sz w:val="22"/>
          <w:szCs w:val="22"/>
        </w:rPr>
        <w:t xml:space="preserve">anemia, </w:t>
      </w:r>
      <w:r w:rsidR="004F3CC7" w:rsidRPr="0ECD4335">
        <w:rPr>
          <w:rFonts w:asciiTheme="majorBidi" w:hAnsiTheme="majorBidi" w:cstheme="majorBidi"/>
          <w:sz w:val="22"/>
          <w:szCs w:val="22"/>
        </w:rPr>
        <w:t xml:space="preserve">assess </w:t>
      </w:r>
      <w:r w:rsidRPr="0ECD4335">
        <w:rPr>
          <w:rFonts w:asciiTheme="majorBidi" w:hAnsiTheme="majorBidi" w:cstheme="majorBidi"/>
          <w:sz w:val="22"/>
          <w:szCs w:val="22"/>
        </w:rPr>
        <w:t>their co-</w:t>
      </w:r>
      <w:r w:rsidR="00BA4E7B" w:rsidRPr="0ECD4335">
        <w:rPr>
          <w:rFonts w:asciiTheme="majorBidi" w:hAnsiTheme="majorBidi" w:cstheme="majorBidi"/>
          <w:sz w:val="22"/>
          <w:szCs w:val="22"/>
        </w:rPr>
        <w:t>existence</w:t>
      </w:r>
      <w:r w:rsidR="00CF5962" w:rsidRPr="0ECD4335">
        <w:rPr>
          <w:rFonts w:asciiTheme="majorBidi" w:hAnsiTheme="majorBidi" w:cstheme="majorBidi"/>
          <w:sz w:val="22"/>
          <w:szCs w:val="22"/>
        </w:rPr>
        <w:t xml:space="preserve">, and identify </w:t>
      </w:r>
      <w:r w:rsidRPr="0ECD4335">
        <w:rPr>
          <w:rFonts w:asciiTheme="majorBidi" w:hAnsiTheme="majorBidi" w:cstheme="majorBidi"/>
          <w:sz w:val="22"/>
          <w:szCs w:val="22"/>
        </w:rPr>
        <w:t>contributing factors among children aged 6-59 months</w:t>
      </w:r>
      <w:r w:rsidR="00CF5962" w:rsidRPr="0ECD4335">
        <w:rPr>
          <w:rFonts w:asciiTheme="majorBidi" w:hAnsiTheme="majorBidi" w:cstheme="majorBidi"/>
          <w:sz w:val="22"/>
          <w:szCs w:val="22"/>
        </w:rPr>
        <w:t xml:space="preserve"> in Nepal</w:t>
      </w:r>
      <w:r w:rsidRPr="0ECD4335">
        <w:rPr>
          <w:rFonts w:asciiTheme="majorBidi" w:hAnsiTheme="majorBidi" w:cstheme="majorBidi"/>
          <w:sz w:val="22"/>
          <w:szCs w:val="22"/>
        </w:rPr>
        <w:t>.</w:t>
      </w:r>
    </w:p>
    <w:p w14:paraId="0DCD7D91" w14:textId="1C1CD888" w:rsidR="00363AC6" w:rsidRPr="00A12542" w:rsidRDefault="00363AC6" w:rsidP="0ECD4335">
      <w:pPr>
        <w:spacing w:line="360" w:lineRule="auto"/>
        <w:jc w:val="both"/>
        <w:rPr>
          <w:rFonts w:asciiTheme="majorBidi" w:hAnsiTheme="majorBidi" w:cstheme="majorBidi"/>
          <w:sz w:val="22"/>
          <w:szCs w:val="22"/>
        </w:rPr>
      </w:pPr>
      <w:r w:rsidRPr="0ECD4335">
        <w:rPr>
          <w:rFonts w:asciiTheme="majorBidi" w:hAnsiTheme="majorBidi" w:cstheme="majorBidi"/>
          <w:b/>
          <w:bCs/>
          <w:sz w:val="22"/>
          <w:szCs w:val="22"/>
        </w:rPr>
        <w:t>Methods:</w:t>
      </w:r>
      <w:r w:rsidRPr="0ECD4335">
        <w:rPr>
          <w:rFonts w:asciiTheme="majorBidi" w:hAnsiTheme="majorBidi" w:cstheme="majorBidi"/>
          <w:sz w:val="22"/>
          <w:szCs w:val="22"/>
        </w:rPr>
        <w:t xml:space="preserve"> We </w:t>
      </w:r>
      <w:r w:rsidR="079226B8" w:rsidRPr="0ECD4335">
        <w:rPr>
          <w:rFonts w:asciiTheme="majorBidi" w:hAnsiTheme="majorBidi" w:cstheme="majorBidi"/>
          <w:sz w:val="22"/>
          <w:szCs w:val="22"/>
        </w:rPr>
        <w:t xml:space="preserve">conducted a </w:t>
      </w:r>
      <w:r w:rsidR="6BB4CBF5" w:rsidRPr="0ECD4335">
        <w:rPr>
          <w:rFonts w:asciiTheme="majorBidi" w:hAnsiTheme="majorBidi" w:cstheme="majorBidi"/>
          <w:sz w:val="22"/>
          <w:szCs w:val="22"/>
        </w:rPr>
        <w:t>secondary</w:t>
      </w:r>
      <w:r w:rsidR="002C14EB">
        <w:rPr>
          <w:rFonts w:asciiTheme="majorBidi" w:hAnsiTheme="majorBidi" w:cstheme="majorBidi"/>
          <w:sz w:val="22"/>
          <w:szCs w:val="22"/>
        </w:rPr>
        <w:t xml:space="preserve"> </w:t>
      </w:r>
      <w:r w:rsidR="6BB4CBF5" w:rsidRPr="0ECD4335">
        <w:rPr>
          <w:rFonts w:asciiTheme="majorBidi" w:hAnsiTheme="majorBidi" w:cstheme="majorBidi"/>
          <w:sz w:val="22"/>
          <w:szCs w:val="22"/>
        </w:rPr>
        <w:t xml:space="preserve">analysis </w:t>
      </w:r>
      <w:r w:rsidR="0019683E">
        <w:rPr>
          <w:rFonts w:asciiTheme="majorBidi" w:hAnsiTheme="majorBidi" w:cstheme="majorBidi"/>
          <w:sz w:val="22"/>
          <w:szCs w:val="22"/>
        </w:rPr>
        <w:t>using</w:t>
      </w:r>
      <w:r w:rsidR="00353A6E">
        <w:rPr>
          <w:rFonts w:asciiTheme="majorBidi" w:hAnsiTheme="majorBidi" w:cstheme="majorBidi"/>
          <w:sz w:val="22"/>
          <w:szCs w:val="22"/>
        </w:rPr>
        <w:t xml:space="preserve"> data from</w:t>
      </w:r>
      <w:r w:rsidR="0019683E">
        <w:rPr>
          <w:rFonts w:asciiTheme="majorBidi" w:hAnsiTheme="majorBidi" w:cstheme="majorBidi"/>
          <w:sz w:val="22"/>
          <w:szCs w:val="22"/>
        </w:rPr>
        <w:t xml:space="preserve"> </w:t>
      </w:r>
      <w:r w:rsidR="0019683E" w:rsidRPr="0ECD4335">
        <w:rPr>
          <w:rFonts w:asciiTheme="majorBidi" w:hAnsiTheme="majorBidi" w:cstheme="majorBidi"/>
          <w:sz w:val="22"/>
          <w:szCs w:val="22"/>
        </w:rPr>
        <w:t>2022 Nepal Demographic and Health Survey (NDHS 2022)</w:t>
      </w:r>
      <w:r w:rsidR="0019683E">
        <w:rPr>
          <w:rFonts w:asciiTheme="majorBidi" w:hAnsiTheme="majorBidi" w:cstheme="majorBidi"/>
          <w:sz w:val="22"/>
          <w:szCs w:val="22"/>
        </w:rPr>
        <w:t xml:space="preserve">, a </w:t>
      </w:r>
      <w:r w:rsidR="00353A6E">
        <w:rPr>
          <w:rFonts w:asciiTheme="majorBidi" w:hAnsiTheme="majorBidi" w:cstheme="majorBidi"/>
          <w:sz w:val="22"/>
          <w:szCs w:val="22"/>
        </w:rPr>
        <w:t xml:space="preserve">nationally representative </w:t>
      </w:r>
      <w:r w:rsidR="079226B8" w:rsidRPr="0ECD4335">
        <w:rPr>
          <w:rFonts w:asciiTheme="majorBidi" w:hAnsiTheme="majorBidi" w:cstheme="majorBidi"/>
          <w:sz w:val="22"/>
          <w:szCs w:val="22"/>
        </w:rPr>
        <w:t xml:space="preserve">cross-sectional </w:t>
      </w:r>
      <w:r w:rsidR="00353A6E">
        <w:rPr>
          <w:rFonts w:asciiTheme="majorBidi" w:hAnsiTheme="majorBidi" w:cstheme="majorBidi"/>
          <w:sz w:val="22"/>
          <w:szCs w:val="22"/>
        </w:rPr>
        <w:t>survey</w:t>
      </w:r>
      <w:r w:rsidRPr="0ECD4335">
        <w:rPr>
          <w:rFonts w:asciiTheme="majorBidi" w:hAnsiTheme="majorBidi" w:cstheme="majorBidi"/>
          <w:sz w:val="22"/>
          <w:szCs w:val="22"/>
        </w:rPr>
        <w:t>. The outcome variables were undernutrition,</w:t>
      </w:r>
      <w:r w:rsidR="0019683E">
        <w:rPr>
          <w:rFonts w:asciiTheme="majorBidi" w:hAnsiTheme="majorBidi" w:cstheme="majorBidi"/>
          <w:sz w:val="22"/>
          <w:szCs w:val="22"/>
        </w:rPr>
        <w:t xml:space="preserve"> </w:t>
      </w:r>
      <w:r w:rsidRPr="0ECD4335">
        <w:rPr>
          <w:rFonts w:asciiTheme="majorBidi" w:hAnsiTheme="majorBidi" w:cstheme="majorBidi"/>
          <w:sz w:val="22"/>
          <w:szCs w:val="22"/>
        </w:rPr>
        <w:t>anemia, and the</w:t>
      </w:r>
      <w:r w:rsidR="0AE66317" w:rsidRPr="0ECD4335">
        <w:rPr>
          <w:rFonts w:asciiTheme="majorBidi" w:hAnsiTheme="majorBidi" w:cstheme="majorBidi"/>
          <w:sz w:val="22"/>
          <w:szCs w:val="22"/>
        </w:rPr>
        <w:t>ir</w:t>
      </w:r>
      <w:r w:rsidRPr="0ECD4335">
        <w:rPr>
          <w:rFonts w:asciiTheme="majorBidi" w:hAnsiTheme="majorBidi" w:cstheme="majorBidi"/>
          <w:sz w:val="22"/>
          <w:szCs w:val="22"/>
        </w:rPr>
        <w:t xml:space="preserve"> co-existence</w:t>
      </w:r>
      <w:r w:rsidR="0019683E">
        <w:rPr>
          <w:rFonts w:asciiTheme="majorBidi" w:hAnsiTheme="majorBidi" w:cstheme="majorBidi"/>
          <w:sz w:val="22"/>
          <w:szCs w:val="22"/>
        </w:rPr>
        <w:t xml:space="preserve">. </w:t>
      </w:r>
      <w:r w:rsidRPr="0ECD4335">
        <w:rPr>
          <w:rFonts w:asciiTheme="majorBidi" w:hAnsiTheme="majorBidi" w:cstheme="majorBidi"/>
          <w:sz w:val="22"/>
          <w:szCs w:val="22"/>
        </w:rPr>
        <w:t xml:space="preserve">Children aged 6-59 months were considered </w:t>
      </w:r>
      <w:r w:rsidR="002C14EB" w:rsidRPr="0ECD4335">
        <w:rPr>
          <w:rFonts w:asciiTheme="majorBidi" w:hAnsiTheme="majorBidi" w:cstheme="majorBidi"/>
          <w:sz w:val="22"/>
          <w:szCs w:val="22"/>
        </w:rPr>
        <w:t>undernutrition</w:t>
      </w:r>
      <w:r w:rsidRPr="0ECD4335">
        <w:rPr>
          <w:rFonts w:asciiTheme="majorBidi" w:hAnsiTheme="majorBidi" w:cstheme="majorBidi"/>
          <w:sz w:val="22"/>
          <w:szCs w:val="22"/>
        </w:rPr>
        <w:t xml:space="preserve"> if they exhibited </w:t>
      </w:r>
      <w:r w:rsidR="56EF7DAB" w:rsidRPr="0ECD4335">
        <w:rPr>
          <w:rFonts w:asciiTheme="majorBidi" w:hAnsiTheme="majorBidi" w:cstheme="majorBidi"/>
          <w:sz w:val="22"/>
          <w:szCs w:val="22"/>
        </w:rPr>
        <w:t xml:space="preserve">either </w:t>
      </w:r>
      <w:r w:rsidRPr="0ECD4335">
        <w:rPr>
          <w:rFonts w:asciiTheme="majorBidi" w:hAnsiTheme="majorBidi" w:cstheme="majorBidi"/>
          <w:sz w:val="22"/>
          <w:szCs w:val="22"/>
        </w:rPr>
        <w:t xml:space="preserve">stunting, wasting, underweight or any combination of these conditions. </w:t>
      </w:r>
      <w:r w:rsidR="005273FA" w:rsidRPr="0ECD4335">
        <w:rPr>
          <w:rFonts w:asciiTheme="majorBidi" w:hAnsiTheme="majorBidi" w:cstheme="majorBidi"/>
          <w:sz w:val="22"/>
          <w:szCs w:val="22"/>
        </w:rPr>
        <w:t xml:space="preserve">Anemia was defined as hemoglobin levels &lt;11.0 gm/dL (adjusted for altitude). </w:t>
      </w:r>
      <w:r w:rsidRPr="0ECD4335">
        <w:rPr>
          <w:rFonts w:asciiTheme="majorBidi" w:hAnsiTheme="majorBidi" w:cstheme="majorBidi"/>
          <w:sz w:val="22"/>
          <w:szCs w:val="22"/>
        </w:rPr>
        <w:t>We applied multivariable multinomial logistic regression</w:t>
      </w:r>
      <w:r w:rsidR="73919ED5" w:rsidRPr="0ECD4335">
        <w:rPr>
          <w:rFonts w:asciiTheme="majorBidi" w:hAnsiTheme="majorBidi" w:cstheme="majorBidi"/>
          <w:sz w:val="22"/>
          <w:szCs w:val="22"/>
        </w:rPr>
        <w:t>s</w:t>
      </w:r>
      <w:r w:rsidRPr="0ECD4335">
        <w:rPr>
          <w:rFonts w:asciiTheme="majorBidi" w:hAnsiTheme="majorBidi" w:cstheme="majorBidi"/>
          <w:sz w:val="22"/>
          <w:szCs w:val="22"/>
        </w:rPr>
        <w:t xml:space="preserve"> to determine factors associated with co-existence</w:t>
      </w:r>
      <w:r w:rsidR="00EB6ACF" w:rsidRPr="0ECD4335">
        <w:rPr>
          <w:rFonts w:asciiTheme="majorBidi" w:hAnsiTheme="majorBidi" w:cstheme="majorBidi"/>
          <w:sz w:val="22"/>
          <w:szCs w:val="22"/>
        </w:rPr>
        <w:t xml:space="preserve">, and </w:t>
      </w:r>
      <w:r w:rsidR="00F6514D">
        <w:rPr>
          <w:rFonts w:asciiTheme="majorBidi" w:hAnsiTheme="majorBidi" w:cstheme="majorBidi"/>
          <w:sz w:val="22"/>
          <w:szCs w:val="22"/>
        </w:rPr>
        <w:t xml:space="preserve">multivariable logistic regression </w:t>
      </w:r>
      <w:r w:rsidR="00EB6ACF" w:rsidRPr="0ECD4335">
        <w:rPr>
          <w:rFonts w:asciiTheme="majorBidi" w:hAnsiTheme="majorBidi" w:cstheme="majorBidi"/>
          <w:sz w:val="22"/>
          <w:szCs w:val="22"/>
        </w:rPr>
        <w:t xml:space="preserve">to </w:t>
      </w:r>
      <w:r w:rsidR="00305610" w:rsidRPr="0ECD4335">
        <w:rPr>
          <w:rFonts w:asciiTheme="majorBidi" w:hAnsiTheme="majorBidi" w:cstheme="majorBidi"/>
          <w:sz w:val="22"/>
          <w:szCs w:val="22"/>
        </w:rPr>
        <w:t>assess</w:t>
      </w:r>
      <w:r w:rsidR="00EB6ACF" w:rsidRPr="0ECD4335">
        <w:rPr>
          <w:rFonts w:asciiTheme="majorBidi" w:hAnsiTheme="majorBidi" w:cstheme="majorBidi"/>
          <w:sz w:val="22"/>
          <w:szCs w:val="22"/>
        </w:rPr>
        <w:t xml:space="preserve"> factors associated with undernutrition and anemia</w:t>
      </w:r>
      <w:r w:rsidR="00305610" w:rsidRPr="0ECD4335">
        <w:rPr>
          <w:rFonts w:asciiTheme="majorBidi" w:hAnsiTheme="majorBidi" w:cstheme="majorBidi"/>
          <w:sz w:val="22"/>
          <w:szCs w:val="22"/>
        </w:rPr>
        <w:t xml:space="preserve"> separately</w:t>
      </w:r>
      <w:r w:rsidRPr="0ECD4335">
        <w:rPr>
          <w:rFonts w:asciiTheme="majorBidi" w:hAnsiTheme="majorBidi" w:cstheme="majorBidi"/>
          <w:sz w:val="22"/>
          <w:szCs w:val="22"/>
        </w:rPr>
        <w:t xml:space="preserve">. We presented the results from the regression analysis using </w:t>
      </w:r>
      <w:r w:rsidR="00EB6ACF" w:rsidRPr="0ECD4335">
        <w:rPr>
          <w:rFonts w:asciiTheme="majorBidi" w:hAnsiTheme="majorBidi" w:cstheme="majorBidi"/>
          <w:sz w:val="22"/>
          <w:szCs w:val="22"/>
        </w:rPr>
        <w:t>adjusted odds</w:t>
      </w:r>
      <w:r w:rsidR="0088210F" w:rsidRPr="0ECD4335">
        <w:rPr>
          <w:rFonts w:asciiTheme="majorBidi" w:hAnsiTheme="majorBidi" w:cstheme="majorBidi"/>
          <w:sz w:val="22"/>
          <w:szCs w:val="22"/>
        </w:rPr>
        <w:t>-</w:t>
      </w:r>
      <w:r w:rsidR="00EB6ACF" w:rsidRPr="0ECD4335">
        <w:rPr>
          <w:rFonts w:asciiTheme="majorBidi" w:hAnsiTheme="majorBidi" w:cstheme="majorBidi"/>
          <w:sz w:val="22"/>
          <w:szCs w:val="22"/>
        </w:rPr>
        <w:t xml:space="preserve">ratio </w:t>
      </w:r>
      <w:r w:rsidRPr="0ECD4335">
        <w:rPr>
          <w:rFonts w:asciiTheme="majorBidi" w:hAnsiTheme="majorBidi" w:cstheme="majorBidi"/>
          <w:sz w:val="22"/>
          <w:szCs w:val="22"/>
        </w:rPr>
        <w:t>(</w:t>
      </w:r>
      <w:r w:rsidR="00EB6ACF" w:rsidRPr="0ECD4335">
        <w:rPr>
          <w:rFonts w:asciiTheme="majorBidi" w:hAnsiTheme="majorBidi" w:cstheme="majorBidi"/>
          <w:sz w:val="22"/>
          <w:szCs w:val="22"/>
        </w:rPr>
        <w:t>a</w:t>
      </w:r>
      <w:r w:rsidRPr="0ECD4335">
        <w:rPr>
          <w:rFonts w:asciiTheme="majorBidi" w:hAnsiTheme="majorBidi" w:cstheme="majorBidi"/>
          <w:sz w:val="22"/>
          <w:szCs w:val="22"/>
        </w:rPr>
        <w:t>OR) and 95% confidence intervals (CI).</w:t>
      </w:r>
    </w:p>
    <w:p w14:paraId="1F56DEB9" w14:textId="0DEBD3E7" w:rsidR="00363AC6" w:rsidRPr="00A12542" w:rsidRDefault="00363AC6" w:rsidP="0ECD4335">
      <w:pPr>
        <w:spacing w:line="360" w:lineRule="auto"/>
        <w:jc w:val="both"/>
        <w:rPr>
          <w:rFonts w:asciiTheme="majorBidi" w:hAnsiTheme="majorBidi" w:cstheme="majorBidi"/>
          <w:sz w:val="22"/>
          <w:szCs w:val="22"/>
        </w:rPr>
      </w:pPr>
      <w:r w:rsidRPr="0ECD4335">
        <w:rPr>
          <w:rFonts w:asciiTheme="majorBidi" w:hAnsiTheme="majorBidi" w:cstheme="majorBidi"/>
          <w:b/>
          <w:bCs/>
          <w:sz w:val="22"/>
          <w:szCs w:val="22"/>
        </w:rPr>
        <w:t>Results:</w:t>
      </w:r>
      <w:r w:rsidRPr="0ECD4335">
        <w:rPr>
          <w:rFonts w:asciiTheme="majorBidi" w:hAnsiTheme="majorBidi" w:cstheme="majorBidi"/>
          <w:sz w:val="22"/>
          <w:szCs w:val="22"/>
        </w:rPr>
        <w:t xml:space="preserve"> </w:t>
      </w:r>
      <w:r w:rsidR="00542E9C" w:rsidRPr="0ECD4335">
        <w:rPr>
          <w:rFonts w:asciiTheme="majorBidi" w:hAnsiTheme="majorBidi" w:cstheme="majorBidi"/>
          <w:sz w:val="22"/>
          <w:szCs w:val="22"/>
        </w:rPr>
        <w:t>Among</w:t>
      </w:r>
      <w:r w:rsidRPr="0ECD4335">
        <w:rPr>
          <w:rFonts w:asciiTheme="majorBidi" w:hAnsiTheme="majorBidi" w:cstheme="majorBidi"/>
          <w:sz w:val="22"/>
          <w:szCs w:val="22"/>
        </w:rPr>
        <w:t xml:space="preserve"> </w:t>
      </w:r>
      <w:r w:rsidR="004423B7" w:rsidRPr="0ECD4335">
        <w:rPr>
          <w:rFonts w:asciiTheme="majorBidi" w:hAnsiTheme="majorBidi" w:cstheme="majorBidi"/>
          <w:sz w:val="22"/>
          <w:szCs w:val="22"/>
        </w:rPr>
        <w:t>2</w:t>
      </w:r>
      <w:ins w:id="0" w:author="Dahal, Kajol" w:date="2025-12-02T10:43:00Z">
        <w:r w:rsidR="002B6DEC">
          <w:rPr>
            <w:rFonts w:asciiTheme="majorBidi" w:hAnsiTheme="majorBidi" w:cstheme="majorBidi"/>
            <w:sz w:val="22"/>
            <w:szCs w:val="22"/>
          </w:rPr>
          <w:t>,</w:t>
        </w:r>
      </w:ins>
      <w:r w:rsidR="004423B7" w:rsidRPr="0ECD4335">
        <w:rPr>
          <w:rFonts w:asciiTheme="majorBidi" w:hAnsiTheme="majorBidi" w:cstheme="majorBidi"/>
          <w:sz w:val="22"/>
          <w:szCs w:val="22"/>
        </w:rPr>
        <w:t>395</w:t>
      </w:r>
      <w:r w:rsidR="00FF3CE0" w:rsidRPr="0ECD4335">
        <w:rPr>
          <w:rFonts w:asciiTheme="majorBidi" w:hAnsiTheme="majorBidi" w:cstheme="majorBidi"/>
          <w:sz w:val="22"/>
          <w:szCs w:val="22"/>
        </w:rPr>
        <w:t xml:space="preserve"> </w:t>
      </w:r>
      <w:r w:rsidRPr="0ECD4335">
        <w:rPr>
          <w:rFonts w:asciiTheme="majorBidi" w:hAnsiTheme="majorBidi" w:cstheme="majorBidi"/>
          <w:sz w:val="22"/>
          <w:szCs w:val="22"/>
        </w:rPr>
        <w:t>children</w:t>
      </w:r>
      <w:r w:rsidR="00D503ED" w:rsidRPr="0ECD4335">
        <w:rPr>
          <w:rFonts w:asciiTheme="majorBidi" w:hAnsiTheme="majorBidi" w:cstheme="majorBidi"/>
          <w:sz w:val="22"/>
          <w:szCs w:val="22"/>
        </w:rPr>
        <w:t xml:space="preserve">, </w:t>
      </w:r>
      <w:r w:rsidR="006E2A8B" w:rsidRPr="0ECD4335">
        <w:rPr>
          <w:rFonts w:asciiTheme="majorBidi" w:hAnsiTheme="majorBidi" w:cstheme="majorBidi"/>
          <w:sz w:val="22"/>
          <w:szCs w:val="22"/>
        </w:rPr>
        <w:t>the weighted prevalence of undernutr</w:t>
      </w:r>
      <w:r w:rsidR="00126FB4" w:rsidRPr="0ECD4335">
        <w:rPr>
          <w:rFonts w:asciiTheme="majorBidi" w:hAnsiTheme="majorBidi" w:cstheme="majorBidi"/>
          <w:sz w:val="22"/>
          <w:szCs w:val="22"/>
        </w:rPr>
        <w:t xml:space="preserve">ition was </w:t>
      </w:r>
      <w:r w:rsidRPr="0ECD4335">
        <w:rPr>
          <w:rFonts w:asciiTheme="majorBidi" w:hAnsiTheme="majorBidi" w:cstheme="majorBidi"/>
          <w:sz w:val="22"/>
          <w:szCs w:val="22"/>
        </w:rPr>
        <w:t>33.5%</w:t>
      </w:r>
      <w:ins w:id="1" w:author="Dahal, Kajol" w:date="2025-12-02T10:44:00Z">
        <w:r w:rsidR="002B6DEC">
          <w:rPr>
            <w:rFonts w:asciiTheme="majorBidi" w:hAnsiTheme="majorBidi" w:cstheme="majorBidi"/>
            <w:sz w:val="22"/>
            <w:szCs w:val="22"/>
          </w:rPr>
          <w:t xml:space="preserve">, </w:t>
        </w:r>
      </w:ins>
      <w:del w:id="2" w:author="Dahal, Kajol" w:date="2025-12-02T10:43:00Z">
        <w:r w:rsidR="00126FB4" w:rsidRPr="0ECD4335" w:rsidDel="002B6DEC">
          <w:rPr>
            <w:rFonts w:asciiTheme="majorBidi" w:hAnsiTheme="majorBidi" w:cstheme="majorBidi"/>
            <w:sz w:val="22"/>
            <w:szCs w:val="22"/>
          </w:rPr>
          <w:delText xml:space="preserve"> </w:delText>
        </w:r>
        <w:r w:rsidR="00F449F0" w:rsidRPr="0ECD4335" w:rsidDel="002B6DEC">
          <w:rPr>
            <w:rFonts w:asciiTheme="majorBidi" w:hAnsiTheme="majorBidi" w:cstheme="majorBidi"/>
            <w:sz w:val="22"/>
            <w:szCs w:val="22"/>
          </w:rPr>
          <w:delText>and</w:delText>
        </w:r>
        <w:r w:rsidR="00126FB4" w:rsidRPr="0ECD4335" w:rsidDel="002B6DEC">
          <w:rPr>
            <w:rFonts w:asciiTheme="majorBidi" w:hAnsiTheme="majorBidi" w:cstheme="majorBidi"/>
            <w:sz w:val="22"/>
            <w:szCs w:val="22"/>
          </w:rPr>
          <w:delText xml:space="preserve"> </w:delText>
        </w:r>
        <w:r w:rsidR="3F496CD6" w:rsidRPr="0ECD4335" w:rsidDel="002B6DEC">
          <w:rPr>
            <w:rFonts w:asciiTheme="majorBidi" w:hAnsiTheme="majorBidi" w:cstheme="majorBidi"/>
            <w:sz w:val="22"/>
            <w:szCs w:val="22"/>
          </w:rPr>
          <w:delText xml:space="preserve">of </w:delText>
        </w:r>
      </w:del>
      <w:r w:rsidR="00126FB4" w:rsidRPr="0ECD4335">
        <w:rPr>
          <w:rFonts w:asciiTheme="majorBidi" w:hAnsiTheme="majorBidi" w:cstheme="majorBidi"/>
          <w:sz w:val="22"/>
          <w:szCs w:val="22"/>
        </w:rPr>
        <w:t>anemia</w:t>
      </w:r>
      <w:r w:rsidR="00884078" w:rsidRPr="0ECD4335">
        <w:rPr>
          <w:rFonts w:asciiTheme="majorBidi" w:hAnsiTheme="majorBidi" w:cstheme="majorBidi"/>
          <w:sz w:val="22"/>
          <w:szCs w:val="22"/>
        </w:rPr>
        <w:t xml:space="preserve"> </w:t>
      </w:r>
      <w:r w:rsidR="1261C4F0" w:rsidRPr="0ECD4335">
        <w:rPr>
          <w:rFonts w:asciiTheme="majorBidi" w:hAnsiTheme="majorBidi" w:cstheme="majorBidi"/>
          <w:sz w:val="22"/>
          <w:szCs w:val="22"/>
        </w:rPr>
        <w:t xml:space="preserve">was </w:t>
      </w:r>
      <w:r w:rsidRPr="0ECD4335">
        <w:rPr>
          <w:rFonts w:asciiTheme="majorBidi" w:hAnsiTheme="majorBidi" w:cstheme="majorBidi"/>
          <w:sz w:val="22"/>
          <w:szCs w:val="22"/>
        </w:rPr>
        <w:t>43.4%</w:t>
      </w:r>
      <w:r w:rsidR="00126FB4" w:rsidRPr="0ECD4335">
        <w:rPr>
          <w:rFonts w:asciiTheme="majorBidi" w:hAnsiTheme="majorBidi" w:cstheme="majorBidi"/>
          <w:sz w:val="22"/>
          <w:szCs w:val="22"/>
        </w:rPr>
        <w:t>, an</w:t>
      </w:r>
      <w:r w:rsidRPr="0ECD4335">
        <w:rPr>
          <w:rFonts w:asciiTheme="majorBidi" w:hAnsiTheme="majorBidi" w:cstheme="majorBidi"/>
          <w:sz w:val="22"/>
          <w:szCs w:val="22"/>
        </w:rPr>
        <w:t xml:space="preserve">d </w:t>
      </w:r>
      <w:r w:rsidR="0B3043B1" w:rsidRPr="0ECD4335">
        <w:rPr>
          <w:rFonts w:asciiTheme="majorBidi" w:hAnsiTheme="majorBidi" w:cstheme="majorBidi"/>
          <w:sz w:val="22"/>
          <w:szCs w:val="22"/>
        </w:rPr>
        <w:t xml:space="preserve">co-existence of </w:t>
      </w:r>
      <w:r w:rsidR="007D5FB3" w:rsidRPr="0ECD4335">
        <w:rPr>
          <w:rFonts w:asciiTheme="majorBidi" w:hAnsiTheme="majorBidi" w:cstheme="majorBidi"/>
          <w:sz w:val="22"/>
          <w:szCs w:val="22"/>
        </w:rPr>
        <w:t>undernutrition</w:t>
      </w:r>
      <w:r w:rsidR="3D427791" w:rsidRPr="0ECD4335">
        <w:rPr>
          <w:rFonts w:asciiTheme="majorBidi" w:hAnsiTheme="majorBidi" w:cstheme="majorBidi"/>
          <w:sz w:val="22"/>
          <w:szCs w:val="22"/>
        </w:rPr>
        <w:t xml:space="preserve"> and </w:t>
      </w:r>
      <w:r w:rsidR="007D5FB3" w:rsidRPr="0ECD4335">
        <w:rPr>
          <w:rFonts w:asciiTheme="majorBidi" w:hAnsiTheme="majorBidi" w:cstheme="majorBidi"/>
          <w:sz w:val="22"/>
          <w:szCs w:val="22"/>
        </w:rPr>
        <w:t>anemia</w:t>
      </w:r>
      <w:r w:rsidR="00C406EC" w:rsidRPr="0ECD4335">
        <w:rPr>
          <w:rFonts w:asciiTheme="majorBidi" w:hAnsiTheme="majorBidi" w:cstheme="majorBidi"/>
          <w:sz w:val="22"/>
          <w:szCs w:val="22"/>
        </w:rPr>
        <w:t xml:space="preserve"> </w:t>
      </w:r>
      <w:r w:rsidR="4D2B9945" w:rsidRPr="0ECD4335">
        <w:rPr>
          <w:rFonts w:asciiTheme="majorBidi" w:hAnsiTheme="majorBidi" w:cstheme="majorBidi"/>
          <w:sz w:val="22"/>
          <w:szCs w:val="22"/>
        </w:rPr>
        <w:t xml:space="preserve">was </w:t>
      </w:r>
      <w:r w:rsidR="006F4335" w:rsidRPr="0ECD4335">
        <w:rPr>
          <w:rFonts w:asciiTheme="majorBidi" w:hAnsiTheme="majorBidi" w:cstheme="majorBidi"/>
          <w:sz w:val="22"/>
          <w:szCs w:val="22"/>
        </w:rPr>
        <w:t>16.0%</w:t>
      </w:r>
      <w:r w:rsidRPr="0ECD4335">
        <w:rPr>
          <w:rFonts w:asciiTheme="majorBidi" w:hAnsiTheme="majorBidi" w:cstheme="majorBidi"/>
          <w:sz w:val="22"/>
          <w:szCs w:val="22"/>
        </w:rPr>
        <w:t>.</w:t>
      </w:r>
      <w:r w:rsidR="00B6275E" w:rsidRPr="0ECD4335">
        <w:rPr>
          <w:rFonts w:asciiTheme="majorBidi" w:hAnsiTheme="majorBidi" w:cstheme="majorBidi"/>
          <w:sz w:val="22"/>
          <w:szCs w:val="22"/>
        </w:rPr>
        <w:t xml:space="preserve"> </w:t>
      </w:r>
      <w:r w:rsidR="00E24501" w:rsidRPr="0ECD4335">
        <w:rPr>
          <w:rFonts w:asciiTheme="majorBidi" w:hAnsiTheme="majorBidi" w:cstheme="majorBidi"/>
          <w:sz w:val="22"/>
          <w:szCs w:val="22"/>
        </w:rPr>
        <w:t>C</w:t>
      </w:r>
      <w:r w:rsidR="00B6275E" w:rsidRPr="0ECD4335">
        <w:rPr>
          <w:rFonts w:asciiTheme="majorBidi" w:hAnsiTheme="majorBidi" w:cstheme="majorBidi"/>
          <w:sz w:val="22"/>
          <w:szCs w:val="22"/>
        </w:rPr>
        <w:t>hildren from the richest wealth quintile, whose mothers ha</w:t>
      </w:r>
      <w:r w:rsidR="0072662A" w:rsidRPr="0ECD4335">
        <w:rPr>
          <w:rFonts w:asciiTheme="majorBidi" w:hAnsiTheme="majorBidi" w:cstheme="majorBidi"/>
          <w:sz w:val="22"/>
          <w:szCs w:val="22"/>
        </w:rPr>
        <w:t>d</w:t>
      </w:r>
      <w:r w:rsidR="00B6275E" w:rsidRPr="0ECD4335">
        <w:rPr>
          <w:rFonts w:asciiTheme="majorBidi" w:hAnsiTheme="majorBidi" w:cstheme="majorBidi"/>
          <w:sz w:val="22"/>
          <w:szCs w:val="22"/>
        </w:rPr>
        <w:t xml:space="preserve"> at least secondary education</w:t>
      </w:r>
      <w:r w:rsidR="008003BA" w:rsidRPr="0ECD4335">
        <w:rPr>
          <w:rFonts w:asciiTheme="majorBidi" w:hAnsiTheme="majorBidi" w:cstheme="majorBidi"/>
          <w:sz w:val="22"/>
          <w:szCs w:val="22"/>
        </w:rPr>
        <w:t>,</w:t>
      </w:r>
      <w:r w:rsidR="00B6275E" w:rsidRPr="0ECD4335">
        <w:rPr>
          <w:rFonts w:asciiTheme="majorBidi" w:hAnsiTheme="majorBidi" w:cstheme="majorBidi"/>
          <w:sz w:val="22"/>
          <w:szCs w:val="22"/>
        </w:rPr>
        <w:t xml:space="preserve"> and </w:t>
      </w:r>
      <w:r w:rsidR="0093781B" w:rsidRPr="0ECD4335">
        <w:rPr>
          <w:rFonts w:asciiTheme="majorBidi" w:hAnsiTheme="majorBidi" w:cstheme="majorBidi"/>
          <w:sz w:val="22"/>
          <w:szCs w:val="22"/>
        </w:rPr>
        <w:t xml:space="preserve">those </w:t>
      </w:r>
      <w:r w:rsidR="00B6275E" w:rsidRPr="0ECD4335">
        <w:rPr>
          <w:rFonts w:asciiTheme="majorBidi" w:hAnsiTheme="majorBidi" w:cstheme="majorBidi"/>
          <w:sz w:val="22"/>
          <w:szCs w:val="22"/>
        </w:rPr>
        <w:t>whose mother participate</w:t>
      </w:r>
      <w:r w:rsidR="68508BD2" w:rsidRPr="0ECD4335">
        <w:rPr>
          <w:rFonts w:asciiTheme="majorBidi" w:hAnsiTheme="majorBidi" w:cstheme="majorBidi"/>
          <w:sz w:val="22"/>
          <w:szCs w:val="22"/>
        </w:rPr>
        <w:t>d</w:t>
      </w:r>
      <w:r w:rsidR="00B6275E" w:rsidRPr="0ECD4335">
        <w:rPr>
          <w:rFonts w:asciiTheme="majorBidi" w:hAnsiTheme="majorBidi" w:cstheme="majorBidi"/>
          <w:sz w:val="22"/>
          <w:szCs w:val="22"/>
        </w:rPr>
        <w:t xml:space="preserve"> in household decision-making </w:t>
      </w:r>
      <w:r w:rsidR="00545341" w:rsidRPr="0ECD4335">
        <w:rPr>
          <w:rFonts w:asciiTheme="majorBidi" w:hAnsiTheme="majorBidi" w:cstheme="majorBidi"/>
          <w:sz w:val="22"/>
          <w:szCs w:val="22"/>
        </w:rPr>
        <w:t>had</w:t>
      </w:r>
      <w:r w:rsidR="00B6275E" w:rsidRPr="0ECD4335">
        <w:rPr>
          <w:rFonts w:asciiTheme="majorBidi" w:hAnsiTheme="majorBidi" w:cstheme="majorBidi"/>
          <w:sz w:val="22"/>
          <w:szCs w:val="22"/>
        </w:rPr>
        <w:t xml:space="preserve"> 5</w:t>
      </w:r>
      <w:r w:rsidR="00022412" w:rsidRPr="0ECD4335">
        <w:rPr>
          <w:rFonts w:asciiTheme="majorBidi" w:hAnsiTheme="majorBidi" w:cstheme="majorBidi"/>
          <w:sz w:val="22"/>
          <w:szCs w:val="22"/>
        </w:rPr>
        <w:t>3</w:t>
      </w:r>
      <w:r w:rsidR="00B6275E" w:rsidRPr="0ECD4335">
        <w:rPr>
          <w:rFonts w:asciiTheme="majorBidi" w:hAnsiTheme="majorBidi" w:cstheme="majorBidi"/>
          <w:sz w:val="22"/>
          <w:szCs w:val="22"/>
        </w:rPr>
        <w:t>% (</w:t>
      </w:r>
      <w:r w:rsidR="00E67742" w:rsidRPr="0ECD4335">
        <w:rPr>
          <w:rFonts w:asciiTheme="majorBidi" w:hAnsiTheme="majorBidi" w:cstheme="majorBidi"/>
          <w:sz w:val="22"/>
          <w:szCs w:val="22"/>
        </w:rPr>
        <w:t>a</w:t>
      </w:r>
      <w:r w:rsidR="00B6275E" w:rsidRPr="0ECD4335">
        <w:rPr>
          <w:rFonts w:asciiTheme="majorBidi" w:hAnsiTheme="majorBidi" w:cstheme="majorBidi"/>
          <w:sz w:val="22"/>
          <w:szCs w:val="22"/>
        </w:rPr>
        <w:t>OR: 0.4</w:t>
      </w:r>
      <w:r w:rsidR="00E63CF2" w:rsidRPr="0ECD4335">
        <w:rPr>
          <w:rFonts w:asciiTheme="majorBidi" w:hAnsiTheme="majorBidi" w:cstheme="majorBidi"/>
          <w:sz w:val="22"/>
          <w:szCs w:val="22"/>
        </w:rPr>
        <w:t>7</w:t>
      </w:r>
      <w:r w:rsidR="00B6275E" w:rsidRPr="0ECD4335">
        <w:rPr>
          <w:rFonts w:asciiTheme="majorBidi" w:hAnsiTheme="majorBidi" w:cstheme="majorBidi"/>
          <w:sz w:val="22"/>
          <w:szCs w:val="22"/>
        </w:rPr>
        <w:t>; 95%CI: 0.26 to 0.</w:t>
      </w:r>
      <w:r w:rsidR="00E63CF2" w:rsidRPr="0ECD4335">
        <w:rPr>
          <w:rFonts w:asciiTheme="majorBidi" w:hAnsiTheme="majorBidi" w:cstheme="majorBidi"/>
          <w:sz w:val="22"/>
          <w:szCs w:val="22"/>
        </w:rPr>
        <w:t>86</w:t>
      </w:r>
      <w:r w:rsidR="00B6275E" w:rsidRPr="0ECD4335">
        <w:rPr>
          <w:rFonts w:asciiTheme="majorBidi" w:hAnsiTheme="majorBidi" w:cstheme="majorBidi"/>
          <w:sz w:val="22"/>
          <w:szCs w:val="22"/>
        </w:rPr>
        <w:t>), 4</w:t>
      </w:r>
      <w:r w:rsidR="00CE15BC" w:rsidRPr="0ECD4335">
        <w:rPr>
          <w:rFonts w:asciiTheme="majorBidi" w:hAnsiTheme="majorBidi" w:cstheme="majorBidi"/>
          <w:sz w:val="22"/>
          <w:szCs w:val="22"/>
        </w:rPr>
        <w:t>8</w:t>
      </w:r>
      <w:r w:rsidR="00B6275E" w:rsidRPr="0ECD4335">
        <w:rPr>
          <w:rFonts w:asciiTheme="majorBidi" w:hAnsiTheme="majorBidi" w:cstheme="majorBidi"/>
          <w:sz w:val="22"/>
          <w:szCs w:val="22"/>
        </w:rPr>
        <w:t>% (</w:t>
      </w:r>
      <w:r w:rsidR="00E67742" w:rsidRPr="0ECD4335">
        <w:rPr>
          <w:rFonts w:asciiTheme="majorBidi" w:hAnsiTheme="majorBidi" w:cstheme="majorBidi"/>
          <w:sz w:val="22"/>
          <w:szCs w:val="22"/>
        </w:rPr>
        <w:t>a</w:t>
      </w:r>
      <w:r w:rsidR="00B6275E" w:rsidRPr="0ECD4335">
        <w:rPr>
          <w:rFonts w:asciiTheme="majorBidi" w:hAnsiTheme="majorBidi" w:cstheme="majorBidi"/>
          <w:sz w:val="22"/>
          <w:szCs w:val="22"/>
        </w:rPr>
        <w:t>OR:0.5</w:t>
      </w:r>
      <w:r w:rsidR="00CE15BC" w:rsidRPr="0ECD4335">
        <w:rPr>
          <w:rFonts w:asciiTheme="majorBidi" w:hAnsiTheme="majorBidi" w:cstheme="majorBidi"/>
          <w:sz w:val="22"/>
          <w:szCs w:val="22"/>
        </w:rPr>
        <w:t>2</w:t>
      </w:r>
      <w:r w:rsidR="00B6275E" w:rsidRPr="0ECD4335">
        <w:rPr>
          <w:rFonts w:asciiTheme="majorBidi" w:hAnsiTheme="majorBidi" w:cstheme="majorBidi"/>
          <w:sz w:val="22"/>
          <w:szCs w:val="22"/>
        </w:rPr>
        <w:t>; 95%CI: 0.3</w:t>
      </w:r>
      <w:r w:rsidR="00CE15BC" w:rsidRPr="0ECD4335">
        <w:rPr>
          <w:rFonts w:asciiTheme="majorBidi" w:hAnsiTheme="majorBidi" w:cstheme="majorBidi"/>
          <w:sz w:val="22"/>
          <w:szCs w:val="22"/>
        </w:rPr>
        <w:t>2</w:t>
      </w:r>
      <w:r w:rsidR="00B6275E" w:rsidRPr="0ECD4335">
        <w:rPr>
          <w:rFonts w:asciiTheme="majorBidi" w:hAnsiTheme="majorBidi" w:cstheme="majorBidi"/>
          <w:sz w:val="22"/>
          <w:szCs w:val="22"/>
        </w:rPr>
        <w:t xml:space="preserve"> to 0.93), and 3</w:t>
      </w:r>
      <w:r w:rsidR="00CE15BC" w:rsidRPr="0ECD4335">
        <w:rPr>
          <w:rFonts w:asciiTheme="majorBidi" w:hAnsiTheme="majorBidi" w:cstheme="majorBidi"/>
          <w:sz w:val="22"/>
          <w:szCs w:val="22"/>
        </w:rPr>
        <w:t>4</w:t>
      </w:r>
      <w:r w:rsidR="00B6275E" w:rsidRPr="0ECD4335">
        <w:rPr>
          <w:rFonts w:asciiTheme="majorBidi" w:hAnsiTheme="majorBidi" w:cstheme="majorBidi"/>
          <w:sz w:val="22"/>
          <w:szCs w:val="22"/>
        </w:rPr>
        <w:t>% (</w:t>
      </w:r>
      <w:r w:rsidR="00E67742" w:rsidRPr="0ECD4335">
        <w:rPr>
          <w:rFonts w:asciiTheme="majorBidi" w:hAnsiTheme="majorBidi" w:cstheme="majorBidi"/>
          <w:sz w:val="22"/>
          <w:szCs w:val="22"/>
        </w:rPr>
        <w:t>a</w:t>
      </w:r>
      <w:r w:rsidR="00B6275E" w:rsidRPr="0ECD4335">
        <w:rPr>
          <w:rFonts w:asciiTheme="majorBidi" w:hAnsiTheme="majorBidi" w:cstheme="majorBidi"/>
          <w:sz w:val="22"/>
          <w:szCs w:val="22"/>
        </w:rPr>
        <w:t>OR: 0.6</w:t>
      </w:r>
      <w:r w:rsidR="00CE15BC" w:rsidRPr="0ECD4335">
        <w:rPr>
          <w:rFonts w:asciiTheme="majorBidi" w:hAnsiTheme="majorBidi" w:cstheme="majorBidi"/>
          <w:sz w:val="22"/>
          <w:szCs w:val="22"/>
        </w:rPr>
        <w:t>6</w:t>
      </w:r>
      <w:r w:rsidR="00BF4B8A" w:rsidRPr="0ECD4335">
        <w:rPr>
          <w:rFonts w:asciiTheme="majorBidi" w:hAnsiTheme="majorBidi" w:cstheme="majorBidi"/>
          <w:sz w:val="22"/>
          <w:szCs w:val="22"/>
        </w:rPr>
        <w:t>;</w:t>
      </w:r>
      <w:r w:rsidR="00B6275E" w:rsidRPr="0ECD4335">
        <w:rPr>
          <w:rFonts w:asciiTheme="majorBidi" w:hAnsiTheme="majorBidi" w:cstheme="majorBidi"/>
          <w:sz w:val="22"/>
          <w:szCs w:val="22"/>
        </w:rPr>
        <w:t xml:space="preserve"> 95%CI: 0.4</w:t>
      </w:r>
      <w:r w:rsidR="00CE15BC" w:rsidRPr="0ECD4335">
        <w:rPr>
          <w:rFonts w:asciiTheme="majorBidi" w:hAnsiTheme="majorBidi" w:cstheme="majorBidi"/>
          <w:sz w:val="22"/>
          <w:szCs w:val="22"/>
        </w:rPr>
        <w:t>7</w:t>
      </w:r>
      <w:r w:rsidR="00A80965" w:rsidRPr="0ECD4335">
        <w:rPr>
          <w:rFonts w:asciiTheme="majorBidi" w:hAnsiTheme="majorBidi" w:cstheme="majorBidi"/>
          <w:sz w:val="22"/>
          <w:szCs w:val="22"/>
        </w:rPr>
        <w:t xml:space="preserve"> </w:t>
      </w:r>
      <w:r w:rsidR="00B6275E" w:rsidRPr="0ECD4335">
        <w:rPr>
          <w:rFonts w:asciiTheme="majorBidi" w:hAnsiTheme="majorBidi" w:cstheme="majorBidi"/>
          <w:sz w:val="22"/>
          <w:szCs w:val="22"/>
        </w:rPr>
        <w:t>to</w:t>
      </w:r>
      <w:r w:rsidR="00A80965" w:rsidRPr="0ECD4335">
        <w:rPr>
          <w:rFonts w:asciiTheme="majorBidi" w:hAnsiTheme="majorBidi" w:cstheme="majorBidi"/>
          <w:sz w:val="22"/>
          <w:szCs w:val="22"/>
        </w:rPr>
        <w:t xml:space="preserve"> </w:t>
      </w:r>
      <w:r w:rsidR="00B6275E" w:rsidRPr="0ECD4335">
        <w:rPr>
          <w:rFonts w:asciiTheme="majorBidi" w:hAnsiTheme="majorBidi" w:cstheme="majorBidi"/>
          <w:sz w:val="22"/>
          <w:szCs w:val="22"/>
        </w:rPr>
        <w:t>0.9</w:t>
      </w:r>
      <w:r w:rsidR="00CE15BC" w:rsidRPr="0ECD4335">
        <w:rPr>
          <w:rFonts w:asciiTheme="majorBidi" w:hAnsiTheme="majorBidi" w:cstheme="majorBidi"/>
          <w:sz w:val="22"/>
          <w:szCs w:val="22"/>
        </w:rPr>
        <w:t>4</w:t>
      </w:r>
      <w:r w:rsidR="00B6275E" w:rsidRPr="0ECD4335">
        <w:rPr>
          <w:rFonts w:asciiTheme="majorBidi" w:hAnsiTheme="majorBidi" w:cstheme="majorBidi"/>
          <w:sz w:val="22"/>
          <w:szCs w:val="22"/>
        </w:rPr>
        <w:t xml:space="preserve">) lower </w:t>
      </w:r>
      <w:r w:rsidR="0061726B" w:rsidRPr="0ECD4335">
        <w:rPr>
          <w:rFonts w:asciiTheme="majorBidi" w:hAnsiTheme="majorBidi" w:cstheme="majorBidi"/>
          <w:sz w:val="22"/>
          <w:szCs w:val="22"/>
        </w:rPr>
        <w:t xml:space="preserve">odds </w:t>
      </w:r>
      <w:r w:rsidR="00877F15" w:rsidRPr="0ECD4335">
        <w:rPr>
          <w:rFonts w:asciiTheme="majorBidi" w:hAnsiTheme="majorBidi" w:cstheme="majorBidi"/>
          <w:sz w:val="22"/>
          <w:szCs w:val="22"/>
        </w:rPr>
        <w:t xml:space="preserve">of </w:t>
      </w:r>
      <w:r w:rsidR="00C70197" w:rsidRPr="0ECD4335">
        <w:rPr>
          <w:rFonts w:asciiTheme="majorBidi" w:hAnsiTheme="majorBidi" w:cstheme="majorBidi"/>
          <w:sz w:val="22"/>
          <w:szCs w:val="22"/>
        </w:rPr>
        <w:t>experiencing</w:t>
      </w:r>
      <w:ins w:id="3" w:author="Dahal, Kajol" w:date="2025-12-02T10:46:00Z">
        <w:r w:rsidR="002B6DEC">
          <w:rPr>
            <w:rFonts w:asciiTheme="majorBidi" w:hAnsiTheme="majorBidi" w:cstheme="majorBidi"/>
            <w:sz w:val="22"/>
            <w:szCs w:val="22"/>
          </w:rPr>
          <w:t xml:space="preserve"> the</w:t>
        </w:r>
      </w:ins>
      <w:r w:rsidR="00C70197" w:rsidRPr="0ECD4335">
        <w:rPr>
          <w:rFonts w:asciiTheme="majorBidi" w:hAnsiTheme="majorBidi" w:cstheme="majorBidi"/>
          <w:sz w:val="22"/>
          <w:szCs w:val="22"/>
        </w:rPr>
        <w:t xml:space="preserve"> </w:t>
      </w:r>
      <w:ins w:id="4" w:author="Dahal, Kajol" w:date="2025-12-02T10:45:00Z">
        <w:r w:rsidR="002B6DEC">
          <w:rPr>
            <w:rFonts w:asciiTheme="majorBidi" w:hAnsiTheme="majorBidi" w:cstheme="majorBidi"/>
            <w:sz w:val="22"/>
            <w:szCs w:val="22"/>
          </w:rPr>
          <w:t xml:space="preserve">co-existence of </w:t>
        </w:r>
      </w:ins>
      <w:r w:rsidR="00877F15" w:rsidRPr="0ECD4335">
        <w:rPr>
          <w:rFonts w:asciiTheme="majorBidi" w:hAnsiTheme="majorBidi" w:cstheme="majorBidi"/>
          <w:sz w:val="22"/>
          <w:szCs w:val="22"/>
        </w:rPr>
        <w:t>undernutrition and anemia</w:t>
      </w:r>
      <w:r w:rsidR="00286F83" w:rsidRPr="0ECD4335">
        <w:rPr>
          <w:rFonts w:asciiTheme="majorBidi" w:hAnsiTheme="majorBidi" w:cstheme="majorBidi"/>
          <w:sz w:val="22"/>
          <w:szCs w:val="22"/>
        </w:rPr>
        <w:t xml:space="preserve"> </w:t>
      </w:r>
      <w:del w:id="5" w:author="Dahal, Kajol" w:date="2025-12-02T10:46:00Z">
        <w:r w:rsidR="00286F83" w:rsidRPr="0ECD4335" w:rsidDel="002B6DEC">
          <w:rPr>
            <w:rFonts w:asciiTheme="majorBidi" w:hAnsiTheme="majorBidi" w:cstheme="majorBidi"/>
            <w:sz w:val="22"/>
            <w:szCs w:val="22"/>
          </w:rPr>
          <w:delText>co-existence</w:delText>
        </w:r>
        <w:r w:rsidR="00877F15" w:rsidRPr="0ECD4335" w:rsidDel="002B6DEC">
          <w:rPr>
            <w:rFonts w:asciiTheme="majorBidi" w:hAnsiTheme="majorBidi" w:cstheme="majorBidi"/>
            <w:sz w:val="22"/>
            <w:szCs w:val="22"/>
          </w:rPr>
          <w:delText xml:space="preserve"> </w:delText>
        </w:r>
      </w:del>
      <w:ins w:id="6" w:author="Dahal, Kajol" w:date="2025-12-02T10:46:00Z">
        <w:del w:id="7" w:author="Bikram Adhikari (bdhikari)" w:date="2025-12-02T14:44:00Z" w16du:dateUtc="2025-12-02T20:44:00Z">
          <w:r w:rsidR="002B6DEC" w:rsidDel="00C27EEE">
            <w:rPr>
              <w:rFonts w:asciiTheme="majorBidi" w:hAnsiTheme="majorBidi" w:cstheme="majorBidi"/>
              <w:sz w:val="22"/>
              <w:szCs w:val="22"/>
            </w:rPr>
            <w:delText>=</w:delText>
          </w:r>
        </w:del>
      </w:ins>
      <w:r w:rsidR="00877F15" w:rsidRPr="0ECD4335">
        <w:rPr>
          <w:rFonts w:asciiTheme="majorBidi" w:hAnsiTheme="majorBidi" w:cstheme="majorBidi"/>
          <w:sz w:val="22"/>
          <w:szCs w:val="22"/>
        </w:rPr>
        <w:t>compared to their counterparts.</w:t>
      </w:r>
      <w:r w:rsidR="00545341" w:rsidRPr="0ECD4335">
        <w:rPr>
          <w:rFonts w:asciiTheme="majorBidi" w:hAnsiTheme="majorBidi" w:cstheme="majorBidi"/>
          <w:sz w:val="22"/>
          <w:szCs w:val="22"/>
        </w:rPr>
        <w:t xml:space="preserve"> C</w:t>
      </w:r>
      <w:r w:rsidR="00877F15" w:rsidRPr="0ECD4335">
        <w:rPr>
          <w:rFonts w:asciiTheme="majorBidi" w:hAnsiTheme="majorBidi" w:cstheme="majorBidi"/>
          <w:sz w:val="22"/>
          <w:szCs w:val="22"/>
        </w:rPr>
        <w:t xml:space="preserve">hildren with </w:t>
      </w:r>
      <w:del w:id="8" w:author="Bikram Adhikari (bdhikari)" w:date="2025-11-26T21:52:00Z">
        <w:r w:rsidR="00877F15" w:rsidRPr="0ECD4335" w:rsidDel="00A201A8">
          <w:rPr>
            <w:rFonts w:asciiTheme="majorBidi" w:hAnsiTheme="majorBidi" w:cstheme="majorBidi"/>
            <w:sz w:val="22"/>
            <w:szCs w:val="22"/>
          </w:rPr>
          <w:delText xml:space="preserve">malnourished </w:delText>
        </w:r>
      </w:del>
      <w:ins w:id="9" w:author="Bikram Adhikari (bdhikari)" w:date="2025-11-26T21:52:00Z">
        <w:r w:rsidR="00A201A8">
          <w:rPr>
            <w:rFonts w:asciiTheme="majorBidi" w:hAnsiTheme="majorBidi" w:cstheme="majorBidi"/>
            <w:sz w:val="22"/>
            <w:szCs w:val="22"/>
          </w:rPr>
          <w:t>underweight</w:t>
        </w:r>
        <w:r w:rsidR="00A201A8" w:rsidRPr="0ECD4335">
          <w:rPr>
            <w:rFonts w:asciiTheme="majorBidi" w:hAnsiTheme="majorBidi" w:cstheme="majorBidi"/>
            <w:sz w:val="22"/>
            <w:szCs w:val="22"/>
          </w:rPr>
          <w:t xml:space="preserve"> </w:t>
        </w:r>
      </w:ins>
      <w:r w:rsidR="00877F15" w:rsidRPr="0ECD4335">
        <w:rPr>
          <w:rFonts w:asciiTheme="majorBidi" w:hAnsiTheme="majorBidi" w:cstheme="majorBidi"/>
          <w:sz w:val="22"/>
          <w:szCs w:val="22"/>
        </w:rPr>
        <w:t>mothers</w:t>
      </w:r>
      <w:r w:rsidR="00545341" w:rsidRPr="0ECD4335">
        <w:rPr>
          <w:rFonts w:asciiTheme="majorBidi" w:hAnsiTheme="majorBidi" w:cstheme="majorBidi"/>
          <w:sz w:val="22"/>
          <w:szCs w:val="22"/>
        </w:rPr>
        <w:t xml:space="preserve"> had</w:t>
      </w:r>
      <w:r w:rsidR="00877F15" w:rsidRPr="0ECD4335">
        <w:rPr>
          <w:rFonts w:asciiTheme="majorBidi" w:hAnsiTheme="majorBidi" w:cstheme="majorBidi"/>
          <w:sz w:val="22"/>
          <w:szCs w:val="22"/>
        </w:rPr>
        <w:t xml:space="preserve"> </w:t>
      </w:r>
      <w:r w:rsidR="00245AAC" w:rsidRPr="0ECD4335">
        <w:rPr>
          <w:rFonts w:asciiTheme="majorBidi" w:hAnsiTheme="majorBidi" w:cstheme="majorBidi"/>
          <w:sz w:val="22"/>
          <w:szCs w:val="22"/>
        </w:rPr>
        <w:t>80</w:t>
      </w:r>
      <w:r w:rsidR="00877F15" w:rsidRPr="0ECD4335">
        <w:rPr>
          <w:rFonts w:asciiTheme="majorBidi" w:hAnsiTheme="majorBidi" w:cstheme="majorBidi"/>
          <w:sz w:val="22"/>
          <w:szCs w:val="22"/>
        </w:rPr>
        <w:t>% (</w:t>
      </w:r>
      <w:r w:rsidR="00416380" w:rsidRPr="0ECD4335">
        <w:rPr>
          <w:rFonts w:asciiTheme="majorBidi" w:hAnsiTheme="majorBidi" w:cstheme="majorBidi"/>
          <w:sz w:val="22"/>
          <w:szCs w:val="22"/>
        </w:rPr>
        <w:t>aOR</w:t>
      </w:r>
      <w:ins w:id="10" w:author="Dahal, Kajol" w:date="2025-12-02T11:47:00Z">
        <w:r w:rsidR="008037AE">
          <w:rPr>
            <w:rFonts w:asciiTheme="majorBidi" w:hAnsiTheme="majorBidi" w:cstheme="majorBidi"/>
            <w:sz w:val="22"/>
            <w:szCs w:val="22"/>
          </w:rPr>
          <w:t>:</w:t>
        </w:r>
      </w:ins>
      <w:del w:id="11" w:author="Dahal, Kajol" w:date="2025-12-02T11:47:00Z">
        <w:r w:rsidR="00416380" w:rsidRPr="0ECD4335" w:rsidDel="008037AE">
          <w:rPr>
            <w:rFonts w:asciiTheme="majorBidi" w:hAnsiTheme="majorBidi" w:cstheme="majorBidi"/>
            <w:sz w:val="22"/>
            <w:szCs w:val="22"/>
          </w:rPr>
          <w:delText>=</w:delText>
        </w:r>
      </w:del>
      <w:r w:rsidR="00DC7454" w:rsidRPr="0ECD4335">
        <w:rPr>
          <w:rFonts w:asciiTheme="majorBidi" w:hAnsiTheme="majorBidi" w:cstheme="majorBidi"/>
          <w:sz w:val="22"/>
          <w:szCs w:val="22"/>
        </w:rPr>
        <w:t xml:space="preserve">1.80; </w:t>
      </w:r>
      <w:r w:rsidR="00877F15" w:rsidRPr="0ECD4335">
        <w:rPr>
          <w:rFonts w:asciiTheme="majorBidi" w:hAnsiTheme="majorBidi" w:cstheme="majorBidi"/>
          <w:sz w:val="22"/>
          <w:szCs w:val="22"/>
        </w:rPr>
        <w:t>95% CI:1.2</w:t>
      </w:r>
      <w:r w:rsidR="009455E1" w:rsidRPr="0ECD4335">
        <w:rPr>
          <w:rFonts w:asciiTheme="majorBidi" w:hAnsiTheme="majorBidi" w:cstheme="majorBidi"/>
          <w:sz w:val="22"/>
          <w:szCs w:val="22"/>
        </w:rPr>
        <w:t>0</w:t>
      </w:r>
      <w:r w:rsidR="00877F15" w:rsidRPr="0ECD4335">
        <w:rPr>
          <w:rFonts w:asciiTheme="majorBidi" w:hAnsiTheme="majorBidi" w:cstheme="majorBidi"/>
          <w:sz w:val="22"/>
          <w:szCs w:val="22"/>
        </w:rPr>
        <w:t xml:space="preserve"> to 2.</w:t>
      </w:r>
      <w:r w:rsidR="009455E1" w:rsidRPr="0ECD4335">
        <w:rPr>
          <w:rFonts w:asciiTheme="majorBidi" w:hAnsiTheme="majorBidi" w:cstheme="majorBidi"/>
          <w:sz w:val="22"/>
          <w:szCs w:val="22"/>
        </w:rPr>
        <w:t>7</w:t>
      </w:r>
      <w:r w:rsidR="00877F15" w:rsidRPr="0ECD4335">
        <w:rPr>
          <w:rFonts w:asciiTheme="majorBidi" w:hAnsiTheme="majorBidi" w:cstheme="majorBidi"/>
          <w:sz w:val="22"/>
          <w:szCs w:val="22"/>
        </w:rPr>
        <w:t xml:space="preserve">0) higher </w:t>
      </w:r>
      <w:r w:rsidR="0024194A" w:rsidRPr="0ECD4335">
        <w:rPr>
          <w:rFonts w:asciiTheme="majorBidi" w:hAnsiTheme="majorBidi" w:cstheme="majorBidi"/>
          <w:sz w:val="22"/>
          <w:szCs w:val="22"/>
        </w:rPr>
        <w:t xml:space="preserve">odds </w:t>
      </w:r>
      <w:r w:rsidR="00877F15" w:rsidRPr="0ECD4335">
        <w:rPr>
          <w:rFonts w:asciiTheme="majorBidi" w:hAnsiTheme="majorBidi" w:cstheme="majorBidi"/>
          <w:sz w:val="22"/>
          <w:szCs w:val="22"/>
        </w:rPr>
        <w:t xml:space="preserve">of co-existence compared to their counterparts. </w:t>
      </w:r>
    </w:p>
    <w:p w14:paraId="62AB17C7" w14:textId="32238C38" w:rsidR="00363AC6" w:rsidRDefault="00363AC6" w:rsidP="0ECD4335">
      <w:pPr>
        <w:spacing w:line="360" w:lineRule="auto"/>
        <w:jc w:val="both"/>
        <w:rPr>
          <w:rFonts w:asciiTheme="majorBidi" w:hAnsiTheme="majorBidi" w:cstheme="majorBidi"/>
          <w:sz w:val="22"/>
          <w:szCs w:val="22"/>
        </w:rPr>
      </w:pPr>
      <w:r w:rsidRPr="0ECD4335">
        <w:rPr>
          <w:rFonts w:asciiTheme="majorBidi" w:hAnsiTheme="majorBidi" w:cstheme="majorBidi"/>
          <w:b/>
          <w:bCs/>
          <w:sz w:val="22"/>
          <w:szCs w:val="22"/>
        </w:rPr>
        <w:t xml:space="preserve">Conclusion: </w:t>
      </w:r>
      <w:r w:rsidRPr="0ECD4335">
        <w:rPr>
          <w:rFonts w:asciiTheme="majorBidi" w:hAnsiTheme="majorBidi" w:cstheme="majorBidi"/>
          <w:sz w:val="22"/>
          <w:szCs w:val="22"/>
        </w:rPr>
        <w:t xml:space="preserve">The prevalence of undernutrition, anemia, and </w:t>
      </w:r>
      <w:r w:rsidR="26EC987F" w:rsidRPr="0ECD4335">
        <w:rPr>
          <w:rFonts w:asciiTheme="majorBidi" w:hAnsiTheme="majorBidi" w:cstheme="majorBidi"/>
          <w:sz w:val="22"/>
          <w:szCs w:val="22"/>
        </w:rPr>
        <w:t xml:space="preserve">their </w:t>
      </w:r>
      <w:r w:rsidRPr="0ECD4335">
        <w:rPr>
          <w:rFonts w:asciiTheme="majorBidi" w:hAnsiTheme="majorBidi" w:cstheme="majorBidi"/>
          <w:sz w:val="22"/>
          <w:szCs w:val="22"/>
        </w:rPr>
        <w:t>co-existenc</w:t>
      </w:r>
      <w:r w:rsidR="00286F83" w:rsidRPr="0ECD4335">
        <w:rPr>
          <w:rFonts w:asciiTheme="majorBidi" w:hAnsiTheme="majorBidi" w:cstheme="majorBidi"/>
          <w:sz w:val="22"/>
          <w:szCs w:val="22"/>
        </w:rPr>
        <w:t>e among</w:t>
      </w:r>
      <w:r w:rsidR="008C4011" w:rsidRPr="0ECD4335">
        <w:rPr>
          <w:rFonts w:asciiTheme="majorBidi" w:hAnsiTheme="majorBidi" w:cstheme="majorBidi"/>
          <w:sz w:val="22"/>
          <w:szCs w:val="22"/>
        </w:rPr>
        <w:t xml:space="preserve"> children </w:t>
      </w:r>
      <w:r w:rsidR="70128B73" w:rsidRPr="0ECD4335">
        <w:rPr>
          <w:rFonts w:asciiTheme="majorBidi" w:hAnsiTheme="majorBidi" w:cstheme="majorBidi"/>
          <w:sz w:val="22"/>
          <w:szCs w:val="22"/>
        </w:rPr>
        <w:t>was</w:t>
      </w:r>
      <w:r w:rsidR="008C4011" w:rsidRPr="0ECD4335">
        <w:rPr>
          <w:rFonts w:asciiTheme="majorBidi" w:hAnsiTheme="majorBidi" w:cstheme="majorBidi"/>
          <w:sz w:val="22"/>
          <w:szCs w:val="22"/>
        </w:rPr>
        <w:t xml:space="preserve"> high</w:t>
      </w:r>
      <w:r w:rsidR="00286F83" w:rsidRPr="0ECD4335">
        <w:rPr>
          <w:rFonts w:asciiTheme="majorBidi" w:hAnsiTheme="majorBidi" w:cstheme="majorBidi"/>
          <w:sz w:val="22"/>
          <w:szCs w:val="22"/>
        </w:rPr>
        <w:t xml:space="preserve"> in Nepal</w:t>
      </w:r>
      <w:r w:rsidRPr="0ECD4335">
        <w:rPr>
          <w:rFonts w:asciiTheme="majorBidi" w:hAnsiTheme="majorBidi" w:cstheme="majorBidi"/>
          <w:sz w:val="22"/>
          <w:szCs w:val="22"/>
        </w:rPr>
        <w:t xml:space="preserve">. </w:t>
      </w:r>
      <w:r w:rsidR="00FE55A3">
        <w:rPr>
          <w:rFonts w:asciiTheme="majorBidi" w:hAnsiTheme="majorBidi" w:cstheme="majorBidi"/>
          <w:sz w:val="22"/>
          <w:szCs w:val="22"/>
        </w:rPr>
        <w:t xml:space="preserve">Interventions </w:t>
      </w:r>
      <w:r w:rsidR="00954CC0">
        <w:rPr>
          <w:rFonts w:asciiTheme="majorBidi" w:hAnsiTheme="majorBidi" w:cstheme="majorBidi"/>
          <w:sz w:val="22"/>
          <w:szCs w:val="22"/>
        </w:rPr>
        <w:t>that</w:t>
      </w:r>
      <w:r w:rsidR="00FE55A3">
        <w:rPr>
          <w:rFonts w:asciiTheme="majorBidi" w:hAnsiTheme="majorBidi" w:cstheme="majorBidi"/>
          <w:sz w:val="22"/>
          <w:szCs w:val="22"/>
        </w:rPr>
        <w:t xml:space="preserve"> </w:t>
      </w:r>
      <w:r w:rsidR="00A51ABD">
        <w:rPr>
          <w:rFonts w:asciiTheme="majorBidi" w:hAnsiTheme="majorBidi" w:cstheme="majorBidi"/>
          <w:sz w:val="22"/>
          <w:szCs w:val="22"/>
        </w:rPr>
        <w:t>improve</w:t>
      </w:r>
      <w:r w:rsidR="00FF677D">
        <w:rPr>
          <w:rFonts w:asciiTheme="majorBidi" w:hAnsiTheme="majorBidi" w:cstheme="majorBidi"/>
          <w:sz w:val="22"/>
          <w:szCs w:val="22"/>
        </w:rPr>
        <w:t xml:space="preserve"> mother’s education,</w:t>
      </w:r>
      <w:r w:rsidR="00614B40">
        <w:rPr>
          <w:rFonts w:asciiTheme="majorBidi" w:hAnsiTheme="majorBidi" w:cstheme="majorBidi"/>
          <w:sz w:val="22"/>
          <w:szCs w:val="22"/>
        </w:rPr>
        <w:t xml:space="preserve"> </w:t>
      </w:r>
      <w:r w:rsidR="00954CC0">
        <w:rPr>
          <w:rFonts w:asciiTheme="majorBidi" w:hAnsiTheme="majorBidi" w:cstheme="majorBidi"/>
          <w:sz w:val="22"/>
          <w:szCs w:val="22"/>
        </w:rPr>
        <w:t>strengthen their</w:t>
      </w:r>
      <w:r w:rsidR="00FF677D">
        <w:rPr>
          <w:rFonts w:asciiTheme="majorBidi" w:hAnsiTheme="majorBidi" w:cstheme="majorBidi"/>
          <w:sz w:val="22"/>
          <w:szCs w:val="22"/>
        </w:rPr>
        <w:t xml:space="preserve"> roles in family,</w:t>
      </w:r>
      <w:r w:rsidR="00E12321">
        <w:rPr>
          <w:rFonts w:asciiTheme="majorBidi" w:hAnsiTheme="majorBidi" w:cstheme="majorBidi"/>
          <w:sz w:val="22"/>
          <w:szCs w:val="22"/>
        </w:rPr>
        <w:t xml:space="preserve"> and </w:t>
      </w:r>
      <w:r w:rsidR="00A51ABD">
        <w:rPr>
          <w:rFonts w:asciiTheme="majorBidi" w:hAnsiTheme="majorBidi" w:cstheme="majorBidi"/>
          <w:sz w:val="22"/>
          <w:szCs w:val="22"/>
        </w:rPr>
        <w:t>enhance</w:t>
      </w:r>
      <w:r w:rsidR="004D6217">
        <w:rPr>
          <w:rFonts w:asciiTheme="majorBidi" w:hAnsiTheme="majorBidi" w:cstheme="majorBidi"/>
          <w:sz w:val="22"/>
          <w:szCs w:val="22"/>
        </w:rPr>
        <w:t xml:space="preserve"> </w:t>
      </w:r>
      <w:r w:rsidR="00A51ABD">
        <w:rPr>
          <w:rFonts w:asciiTheme="majorBidi" w:hAnsiTheme="majorBidi" w:cstheme="majorBidi"/>
          <w:sz w:val="22"/>
          <w:szCs w:val="22"/>
        </w:rPr>
        <w:t>household</w:t>
      </w:r>
      <w:r w:rsidR="00FF677D">
        <w:rPr>
          <w:rFonts w:asciiTheme="majorBidi" w:hAnsiTheme="majorBidi" w:cstheme="majorBidi"/>
          <w:sz w:val="22"/>
          <w:szCs w:val="22"/>
        </w:rPr>
        <w:t xml:space="preserve"> </w:t>
      </w:r>
      <w:r w:rsidR="00E12321">
        <w:rPr>
          <w:rFonts w:asciiTheme="majorBidi" w:hAnsiTheme="majorBidi" w:cstheme="majorBidi"/>
          <w:sz w:val="22"/>
          <w:szCs w:val="22"/>
        </w:rPr>
        <w:t>financial condition of household</w:t>
      </w:r>
      <w:r w:rsidR="002C1697">
        <w:rPr>
          <w:rFonts w:asciiTheme="majorBidi" w:hAnsiTheme="majorBidi" w:cstheme="majorBidi"/>
          <w:sz w:val="22"/>
          <w:szCs w:val="22"/>
        </w:rPr>
        <w:t xml:space="preserve"> </w:t>
      </w:r>
      <w:r w:rsidR="00D37801" w:rsidRPr="0ECD4335">
        <w:rPr>
          <w:rFonts w:asciiTheme="majorBidi" w:hAnsiTheme="majorBidi" w:cstheme="majorBidi"/>
          <w:sz w:val="22"/>
          <w:szCs w:val="22"/>
        </w:rPr>
        <w:t xml:space="preserve">are </w:t>
      </w:r>
      <w:r w:rsidR="00667B61" w:rsidRPr="0ECD4335">
        <w:rPr>
          <w:rFonts w:asciiTheme="majorBidi" w:hAnsiTheme="majorBidi" w:cstheme="majorBidi"/>
          <w:sz w:val="22"/>
          <w:szCs w:val="22"/>
        </w:rPr>
        <w:t>essential</w:t>
      </w:r>
      <w:r w:rsidRPr="0ECD4335">
        <w:rPr>
          <w:rFonts w:asciiTheme="majorBidi" w:hAnsiTheme="majorBidi" w:cstheme="majorBidi"/>
          <w:sz w:val="22"/>
          <w:szCs w:val="22"/>
        </w:rPr>
        <w:t xml:space="preserve"> to </w:t>
      </w:r>
      <w:r w:rsidR="00960B06" w:rsidRPr="0ECD4335">
        <w:rPr>
          <w:rFonts w:asciiTheme="majorBidi" w:hAnsiTheme="majorBidi" w:cstheme="majorBidi"/>
          <w:sz w:val="22"/>
          <w:szCs w:val="22"/>
        </w:rPr>
        <w:t>reduce these conditions</w:t>
      </w:r>
      <w:r w:rsidRPr="0ECD4335">
        <w:rPr>
          <w:rFonts w:asciiTheme="majorBidi" w:hAnsiTheme="majorBidi" w:cstheme="majorBidi"/>
          <w:sz w:val="22"/>
          <w:szCs w:val="22"/>
        </w:rPr>
        <w:t xml:space="preserve"> and improve </w:t>
      </w:r>
      <w:r w:rsidR="00960B06" w:rsidRPr="0ECD4335">
        <w:rPr>
          <w:rFonts w:asciiTheme="majorBidi" w:hAnsiTheme="majorBidi" w:cstheme="majorBidi"/>
          <w:sz w:val="22"/>
          <w:szCs w:val="22"/>
        </w:rPr>
        <w:t xml:space="preserve">children’s </w:t>
      </w:r>
      <w:r w:rsidRPr="0ECD4335">
        <w:rPr>
          <w:rFonts w:asciiTheme="majorBidi" w:hAnsiTheme="majorBidi" w:cstheme="majorBidi"/>
          <w:sz w:val="22"/>
          <w:szCs w:val="22"/>
        </w:rPr>
        <w:t xml:space="preserve">nutritional status. </w:t>
      </w:r>
    </w:p>
    <w:p w14:paraId="22B49529" w14:textId="77777777" w:rsidR="00564BC0" w:rsidRPr="00A12542" w:rsidRDefault="00564BC0" w:rsidP="0ECD4335">
      <w:pPr>
        <w:spacing w:line="360" w:lineRule="auto"/>
        <w:jc w:val="both"/>
        <w:rPr>
          <w:rFonts w:asciiTheme="majorBidi" w:hAnsiTheme="majorBidi" w:cstheme="majorBidi"/>
          <w:sz w:val="22"/>
          <w:szCs w:val="22"/>
        </w:rPr>
      </w:pPr>
    </w:p>
    <w:p w14:paraId="37E32EB4" w14:textId="3F614D09" w:rsidR="00EB0E23" w:rsidRDefault="0004701C" w:rsidP="00564BC0">
      <w:pPr>
        <w:spacing w:line="360" w:lineRule="auto"/>
        <w:jc w:val="both"/>
        <w:rPr>
          <w:rFonts w:asciiTheme="majorBidi" w:hAnsiTheme="majorBidi" w:cstheme="majorBidi"/>
          <w:b/>
          <w:bCs/>
          <w:sz w:val="22"/>
          <w:szCs w:val="22"/>
        </w:rPr>
      </w:pPr>
      <w:r w:rsidRPr="00A12542">
        <w:rPr>
          <w:rFonts w:asciiTheme="majorBidi" w:hAnsiTheme="majorBidi" w:cstheme="majorBidi"/>
          <w:i/>
          <w:iCs/>
          <w:sz w:val="22"/>
          <w:szCs w:val="22"/>
        </w:rPr>
        <w:t>Key</w:t>
      </w:r>
      <w:r w:rsidR="00283E32" w:rsidRPr="00A12542">
        <w:rPr>
          <w:rFonts w:asciiTheme="majorBidi" w:hAnsiTheme="majorBidi" w:cstheme="majorBidi"/>
          <w:i/>
          <w:iCs/>
          <w:sz w:val="22"/>
          <w:szCs w:val="22"/>
        </w:rPr>
        <w:t xml:space="preserve">words: </w:t>
      </w:r>
      <w:r w:rsidR="00222FB6">
        <w:rPr>
          <w:rFonts w:asciiTheme="majorBidi" w:hAnsiTheme="majorBidi" w:cstheme="majorBidi"/>
          <w:i/>
          <w:iCs/>
          <w:sz w:val="22"/>
          <w:szCs w:val="22"/>
        </w:rPr>
        <w:t>u</w:t>
      </w:r>
      <w:r w:rsidR="00283E32" w:rsidRPr="00A12542">
        <w:rPr>
          <w:rFonts w:asciiTheme="majorBidi" w:hAnsiTheme="majorBidi" w:cstheme="majorBidi"/>
          <w:i/>
          <w:iCs/>
          <w:sz w:val="22"/>
          <w:szCs w:val="22"/>
        </w:rPr>
        <w:t xml:space="preserve">ndernutrition; anemia; </w:t>
      </w:r>
      <w:r w:rsidR="00222FB6">
        <w:rPr>
          <w:rFonts w:asciiTheme="majorBidi" w:hAnsiTheme="majorBidi" w:cstheme="majorBidi"/>
          <w:i/>
          <w:iCs/>
          <w:sz w:val="22"/>
          <w:szCs w:val="22"/>
        </w:rPr>
        <w:t>c</w:t>
      </w:r>
      <w:r w:rsidR="00283E32" w:rsidRPr="00A12542">
        <w:rPr>
          <w:rFonts w:asciiTheme="majorBidi" w:hAnsiTheme="majorBidi" w:cstheme="majorBidi"/>
          <w:i/>
          <w:iCs/>
          <w:sz w:val="22"/>
          <w:szCs w:val="22"/>
        </w:rPr>
        <w:t xml:space="preserve">o-existence; 6-59-months </w:t>
      </w:r>
      <w:r w:rsidR="007C3F06" w:rsidRPr="00A12542">
        <w:rPr>
          <w:rFonts w:asciiTheme="majorBidi" w:hAnsiTheme="majorBidi" w:cstheme="majorBidi"/>
          <w:i/>
          <w:iCs/>
          <w:sz w:val="22"/>
          <w:szCs w:val="22"/>
        </w:rPr>
        <w:t>children</w:t>
      </w:r>
      <w:r w:rsidR="00283E32" w:rsidRPr="00A12542">
        <w:rPr>
          <w:rFonts w:asciiTheme="majorBidi" w:hAnsiTheme="majorBidi" w:cstheme="majorBidi"/>
          <w:i/>
          <w:iCs/>
          <w:sz w:val="22"/>
          <w:szCs w:val="22"/>
        </w:rPr>
        <w:t>; Nepal</w:t>
      </w:r>
      <w:r w:rsidR="008D4A1E" w:rsidRPr="00A12542">
        <w:rPr>
          <w:rFonts w:asciiTheme="majorBidi" w:hAnsiTheme="majorBidi" w:cstheme="majorBidi"/>
          <w:i/>
          <w:iCs/>
          <w:sz w:val="22"/>
          <w:szCs w:val="22"/>
        </w:rPr>
        <w:t>; NDHS 2022</w:t>
      </w:r>
      <w:r w:rsidR="00EB0E23">
        <w:rPr>
          <w:rFonts w:asciiTheme="majorBidi" w:hAnsiTheme="majorBidi" w:cstheme="majorBidi"/>
          <w:b/>
          <w:bCs/>
          <w:sz w:val="22"/>
          <w:szCs w:val="22"/>
        </w:rPr>
        <w:br w:type="page"/>
      </w:r>
    </w:p>
    <w:p w14:paraId="385D3E91" w14:textId="781AD17A" w:rsidR="000213CB" w:rsidRPr="00741C2C" w:rsidRDefault="007E5516" w:rsidP="00741C2C">
      <w:pPr>
        <w:rPr>
          <w:rFonts w:asciiTheme="majorBidi" w:hAnsiTheme="majorBidi" w:cstheme="majorBidi"/>
          <w:b/>
          <w:bCs/>
          <w:sz w:val="22"/>
          <w:szCs w:val="22"/>
        </w:rPr>
      </w:pPr>
      <w:r w:rsidRPr="00A12542">
        <w:rPr>
          <w:rFonts w:asciiTheme="majorBidi" w:hAnsiTheme="majorBidi" w:cstheme="majorBidi"/>
          <w:b/>
          <w:bCs/>
          <w:sz w:val="22"/>
          <w:szCs w:val="22"/>
        </w:rPr>
        <w:lastRenderedPageBreak/>
        <w:t>Introduction</w:t>
      </w:r>
    </w:p>
    <w:p w14:paraId="3E4B5E6F" w14:textId="1D78E5A9" w:rsidR="00554C9C" w:rsidRDefault="1C4F84C1" w:rsidP="0ECD4335">
      <w:pPr>
        <w:spacing w:line="360" w:lineRule="auto"/>
        <w:jc w:val="both"/>
        <w:rPr>
          <w:rFonts w:asciiTheme="majorBidi" w:hAnsiTheme="majorBidi" w:cstheme="majorBidi"/>
          <w:sz w:val="22"/>
          <w:szCs w:val="22"/>
        </w:rPr>
      </w:pPr>
      <w:r w:rsidRPr="0ECD4335">
        <w:rPr>
          <w:rFonts w:asciiTheme="majorBidi" w:hAnsiTheme="majorBidi" w:cstheme="majorBidi"/>
          <w:sz w:val="22"/>
          <w:szCs w:val="22"/>
        </w:rPr>
        <w:t>Undernutrition</w:t>
      </w:r>
      <w:r w:rsidR="003F4314" w:rsidRPr="0ECD4335">
        <w:rPr>
          <w:rFonts w:asciiTheme="majorBidi" w:hAnsiTheme="majorBidi" w:cstheme="majorBidi"/>
          <w:sz w:val="22"/>
          <w:szCs w:val="22"/>
        </w:rPr>
        <w:t xml:space="preserve"> </w:t>
      </w:r>
      <w:r w:rsidR="687506B1" w:rsidRPr="0ECD4335">
        <w:rPr>
          <w:rFonts w:asciiTheme="majorBidi" w:hAnsiTheme="majorBidi" w:cstheme="majorBidi"/>
          <w:sz w:val="22"/>
          <w:szCs w:val="22"/>
        </w:rPr>
        <w:t xml:space="preserve">including </w:t>
      </w:r>
      <w:r w:rsidRPr="0ECD4335">
        <w:rPr>
          <w:rFonts w:asciiTheme="majorBidi" w:hAnsiTheme="majorBidi" w:cstheme="majorBidi"/>
          <w:sz w:val="22"/>
          <w:szCs w:val="22"/>
        </w:rPr>
        <w:t>stunting, wasting</w:t>
      </w:r>
      <w:r w:rsidR="7ED1EDC2" w:rsidRPr="0ECD4335">
        <w:rPr>
          <w:rFonts w:asciiTheme="majorBidi" w:hAnsiTheme="majorBidi" w:cstheme="majorBidi"/>
          <w:sz w:val="22"/>
          <w:szCs w:val="22"/>
        </w:rPr>
        <w:t xml:space="preserve">, </w:t>
      </w:r>
      <w:r w:rsidR="79114578" w:rsidRPr="0ECD4335">
        <w:rPr>
          <w:rFonts w:asciiTheme="majorBidi" w:hAnsiTheme="majorBidi" w:cstheme="majorBidi"/>
          <w:sz w:val="22"/>
          <w:szCs w:val="22"/>
        </w:rPr>
        <w:t xml:space="preserve">and </w:t>
      </w:r>
      <w:del w:id="12" w:author="Bikram Adhikari (bdhikari)" w:date="2025-12-02T14:45:00Z" w16du:dateUtc="2025-12-02T20:45:00Z">
        <w:r w:rsidR="7ED1EDC2" w:rsidRPr="0ECD4335" w:rsidDel="00C27EEE">
          <w:rPr>
            <w:rFonts w:asciiTheme="majorBidi" w:hAnsiTheme="majorBidi" w:cstheme="majorBidi"/>
            <w:sz w:val="22"/>
            <w:szCs w:val="22"/>
          </w:rPr>
          <w:delText>underweight</w:delText>
        </w:r>
      </w:del>
      <w:ins w:id="13" w:author="Bikram Adhikari (bdhikari)" w:date="2025-12-02T14:45:00Z" w16du:dateUtc="2025-12-02T20:45:00Z">
        <w:r w:rsidR="00C27EEE" w:rsidRPr="0ECD4335">
          <w:rPr>
            <w:rFonts w:asciiTheme="majorBidi" w:hAnsiTheme="majorBidi" w:cstheme="majorBidi"/>
            <w:sz w:val="22"/>
            <w:szCs w:val="22"/>
          </w:rPr>
          <w:t>being underweight</w:t>
        </w:r>
      </w:ins>
      <w:r w:rsidR="003F4314" w:rsidRPr="0ECD4335">
        <w:rPr>
          <w:rFonts w:asciiTheme="majorBidi" w:hAnsiTheme="majorBidi" w:cstheme="majorBidi"/>
          <w:sz w:val="22"/>
          <w:szCs w:val="22"/>
        </w:rPr>
        <w:t xml:space="preserve"> </w:t>
      </w:r>
      <w:r w:rsidR="023743D1" w:rsidRPr="0ECD4335">
        <w:rPr>
          <w:rFonts w:asciiTheme="majorBidi" w:hAnsiTheme="majorBidi" w:cstheme="majorBidi"/>
          <w:sz w:val="22"/>
          <w:szCs w:val="22"/>
        </w:rPr>
        <w:t xml:space="preserve">is </w:t>
      </w:r>
      <w:r w:rsidR="001B176A" w:rsidRPr="0ECD4335">
        <w:rPr>
          <w:rFonts w:asciiTheme="majorBidi" w:hAnsiTheme="majorBidi" w:cstheme="majorBidi"/>
          <w:sz w:val="22"/>
          <w:szCs w:val="22"/>
        </w:rPr>
        <w:t>a</w:t>
      </w:r>
      <w:r w:rsidR="05E905AB" w:rsidRPr="0ECD4335">
        <w:rPr>
          <w:rFonts w:asciiTheme="majorBidi" w:hAnsiTheme="majorBidi" w:cstheme="majorBidi"/>
          <w:sz w:val="22"/>
          <w:szCs w:val="22"/>
        </w:rPr>
        <w:t xml:space="preserve"> major public health </w:t>
      </w:r>
      <w:r w:rsidR="003F4314" w:rsidRPr="0ECD4335">
        <w:rPr>
          <w:rFonts w:asciiTheme="majorBidi" w:hAnsiTheme="majorBidi" w:cstheme="majorBidi"/>
          <w:sz w:val="22"/>
          <w:szCs w:val="22"/>
        </w:rPr>
        <w:t>challenge</w:t>
      </w:r>
      <w:r w:rsidR="05E905AB" w:rsidRPr="0ECD4335">
        <w:rPr>
          <w:rFonts w:asciiTheme="majorBidi" w:hAnsiTheme="majorBidi" w:cstheme="majorBidi"/>
          <w:sz w:val="22"/>
          <w:szCs w:val="22"/>
        </w:rPr>
        <w:t xml:space="preserve"> </w:t>
      </w:r>
      <w:r w:rsidR="77486F29" w:rsidRPr="0ECD4335">
        <w:rPr>
          <w:rFonts w:asciiTheme="majorBidi" w:hAnsiTheme="majorBidi" w:cstheme="majorBidi"/>
          <w:sz w:val="22"/>
          <w:szCs w:val="22"/>
        </w:rPr>
        <w:t xml:space="preserve">among </w:t>
      </w:r>
      <w:r w:rsidR="00C65B09" w:rsidRPr="0ECD4335">
        <w:rPr>
          <w:rFonts w:asciiTheme="majorBidi" w:hAnsiTheme="majorBidi" w:cstheme="majorBidi"/>
          <w:sz w:val="22"/>
          <w:szCs w:val="22"/>
        </w:rPr>
        <w:t xml:space="preserve">children </w:t>
      </w:r>
      <w:r w:rsidR="77486F29" w:rsidRPr="0ECD4335">
        <w:rPr>
          <w:rFonts w:asciiTheme="majorBidi" w:hAnsiTheme="majorBidi" w:cstheme="majorBidi"/>
          <w:sz w:val="22"/>
          <w:szCs w:val="22"/>
        </w:rPr>
        <w:t>under 5</w:t>
      </w:r>
      <w:r w:rsidR="003F4314" w:rsidRPr="0ECD4335">
        <w:rPr>
          <w:rFonts w:asciiTheme="majorBidi" w:hAnsiTheme="majorBidi" w:cstheme="majorBidi"/>
          <w:sz w:val="22"/>
          <w:szCs w:val="22"/>
        </w:rPr>
        <w:t xml:space="preserve"> years</w:t>
      </w:r>
      <w:r w:rsidR="0021451E" w:rsidRPr="0ECD4335">
        <w:rPr>
          <w:rFonts w:asciiTheme="majorBidi" w:hAnsiTheme="majorBidi" w:cstheme="majorBidi"/>
          <w:sz w:val="22"/>
          <w:szCs w:val="22"/>
        </w:rPr>
        <w:t xml:space="preserve"> (U-5)</w:t>
      </w:r>
      <w:r w:rsidR="003F4314" w:rsidRPr="0ECD4335">
        <w:rPr>
          <w:rFonts w:asciiTheme="majorBidi" w:hAnsiTheme="majorBidi" w:cstheme="majorBidi"/>
          <w:sz w:val="22"/>
          <w:szCs w:val="22"/>
        </w:rPr>
        <w:t xml:space="preserve"> of age</w:t>
      </w:r>
      <w:r w:rsidR="77486F29" w:rsidRPr="0ECD4335">
        <w:rPr>
          <w:rFonts w:asciiTheme="majorBidi" w:hAnsiTheme="majorBidi" w:cstheme="majorBidi"/>
          <w:sz w:val="22"/>
          <w:szCs w:val="22"/>
        </w:rPr>
        <w:t xml:space="preserve"> </w:t>
      </w:r>
      <w:r w:rsidR="72194D41" w:rsidRPr="0ECD4335">
        <w:rPr>
          <w:rFonts w:asciiTheme="majorBidi" w:hAnsiTheme="majorBidi" w:cstheme="majorBidi"/>
          <w:sz w:val="22"/>
          <w:szCs w:val="22"/>
        </w:rPr>
        <w:t>globally</w:t>
      </w:r>
      <w:r w:rsidR="003F4314" w:rsidRPr="0ECD4335">
        <w:rPr>
          <w:rFonts w:asciiTheme="majorBidi" w:hAnsiTheme="majorBidi" w:cstheme="majorBidi"/>
          <w:sz w:val="22"/>
          <w:szCs w:val="22"/>
        </w:rPr>
        <w:t xml:space="preserve">. This issue is particularly pronounced in </w:t>
      </w:r>
      <w:r w:rsidR="05E905AB" w:rsidRPr="0ECD4335">
        <w:rPr>
          <w:rFonts w:asciiTheme="majorBidi" w:hAnsiTheme="majorBidi" w:cstheme="majorBidi"/>
          <w:sz w:val="22"/>
          <w:szCs w:val="22"/>
        </w:rPr>
        <w:t>developing countries like Nepal</w:t>
      </w:r>
      <w:r w:rsidR="1ED18FBB" w:rsidRPr="0ECD4335">
        <w:rPr>
          <w:rFonts w:asciiTheme="majorBidi" w:hAnsiTheme="majorBidi" w:cstheme="majorBidi"/>
          <w:sz w:val="22"/>
          <w:szCs w:val="22"/>
        </w:rPr>
        <w:t xml:space="preserve"> </w:t>
      </w:r>
      <w:r w:rsidR="003B5D3B" w:rsidRPr="0ECD4335">
        <w:rPr>
          <w:rFonts w:asciiTheme="majorBidi" w:hAnsiTheme="majorBidi" w:cstheme="majorBidi"/>
          <w:sz w:val="22"/>
          <w:szCs w:val="22"/>
        </w:rPr>
        <w:fldChar w:fldCharType="begin"/>
      </w:r>
      <w:r w:rsidR="002B3C49">
        <w:rPr>
          <w:rFonts w:asciiTheme="majorBidi" w:hAnsiTheme="majorBidi" w:cstheme="majorBidi"/>
          <w:sz w:val="22"/>
          <w:szCs w:val="22"/>
        </w:rPr>
        <w:instrText xml:space="preserve"> ADDIN ZOTERO_ITEM CSL_CITATION {"citationID":"Bsyv6a3U","properties":{"formattedCitation":"[1\\uc0\\u8211{}4]","plainCitation":"[1–4]","noteIndex":0},"citationItems":[{"id":2069,"uris":["http://zotero.org/users/3118180/items/8VRSF8C7"],"itemData":{"id":2069,"type":"article-journal","abstract":"Malnutrition in mothers and children is a significant public health challenge in developing countries such as Nepal. Although undernutrition in children has been gradually decreasing, the coexistence of various forms of malnutrition in mothers and children has continued to rise globally. There is a gap in knowledge of the coexistence of such multiple burdens of malnutrition in the Nepalese context. The aims of this study were to explore the coexistence of various forms of malnutrition and associated factors among mother-child pairs residing in the same household.","container-title":"BMC Public Health","DOI":"10.1186/s12889-020-8356-y","ISSN":"1471-2458","issue":"1","journalAbbreviation":"BMC Public Health","page":"405","source":"BioMed Central","title":"Prevalence and factors associated with double and triple burden of malnutrition among mothers and children in Nepal: evidence from 2016 Nepal demographic and health survey","title-short":"Prevalence and factors associated with double and triple burden of malnutrition among mothers and children in Nepal","volume":"20","author":[{"family":"Sunuwar","given":"Dev Ram"},{"family":"Singh","given":"Devendra Raj"},{"family":"Pradhan","given":"Pranil Man Singh"}],"issued":{"date-parts":[["2020",3,29]]}}},{"id":2066,"uris":["http://zotero.org/users/3118180/items/LZM5JW7L"],"itemData":{"id":2066,"type":"article-journal","abstract":"Anemia among under-five children is the major health problem in Nepal. The lack of nutritional supplementation and lack of healthcare facilities are influential factors of anemia. Thus, the main objective of this study is to explore spatial ...","container-title":"International Journal of Environmental Research and Public Health","DOI":"10.3390/ijerph19148664","issue":"14","language":"en","note":"PMID: 35886516","page":"8664","source":"pmc.ncbi.nlm.nih.gov","title":"Spatial Variations and Determinants of Anemia among Under-five Children in Nepal, DHS (2006–2016)","volume":"19","author":[{"family":"Sharma","given":"Shristi"},{"family":"Acharya","given":"Bipin Kumar"},{"family":"Wu","given":"Qian"}],"issued":{"date-parts":[["2022",7,16]]}},"label":"page"},{"id":2072,"uris":["http://zotero.org/users/3118180/items/X9HJT659"],"itemData":{"id":2072,"type":"article-journal","abstract":"The double burden of malnutrition (DBM) and anaemia is a growing concern in developing countries. Using the cross-sectional Bangladesh Demographic Health Survey, 2011, 5763 mother–child pairs were examined. In households where the mother was overweight, 24.5% of children were stunted, 19.8% underweight, 9.3% wasted, and 51.7% anaemic. Significant regional differences were found in DBM and anaemia as well as drinking water source, while DBM alone was more common in more well-off households (based on wealth index) and where the father was employed in skilled or service occupations. More policy and awareness programmes are needed to address the coexistence of child undernutrition and maternal overweight/obesity and anaemia in the same household.","container-title":"Medical Sciences","DOI":"10.3390/medsci7020020","ISSN":"2076-3271","issue":"2","language":"en","license":"http://creativecommons.org/licenses/by/3.0/","note":"number: 2\npublisher: Multidisciplinary Digital Publishing Institute","page":"20","source":"www.mdpi.com","title":"Double Burden of Malnutrition (DBM) and Anaemia under the Same Roof: A Bangladesh Perspective","title-short":"Double Burden of Malnutrition (DBM) and Anaemia under the Same Roof","volume":"7","author":[{"family":"Mamun","given":"Sumaiya"},{"family":"Mascie-Taylor","given":"Christopher Guy Nicholas"}],"issued":{"date-parts":[["2019",2]]}}},{"id":2190,"uris":["http://zotero.org/users/3118180/items/MZ44PJPQ"],"itemData":{"id":2190,"type":"article-journal","abstract":"Background\n              Severe acute malnutrition (SAM) is the most extreme and visible form of undernutrition plagued by chronic poverty, household food insecurity, lack of education. One of the indigenous and marginalized community of Nepal, Satar/Santhal has often been neglected and is devoid of good education and are economically deprived. This predisposes under 5 children of Satar into malnutrition. The study aims to assess determinants of SAM among children under 5 years of age in Satar community of Jhapa district, Nepal.\n            \n            \n              Material &amp; methods\n              A community based matched case control study was carried from September 2019 to February 2020 among under five children of Satar community residing in Jhapa district. Multistage random sampling technique was used to select 50 cases and 100 controls in the ratio of 1:2. Information was collected through personal interview with the parents and anthropometric measurement of the children was measured. Bivariate and multivariate conditional logistic regression analysis was used to explore the determinants of severe acute malnutrition.\n            \n            \n              Results\n              A total of 664 children between the age group of 6–59 months were screened for SAM. The prevalence of SAM was found 7.53%. Factors like, low economic status, birth interval less than 2 years, frequency of breast feeding &lt;8 times/day and household food insecurity were found to be significant determinants of SAM. Multivariate logistic regression documented low economic status (AOR: 11.14, 95% CI 1.42 to 87.46); and frequency of breast feeding &lt;8 times/day (AOR: 2.09, 95% CI 1.00 to 4.37) as determinants of SAM.\n            \n            \n              Conclusion\n              Low economic status and frequency of breast feeding less than 8times/day were major determinants of SAM among children under 5yrs of age. Ending malnutrition will require greater efforts and integrated approaches to eradicate extreme poverty. Multi-sector approaches have been conducting for SAM in Nepal but there are no specific approaches for marginalized community.","container-title":"PLOS ONE","DOI":"10.1371/journal.pone.0245151","ISSN":"1932-6203","issue":"2","journalAbbreviation":"PLoS ONE","language":"en","page":"e0245151","source":"DOI.org (Crossref)","title":"Determinants of severe acute malnutrition among under 5 children in Satar community of Jhapa, Nepal","volume":"16","author":[{"family":"Dahal","given":"Kajol"},{"family":"Yadav","given":"Deepak Kumar"},{"family":"Baral","given":"Dharanidhar"},{"family":"Yadav","given":"Birendra Kumar"}],"editor":[{"family":"Hussain","given":"Abid"}],"issued":{"date-parts":[["2021",2,3]]}}}],"schema":"https://github.com/citation-style-language/schema/raw/master/csl-citation.json"} </w:instrText>
      </w:r>
      <w:r w:rsidR="003B5D3B" w:rsidRPr="0ECD4335">
        <w:rPr>
          <w:rFonts w:asciiTheme="majorBidi" w:hAnsiTheme="majorBidi" w:cstheme="majorBidi"/>
          <w:sz w:val="22"/>
          <w:szCs w:val="22"/>
        </w:rPr>
        <w:fldChar w:fldCharType="separate"/>
      </w:r>
      <w:r w:rsidR="00B62121" w:rsidRPr="0ECD4335">
        <w:rPr>
          <w:rFonts w:ascii="Times New Roman" w:hAnsi="Times New Roman" w:cs="Times New Roman"/>
          <w:kern w:val="0"/>
          <w:sz w:val="22"/>
          <w:szCs w:val="22"/>
        </w:rPr>
        <w:t>[1–4]</w:t>
      </w:r>
      <w:r w:rsidR="003B5D3B" w:rsidRPr="0ECD4335">
        <w:rPr>
          <w:rFonts w:asciiTheme="majorBidi" w:hAnsiTheme="majorBidi" w:cstheme="majorBidi"/>
          <w:sz w:val="22"/>
          <w:szCs w:val="22"/>
        </w:rPr>
        <w:fldChar w:fldCharType="end"/>
      </w:r>
      <w:r w:rsidR="05E905AB" w:rsidRPr="0ECD4335">
        <w:rPr>
          <w:rFonts w:asciiTheme="majorBidi" w:hAnsiTheme="majorBidi" w:cstheme="majorBidi"/>
          <w:sz w:val="22"/>
          <w:szCs w:val="22"/>
        </w:rPr>
        <w:t>.</w:t>
      </w:r>
      <w:r w:rsidR="3D36D996" w:rsidRPr="0ECD4335">
        <w:rPr>
          <w:rFonts w:asciiTheme="majorBidi" w:hAnsiTheme="majorBidi" w:cstheme="majorBidi"/>
          <w:sz w:val="22"/>
          <w:szCs w:val="22"/>
        </w:rPr>
        <w:t xml:space="preserve"> </w:t>
      </w:r>
      <w:r w:rsidR="7AC42452" w:rsidRPr="0ECD4335">
        <w:rPr>
          <w:rFonts w:asciiTheme="majorBidi" w:hAnsiTheme="majorBidi" w:cstheme="majorBidi"/>
          <w:sz w:val="22"/>
          <w:szCs w:val="22"/>
        </w:rPr>
        <w:t xml:space="preserve">There are </w:t>
      </w:r>
      <w:r w:rsidR="44681630" w:rsidRPr="0ECD4335">
        <w:rPr>
          <w:rFonts w:asciiTheme="majorBidi" w:hAnsiTheme="majorBidi" w:cstheme="majorBidi"/>
          <w:sz w:val="22"/>
          <w:szCs w:val="22"/>
        </w:rPr>
        <w:t>three different</w:t>
      </w:r>
      <w:r w:rsidR="71CF4053" w:rsidRPr="0ECD4335">
        <w:rPr>
          <w:rFonts w:asciiTheme="majorBidi" w:hAnsiTheme="majorBidi" w:cstheme="majorBidi"/>
          <w:sz w:val="22"/>
          <w:szCs w:val="22"/>
        </w:rPr>
        <w:t xml:space="preserve"> causes</w:t>
      </w:r>
      <w:r w:rsidR="008A7783">
        <w:rPr>
          <w:rFonts w:asciiTheme="majorBidi" w:hAnsiTheme="majorBidi" w:cstheme="majorBidi"/>
          <w:sz w:val="22"/>
          <w:szCs w:val="22"/>
        </w:rPr>
        <w:t xml:space="preserve"> of undernutrition</w:t>
      </w:r>
      <w:r w:rsidR="71CF4053" w:rsidRPr="0ECD4335">
        <w:rPr>
          <w:rFonts w:asciiTheme="majorBidi" w:hAnsiTheme="majorBidi" w:cstheme="majorBidi"/>
          <w:sz w:val="22"/>
          <w:szCs w:val="22"/>
        </w:rPr>
        <w:t xml:space="preserve"> – immediate, underlying, and basic</w:t>
      </w:r>
      <w:r w:rsidR="5563FA5E" w:rsidRPr="0ECD4335">
        <w:rPr>
          <w:rFonts w:asciiTheme="majorBidi" w:hAnsiTheme="majorBidi" w:cstheme="majorBidi"/>
          <w:sz w:val="22"/>
          <w:szCs w:val="22"/>
        </w:rPr>
        <w:t xml:space="preserve">: </w:t>
      </w:r>
      <w:r w:rsidR="565547EC" w:rsidRPr="0ECD4335">
        <w:rPr>
          <w:rFonts w:asciiTheme="majorBidi" w:hAnsiTheme="majorBidi" w:cstheme="majorBidi"/>
          <w:sz w:val="22"/>
          <w:szCs w:val="22"/>
        </w:rPr>
        <w:t xml:space="preserve">The </w:t>
      </w:r>
      <w:r w:rsidR="2EEC668E" w:rsidRPr="0ECD4335">
        <w:rPr>
          <w:rFonts w:asciiTheme="majorBidi" w:hAnsiTheme="majorBidi" w:cstheme="majorBidi"/>
          <w:sz w:val="22"/>
          <w:szCs w:val="22"/>
        </w:rPr>
        <w:t>i</w:t>
      </w:r>
      <w:r w:rsidR="71CF4053" w:rsidRPr="0ECD4335">
        <w:rPr>
          <w:rFonts w:asciiTheme="majorBidi" w:hAnsiTheme="majorBidi" w:cstheme="majorBidi"/>
          <w:sz w:val="22"/>
          <w:szCs w:val="22"/>
        </w:rPr>
        <w:t>mmediate causes include inadequate diet</w:t>
      </w:r>
      <w:r w:rsidR="003F4314" w:rsidRPr="0ECD4335">
        <w:rPr>
          <w:rFonts w:asciiTheme="majorBidi" w:hAnsiTheme="majorBidi" w:cstheme="majorBidi"/>
          <w:sz w:val="22"/>
          <w:szCs w:val="22"/>
        </w:rPr>
        <w:t xml:space="preserve"> intake</w:t>
      </w:r>
      <w:r w:rsidR="71CF4053" w:rsidRPr="0ECD4335">
        <w:rPr>
          <w:rFonts w:asciiTheme="majorBidi" w:hAnsiTheme="majorBidi" w:cstheme="majorBidi"/>
          <w:sz w:val="22"/>
          <w:szCs w:val="22"/>
        </w:rPr>
        <w:t xml:space="preserve"> and repeated illnesses</w:t>
      </w:r>
      <w:r w:rsidR="0B623EE7" w:rsidRPr="0ECD4335">
        <w:rPr>
          <w:rFonts w:asciiTheme="majorBidi" w:hAnsiTheme="majorBidi" w:cstheme="majorBidi"/>
          <w:sz w:val="22"/>
          <w:szCs w:val="22"/>
        </w:rPr>
        <w:t>;</w:t>
      </w:r>
      <w:r w:rsidR="00A735F0" w:rsidRPr="0ECD4335">
        <w:rPr>
          <w:rFonts w:asciiTheme="majorBidi" w:hAnsiTheme="majorBidi" w:cstheme="majorBidi"/>
          <w:sz w:val="22"/>
          <w:szCs w:val="22"/>
        </w:rPr>
        <w:t xml:space="preserve"> </w:t>
      </w:r>
      <w:r w:rsidR="0F97CA1D" w:rsidRPr="0ECD4335">
        <w:rPr>
          <w:rFonts w:asciiTheme="majorBidi" w:hAnsiTheme="majorBidi" w:cstheme="majorBidi"/>
          <w:sz w:val="22"/>
          <w:szCs w:val="22"/>
        </w:rPr>
        <w:t xml:space="preserve">The </w:t>
      </w:r>
      <w:r w:rsidR="00A735F0" w:rsidRPr="0ECD4335">
        <w:rPr>
          <w:rFonts w:asciiTheme="majorBidi" w:hAnsiTheme="majorBidi" w:cstheme="majorBidi"/>
          <w:sz w:val="22"/>
          <w:szCs w:val="22"/>
        </w:rPr>
        <w:t>underlying</w:t>
      </w:r>
      <w:r w:rsidR="71CF4053" w:rsidRPr="0ECD4335">
        <w:rPr>
          <w:rFonts w:asciiTheme="majorBidi" w:hAnsiTheme="majorBidi" w:cstheme="majorBidi"/>
          <w:sz w:val="22"/>
          <w:szCs w:val="22"/>
        </w:rPr>
        <w:t xml:space="preserve"> </w:t>
      </w:r>
      <w:r w:rsidR="32138BAA" w:rsidRPr="0ECD4335">
        <w:rPr>
          <w:rFonts w:asciiTheme="majorBidi" w:hAnsiTheme="majorBidi" w:cstheme="majorBidi"/>
          <w:sz w:val="22"/>
          <w:szCs w:val="22"/>
        </w:rPr>
        <w:t>causes</w:t>
      </w:r>
      <w:r w:rsidR="71CF4053" w:rsidRPr="0ECD4335">
        <w:rPr>
          <w:rFonts w:asciiTheme="majorBidi" w:hAnsiTheme="majorBidi" w:cstheme="majorBidi"/>
          <w:sz w:val="22"/>
          <w:szCs w:val="22"/>
        </w:rPr>
        <w:t xml:space="preserve"> </w:t>
      </w:r>
      <w:r w:rsidR="00AE1F0D" w:rsidRPr="0ECD4335">
        <w:rPr>
          <w:rFonts w:asciiTheme="majorBidi" w:hAnsiTheme="majorBidi" w:cstheme="majorBidi"/>
          <w:sz w:val="22"/>
          <w:szCs w:val="22"/>
        </w:rPr>
        <w:t xml:space="preserve">include suboptimal </w:t>
      </w:r>
      <w:r w:rsidR="00655092" w:rsidRPr="0ECD4335">
        <w:rPr>
          <w:rFonts w:asciiTheme="majorBidi" w:hAnsiTheme="majorBidi" w:cstheme="majorBidi"/>
          <w:sz w:val="22"/>
          <w:szCs w:val="22"/>
        </w:rPr>
        <w:t xml:space="preserve">child feeding and caregiver practices </w:t>
      </w:r>
      <w:r w:rsidR="005E4168" w:rsidRPr="0ECD4335">
        <w:rPr>
          <w:rFonts w:asciiTheme="majorBidi" w:hAnsiTheme="majorBidi" w:cstheme="majorBidi"/>
          <w:sz w:val="22"/>
          <w:szCs w:val="22"/>
        </w:rPr>
        <w:t>f</w:t>
      </w:r>
      <w:r w:rsidR="00F51A2B" w:rsidRPr="0ECD4335">
        <w:rPr>
          <w:rFonts w:asciiTheme="majorBidi" w:hAnsiTheme="majorBidi" w:cstheme="majorBidi"/>
          <w:sz w:val="22"/>
          <w:szCs w:val="22"/>
        </w:rPr>
        <w:t xml:space="preserve">rom </w:t>
      </w:r>
      <w:r w:rsidR="71CF4053" w:rsidRPr="0ECD4335">
        <w:rPr>
          <w:rFonts w:asciiTheme="majorBidi" w:hAnsiTheme="majorBidi" w:cstheme="majorBidi"/>
          <w:sz w:val="22"/>
          <w:szCs w:val="22"/>
        </w:rPr>
        <w:t>mothers, lack of access to health</w:t>
      </w:r>
      <w:r w:rsidR="00416155" w:rsidRPr="0ECD4335">
        <w:rPr>
          <w:rFonts w:asciiTheme="majorBidi" w:hAnsiTheme="majorBidi" w:cstheme="majorBidi"/>
          <w:sz w:val="22"/>
          <w:szCs w:val="22"/>
        </w:rPr>
        <w:t xml:space="preserve">care </w:t>
      </w:r>
      <w:r w:rsidR="71CF4053" w:rsidRPr="0ECD4335">
        <w:rPr>
          <w:rFonts w:asciiTheme="majorBidi" w:hAnsiTheme="majorBidi" w:cstheme="majorBidi"/>
          <w:sz w:val="22"/>
          <w:szCs w:val="22"/>
        </w:rPr>
        <w:t>facilities, poverty, and food insecurity</w:t>
      </w:r>
      <w:r w:rsidR="0923B352" w:rsidRPr="0ECD4335">
        <w:rPr>
          <w:rFonts w:asciiTheme="majorBidi" w:hAnsiTheme="majorBidi" w:cstheme="majorBidi"/>
          <w:sz w:val="22"/>
          <w:szCs w:val="22"/>
        </w:rPr>
        <w:t xml:space="preserve">; </w:t>
      </w:r>
      <w:r w:rsidR="1159FFD2" w:rsidRPr="0ECD4335">
        <w:rPr>
          <w:rFonts w:asciiTheme="majorBidi" w:hAnsiTheme="majorBidi" w:cstheme="majorBidi"/>
          <w:sz w:val="22"/>
          <w:szCs w:val="22"/>
        </w:rPr>
        <w:t>T</w:t>
      </w:r>
      <w:r w:rsidR="0923B352" w:rsidRPr="0ECD4335">
        <w:rPr>
          <w:rFonts w:asciiTheme="majorBidi" w:hAnsiTheme="majorBidi" w:cstheme="majorBidi"/>
          <w:sz w:val="22"/>
          <w:szCs w:val="22"/>
        </w:rPr>
        <w:t xml:space="preserve">he </w:t>
      </w:r>
      <w:r w:rsidR="00416155" w:rsidRPr="0ECD4335">
        <w:rPr>
          <w:rFonts w:asciiTheme="majorBidi" w:hAnsiTheme="majorBidi" w:cstheme="majorBidi"/>
          <w:sz w:val="22"/>
          <w:szCs w:val="22"/>
        </w:rPr>
        <w:t>basic causes include limited information, political and economic insecurity, gender inequality, and the occurrence of natural disasters</w:t>
      </w:r>
      <w:r w:rsidR="006C70DE" w:rsidRPr="0ECD4335">
        <w:rPr>
          <w:rFonts w:asciiTheme="majorBidi" w:hAnsiTheme="majorBidi" w:cstheme="majorBidi"/>
          <w:sz w:val="22"/>
          <w:szCs w:val="22"/>
        </w:rPr>
        <w:t xml:space="preserve"> </w:t>
      </w:r>
      <w:r w:rsidR="00A45687" w:rsidRPr="0ECD4335">
        <w:rPr>
          <w:rFonts w:asciiTheme="majorBidi" w:hAnsiTheme="majorBidi" w:cstheme="majorBidi"/>
          <w:sz w:val="22"/>
          <w:szCs w:val="22"/>
        </w:rPr>
        <w:fldChar w:fldCharType="begin"/>
      </w:r>
      <w:r w:rsidR="002B3C49">
        <w:rPr>
          <w:rFonts w:asciiTheme="majorBidi" w:hAnsiTheme="majorBidi" w:cstheme="majorBidi"/>
          <w:sz w:val="22"/>
          <w:szCs w:val="22"/>
        </w:rPr>
        <w:instrText xml:space="preserve"> ADDIN ZOTERO_ITEM CSL_CITATION {"citationID":"xIaPKQc6","properties":{"formattedCitation":"[5]","plainCitation":"[5]","noteIndex":0},"citationItems":[{"id":2193,"uris":["http://zotero.org/users/3118180/items/GH6QM3XM"],"itemData":{"id":2193,"type":"article-journal","container-title":"South Sudan Medical Journal","ISSN":"2309-4613","issue":"2","journalAbbreviation":"South Sudan Medical Journal","page":"18-22","title":"Undernutrition in Adults and Children: causes, consequences and what we can do","volume":"1","author":[{"family":"Burgess","given":"Ann"}],"issued":{"date-parts":[["2008"]]}}}],"schema":"https://github.com/citation-style-language/schema/raw/master/csl-citation.json"} </w:instrText>
      </w:r>
      <w:r w:rsidR="00A45687" w:rsidRPr="0ECD4335">
        <w:rPr>
          <w:rFonts w:asciiTheme="majorBidi" w:hAnsiTheme="majorBidi" w:cstheme="majorBidi"/>
          <w:sz w:val="22"/>
          <w:szCs w:val="22"/>
        </w:rPr>
        <w:fldChar w:fldCharType="separate"/>
      </w:r>
      <w:r w:rsidR="00B62121" w:rsidRPr="0ECD4335">
        <w:rPr>
          <w:rFonts w:ascii="Times New Roman" w:hAnsi="Times New Roman" w:cs="Times New Roman"/>
          <w:sz w:val="22"/>
          <w:szCs w:val="22"/>
        </w:rPr>
        <w:t>[5]</w:t>
      </w:r>
      <w:r w:rsidR="00A45687" w:rsidRPr="0ECD4335">
        <w:rPr>
          <w:rFonts w:asciiTheme="majorBidi" w:hAnsiTheme="majorBidi" w:cstheme="majorBidi"/>
          <w:sz w:val="22"/>
          <w:szCs w:val="22"/>
        </w:rPr>
        <w:fldChar w:fldCharType="end"/>
      </w:r>
      <w:r w:rsidR="00812784" w:rsidRPr="0ECD4335">
        <w:rPr>
          <w:rFonts w:asciiTheme="majorBidi" w:hAnsiTheme="majorBidi" w:cstheme="majorBidi"/>
          <w:sz w:val="22"/>
          <w:szCs w:val="22"/>
        </w:rPr>
        <w:t>.</w:t>
      </w:r>
      <w:r w:rsidR="44681630" w:rsidRPr="0ECD4335">
        <w:rPr>
          <w:rFonts w:asciiTheme="majorBidi" w:hAnsiTheme="majorBidi" w:cstheme="majorBidi"/>
          <w:sz w:val="22"/>
          <w:szCs w:val="22"/>
        </w:rPr>
        <w:t xml:space="preserve"> </w:t>
      </w:r>
    </w:p>
    <w:p w14:paraId="43C19765" w14:textId="5ACB8F52" w:rsidR="00704B0D" w:rsidRPr="00A12542" w:rsidRDefault="11AF6F30" w:rsidP="0ECD4335">
      <w:pPr>
        <w:spacing w:line="360" w:lineRule="auto"/>
        <w:jc w:val="both"/>
        <w:rPr>
          <w:rFonts w:asciiTheme="majorBidi" w:hAnsiTheme="majorBidi" w:cstheme="majorBidi"/>
          <w:sz w:val="22"/>
          <w:szCs w:val="22"/>
        </w:rPr>
      </w:pPr>
      <w:r w:rsidRPr="0ECD4335">
        <w:rPr>
          <w:rFonts w:asciiTheme="majorBidi" w:hAnsiTheme="majorBidi" w:cstheme="majorBidi"/>
          <w:sz w:val="22"/>
          <w:szCs w:val="22"/>
        </w:rPr>
        <w:t xml:space="preserve">Different indexes of undernutrition measure different underlying development status. </w:t>
      </w:r>
      <w:r w:rsidR="2C1224D6" w:rsidRPr="0ECD4335">
        <w:rPr>
          <w:rFonts w:asciiTheme="majorBidi" w:hAnsiTheme="majorBidi" w:cstheme="majorBidi"/>
          <w:sz w:val="22"/>
          <w:szCs w:val="22"/>
        </w:rPr>
        <w:t>S</w:t>
      </w:r>
      <w:r w:rsidR="39E0D770" w:rsidRPr="0ECD4335">
        <w:rPr>
          <w:rFonts w:asciiTheme="majorBidi" w:hAnsiTheme="majorBidi" w:cstheme="majorBidi"/>
          <w:sz w:val="22"/>
          <w:szCs w:val="22"/>
        </w:rPr>
        <w:t>tunting indicates chronic malnutrition reflecting long-term nutrient deficiencies</w:t>
      </w:r>
      <w:r w:rsidR="7BCFCC9E" w:rsidRPr="0ECD4335">
        <w:rPr>
          <w:rFonts w:asciiTheme="majorBidi" w:hAnsiTheme="majorBidi" w:cstheme="majorBidi"/>
          <w:sz w:val="22"/>
          <w:szCs w:val="22"/>
        </w:rPr>
        <w:t xml:space="preserve"> and </w:t>
      </w:r>
      <w:r w:rsidR="00416155" w:rsidRPr="0ECD4335">
        <w:rPr>
          <w:rFonts w:asciiTheme="majorBidi" w:hAnsiTheme="majorBidi" w:cstheme="majorBidi"/>
          <w:sz w:val="22"/>
          <w:szCs w:val="22"/>
        </w:rPr>
        <w:t xml:space="preserve">is </w:t>
      </w:r>
      <w:r w:rsidR="033ED2D7" w:rsidRPr="0ECD4335">
        <w:rPr>
          <w:rFonts w:asciiTheme="majorBidi" w:hAnsiTheme="majorBidi" w:cstheme="majorBidi"/>
          <w:sz w:val="22"/>
          <w:szCs w:val="22"/>
        </w:rPr>
        <w:t xml:space="preserve">linked with </w:t>
      </w:r>
      <w:r w:rsidR="1BE5FBFD" w:rsidRPr="0ECD4335">
        <w:rPr>
          <w:rFonts w:asciiTheme="majorBidi" w:hAnsiTheme="majorBidi" w:cstheme="majorBidi"/>
          <w:sz w:val="22"/>
          <w:szCs w:val="22"/>
        </w:rPr>
        <w:t>delayed</w:t>
      </w:r>
      <w:r w:rsidR="033ED2D7" w:rsidRPr="0ECD4335">
        <w:rPr>
          <w:rFonts w:asciiTheme="majorBidi" w:hAnsiTheme="majorBidi" w:cstheme="majorBidi"/>
          <w:sz w:val="22"/>
          <w:szCs w:val="22"/>
        </w:rPr>
        <w:t xml:space="preserve"> motor development and impaired cognitive development</w:t>
      </w:r>
      <w:r w:rsidR="105F7948" w:rsidRPr="0ECD4335">
        <w:rPr>
          <w:rFonts w:asciiTheme="majorBidi" w:hAnsiTheme="majorBidi" w:cstheme="majorBidi"/>
          <w:sz w:val="22"/>
          <w:szCs w:val="22"/>
        </w:rPr>
        <w:t xml:space="preserve"> </w:t>
      </w:r>
      <w:r w:rsidR="44681630" w:rsidRPr="0ECD4335">
        <w:rPr>
          <w:rFonts w:asciiTheme="majorBidi" w:hAnsiTheme="majorBidi" w:cstheme="majorBidi"/>
          <w:sz w:val="22"/>
          <w:szCs w:val="22"/>
        </w:rPr>
        <w:fldChar w:fldCharType="begin"/>
      </w:r>
      <w:r w:rsidR="002B3C49">
        <w:rPr>
          <w:rFonts w:asciiTheme="majorBidi" w:hAnsiTheme="majorBidi" w:cstheme="majorBidi"/>
          <w:sz w:val="22"/>
          <w:szCs w:val="22"/>
        </w:rPr>
        <w:instrText xml:space="preserve"> ADDIN ZOTERO_ITEM CSL_CITATION {"citationID":"4llm4Dhj","properties":{"formattedCitation":"[6]","plainCitation":"[6]","noteIndex":0},"citationItems":[{"id":2192,"uris":["http://zotero.org/users/3118180/items/7CBI3G5Z"],"itemData":{"id":2192,"type":"article-journal","abstract":"Summary. Linear growth failure (stunting) in childhood is the most prevalent form of undernutrition globally. The debate continues as to whether children who become stunted before age 24 months can catch up in growth and cognitive functions later in their lives. The potentially irreparable physical and neurocognitive damage that accompanies stunted growth is a major obstacle to human development. This review aims at evaluation and summarizing the published research covering the different aspects of stunting from childhood to adulthood.","container-title":"Acta Bio Medica Atenei Parmensis","DOI":"10.23750/abm.v92i1.11346","ISSN":"25316745, 03924203","issue":"1","language":"eng","page":"11346","source":"DOI.org (CSL JSON)","title":"Early and Long-term Consequences of Nutritional Stunting: From Childhood to Adulthood: Early and Long-term Consequences of Nutritional Stunting","title-short":"Early and Long-term Consequences of Nutritional Stunting","volume":"92","author":[{"family":"De Sanctis","given":"Vincenzo"},{"family":"Soliman","given":"Ashraf"},{"family":"Alaaraj","given":"Nada"},{"family":"Ahmed","given":"Shayma"},{"family":"Alyafei","given":"Fawziya"},{"family":"Hamed","given":"Noor"}],"issued":{"date-parts":[["2021",2,16]]}}}],"schema":"https://github.com/citation-style-language/schema/raw/master/csl-citation.json"} </w:instrText>
      </w:r>
      <w:r w:rsidR="44681630" w:rsidRPr="0ECD4335">
        <w:rPr>
          <w:rFonts w:asciiTheme="majorBidi" w:hAnsiTheme="majorBidi" w:cstheme="majorBidi"/>
          <w:sz w:val="22"/>
          <w:szCs w:val="22"/>
        </w:rPr>
        <w:fldChar w:fldCharType="separate"/>
      </w:r>
      <w:r w:rsidR="00B62121" w:rsidRPr="0ECD4335">
        <w:rPr>
          <w:rFonts w:ascii="Times New Roman" w:hAnsi="Times New Roman" w:cs="Times New Roman"/>
          <w:sz w:val="22"/>
          <w:szCs w:val="22"/>
        </w:rPr>
        <w:t>[6]</w:t>
      </w:r>
      <w:r w:rsidR="44681630" w:rsidRPr="0ECD4335">
        <w:rPr>
          <w:rFonts w:asciiTheme="majorBidi" w:hAnsiTheme="majorBidi" w:cstheme="majorBidi"/>
          <w:sz w:val="22"/>
          <w:szCs w:val="22"/>
        </w:rPr>
        <w:fldChar w:fldCharType="end"/>
      </w:r>
      <w:r w:rsidR="1B5E89C0" w:rsidRPr="0ECD4335">
        <w:rPr>
          <w:rFonts w:asciiTheme="majorBidi" w:hAnsiTheme="majorBidi" w:cstheme="majorBidi"/>
          <w:sz w:val="22"/>
          <w:szCs w:val="22"/>
        </w:rPr>
        <w:t>.</w:t>
      </w:r>
      <w:r w:rsidR="00416155" w:rsidRPr="0ECD4335">
        <w:rPr>
          <w:rFonts w:asciiTheme="majorBidi" w:hAnsiTheme="majorBidi" w:cstheme="majorBidi"/>
          <w:sz w:val="22"/>
          <w:szCs w:val="22"/>
        </w:rPr>
        <w:t xml:space="preserve"> </w:t>
      </w:r>
      <w:r w:rsidR="6817BA77" w:rsidRPr="0ECD4335">
        <w:rPr>
          <w:rFonts w:asciiTheme="majorBidi" w:hAnsiTheme="majorBidi" w:cstheme="majorBidi"/>
          <w:sz w:val="22"/>
          <w:szCs w:val="22"/>
        </w:rPr>
        <w:t>W</w:t>
      </w:r>
      <w:r w:rsidR="39E0D770" w:rsidRPr="0ECD4335">
        <w:rPr>
          <w:rFonts w:asciiTheme="majorBidi" w:hAnsiTheme="majorBidi" w:cstheme="majorBidi"/>
          <w:sz w:val="22"/>
          <w:szCs w:val="22"/>
        </w:rPr>
        <w:t xml:space="preserve">asting </w:t>
      </w:r>
      <w:r w:rsidR="60DD9698" w:rsidRPr="0ECD4335">
        <w:rPr>
          <w:rFonts w:asciiTheme="majorBidi" w:hAnsiTheme="majorBidi" w:cstheme="majorBidi"/>
          <w:sz w:val="22"/>
          <w:szCs w:val="22"/>
        </w:rPr>
        <w:t>indicates</w:t>
      </w:r>
      <w:r w:rsidR="39E0D770" w:rsidRPr="0ECD4335">
        <w:rPr>
          <w:rFonts w:asciiTheme="majorBidi" w:hAnsiTheme="majorBidi" w:cstheme="majorBidi"/>
          <w:sz w:val="22"/>
          <w:szCs w:val="22"/>
        </w:rPr>
        <w:t xml:space="preserve"> acute malnutrition associated with recent severe food shortages or illnesses leading to weight loss</w:t>
      </w:r>
      <w:r w:rsidR="3591207A" w:rsidRPr="0ECD4335">
        <w:rPr>
          <w:rFonts w:asciiTheme="majorBidi" w:hAnsiTheme="majorBidi" w:cstheme="majorBidi"/>
          <w:sz w:val="22"/>
          <w:szCs w:val="22"/>
        </w:rPr>
        <w:t xml:space="preserve"> and is a strong </w:t>
      </w:r>
      <w:r w:rsidR="28A2EBA7" w:rsidRPr="0ECD4335">
        <w:rPr>
          <w:rFonts w:asciiTheme="majorBidi" w:hAnsiTheme="majorBidi" w:cstheme="majorBidi"/>
          <w:sz w:val="22"/>
          <w:szCs w:val="22"/>
        </w:rPr>
        <w:t>predictor of mortality</w:t>
      </w:r>
      <w:r w:rsidR="006C70DE" w:rsidRPr="0ECD4335">
        <w:rPr>
          <w:rFonts w:asciiTheme="majorBidi" w:hAnsiTheme="majorBidi" w:cstheme="majorBidi"/>
          <w:sz w:val="22"/>
          <w:szCs w:val="22"/>
        </w:rPr>
        <w:t xml:space="preserve"> </w:t>
      </w:r>
      <w:r w:rsidR="44681630" w:rsidRPr="0ECD4335">
        <w:rPr>
          <w:rFonts w:asciiTheme="majorBidi" w:hAnsiTheme="majorBidi" w:cstheme="majorBidi"/>
          <w:sz w:val="22"/>
          <w:szCs w:val="22"/>
        </w:rPr>
        <w:fldChar w:fldCharType="begin"/>
      </w:r>
      <w:r w:rsidR="002B3C49">
        <w:rPr>
          <w:rFonts w:asciiTheme="majorBidi" w:hAnsiTheme="majorBidi" w:cstheme="majorBidi"/>
          <w:sz w:val="22"/>
          <w:szCs w:val="22"/>
        </w:rPr>
        <w:instrText xml:space="preserve"> ADDIN ZOTERO_ITEM CSL_CITATION {"citationID":"9ArEitc5","properties":{"formattedCitation":"[6]","plainCitation":"[6]","noteIndex":0},"citationItems":[{"id":2192,"uris":["http://zotero.org/users/3118180/items/7CBI3G5Z"],"itemData":{"id":2192,"type":"article-journal","abstract":"Summary. Linear growth failure (stunting) in childhood is the most prevalent form of undernutrition globally. The debate continues as to whether children who become stunted before age 24 months can catch up in growth and cognitive functions later in their lives. The potentially irreparable physical and neurocognitive damage that accompanies stunted growth is a major obstacle to human development. This review aims at evaluation and summarizing the published research covering the different aspects of stunting from childhood to adulthood.","container-title":"Acta Bio Medica Atenei Parmensis","DOI":"10.23750/abm.v92i1.11346","ISSN":"25316745, 03924203","issue":"1","language":"eng","page":"11346","source":"DOI.org (CSL JSON)","title":"Early and Long-term Consequences of Nutritional Stunting: From Childhood to Adulthood: Early and Long-term Consequences of Nutritional Stunting","title-short":"Early and Long-term Consequences of Nutritional Stunting","volume":"92","author":[{"family":"De Sanctis","given":"Vincenzo"},{"family":"Soliman","given":"Ashraf"},{"family":"Alaaraj","given":"Nada"},{"family":"Ahmed","given":"Shayma"},{"family":"Alyafei","given":"Fawziya"},{"family":"Hamed","given":"Noor"}],"issued":{"date-parts":[["2021",2,16]]}}}],"schema":"https://github.com/citation-style-language/schema/raw/master/csl-citation.json"} </w:instrText>
      </w:r>
      <w:r w:rsidR="44681630" w:rsidRPr="0ECD4335">
        <w:rPr>
          <w:rFonts w:asciiTheme="majorBidi" w:hAnsiTheme="majorBidi" w:cstheme="majorBidi"/>
          <w:sz w:val="22"/>
          <w:szCs w:val="22"/>
        </w:rPr>
        <w:fldChar w:fldCharType="separate"/>
      </w:r>
      <w:r w:rsidR="00B62121" w:rsidRPr="0ECD4335">
        <w:rPr>
          <w:rFonts w:ascii="Times New Roman" w:hAnsi="Times New Roman" w:cs="Times New Roman"/>
          <w:sz w:val="22"/>
          <w:szCs w:val="22"/>
        </w:rPr>
        <w:t>[6]</w:t>
      </w:r>
      <w:r w:rsidR="44681630" w:rsidRPr="0ECD4335">
        <w:rPr>
          <w:rFonts w:asciiTheme="majorBidi" w:hAnsiTheme="majorBidi" w:cstheme="majorBidi"/>
          <w:sz w:val="22"/>
          <w:szCs w:val="22"/>
        </w:rPr>
        <w:fldChar w:fldCharType="end"/>
      </w:r>
      <w:r w:rsidR="39E0D770" w:rsidRPr="0ECD4335">
        <w:rPr>
          <w:rFonts w:asciiTheme="majorBidi" w:hAnsiTheme="majorBidi" w:cstheme="majorBidi"/>
          <w:sz w:val="22"/>
          <w:szCs w:val="22"/>
        </w:rPr>
        <w:t xml:space="preserve">. </w:t>
      </w:r>
      <w:r w:rsidR="266B1EA7" w:rsidRPr="0ECD4335">
        <w:rPr>
          <w:rFonts w:asciiTheme="majorBidi" w:hAnsiTheme="majorBidi" w:cstheme="majorBidi"/>
          <w:sz w:val="22"/>
          <w:szCs w:val="22"/>
        </w:rPr>
        <w:t>Underweight</w:t>
      </w:r>
      <w:r w:rsidR="65A4AB42" w:rsidRPr="0ECD4335">
        <w:rPr>
          <w:rFonts w:asciiTheme="majorBidi" w:hAnsiTheme="majorBidi" w:cstheme="majorBidi"/>
          <w:sz w:val="22"/>
          <w:szCs w:val="22"/>
        </w:rPr>
        <w:t xml:space="preserve"> </w:t>
      </w:r>
      <w:r w:rsidR="0F98C049" w:rsidRPr="0ECD4335">
        <w:rPr>
          <w:rFonts w:asciiTheme="majorBidi" w:hAnsiTheme="majorBidi" w:cstheme="majorBidi"/>
          <w:sz w:val="22"/>
          <w:szCs w:val="22"/>
        </w:rPr>
        <w:t>combines information about linear growth obstruction and weight for length</w:t>
      </w:r>
      <w:r w:rsidR="00416155" w:rsidRPr="0ECD4335">
        <w:rPr>
          <w:rFonts w:asciiTheme="majorBidi" w:hAnsiTheme="majorBidi" w:cstheme="majorBidi"/>
          <w:sz w:val="22"/>
          <w:szCs w:val="22"/>
        </w:rPr>
        <w:t xml:space="preserve"> or </w:t>
      </w:r>
      <w:r w:rsidR="0F98C049" w:rsidRPr="0ECD4335">
        <w:rPr>
          <w:rFonts w:asciiTheme="majorBidi" w:hAnsiTheme="majorBidi" w:cstheme="majorBidi"/>
          <w:sz w:val="22"/>
          <w:szCs w:val="22"/>
        </w:rPr>
        <w:t>height</w:t>
      </w:r>
      <w:r w:rsidR="008A7783">
        <w:rPr>
          <w:rFonts w:asciiTheme="majorBidi" w:hAnsiTheme="majorBidi" w:cstheme="majorBidi"/>
          <w:sz w:val="22"/>
          <w:szCs w:val="22"/>
        </w:rPr>
        <w:t xml:space="preserve"> </w:t>
      </w:r>
      <w:r w:rsidR="44681630" w:rsidRPr="0ECD4335">
        <w:rPr>
          <w:rFonts w:asciiTheme="majorBidi" w:hAnsiTheme="majorBidi" w:cstheme="majorBidi"/>
          <w:sz w:val="22"/>
          <w:szCs w:val="22"/>
        </w:rPr>
        <w:fldChar w:fldCharType="begin"/>
      </w:r>
      <w:r w:rsidR="002B3C49">
        <w:rPr>
          <w:rFonts w:asciiTheme="majorBidi" w:hAnsiTheme="majorBidi" w:cstheme="majorBidi"/>
          <w:sz w:val="22"/>
          <w:szCs w:val="22"/>
        </w:rPr>
        <w:instrText xml:space="preserve"> ADDIN ZOTERO_ITEM CSL_CITATION {"citationID":"bII6XLLt","properties":{"formattedCitation":"[7]","plainCitation":"[7]","noteIndex":0},"citationItems":[{"id":2060,"uris":["http://zotero.org/users/3118180/items/CS9YR9T7"],"itemData":{"id":2060,"type":"webpage","abstract":"Malnutrition refers to deficiencies, excesses, or imbalances in a person’s intake of energy and/or nutrients. The term malnutrition addresses 3 broad groups of conditions: undernutrition, which includes wasting (low weight-for-height), stunting (low height-for-age) and underweight (low weight-for-age); micronutrient-related malnutrition, which includes micronutrient deficiencies (a lack of important vitamins and minerals) or micronutrient excess; and overweight, obesity and diet-related noncommunicable diseases (such as heart disease, stroke, diabetes and some cancers).","language":"en","title":"Fact sheets - Malnutrition","URL":"https://www.who.int/news-room/fact-sheets/detail/malnutrition","accessed":{"date-parts":[["2024",11,2]]}}}],"schema":"https://github.com/citation-style-language/schema/raw/master/csl-citation.json"} </w:instrText>
      </w:r>
      <w:r w:rsidR="44681630" w:rsidRPr="0ECD4335">
        <w:rPr>
          <w:rFonts w:asciiTheme="majorBidi" w:hAnsiTheme="majorBidi" w:cstheme="majorBidi"/>
          <w:sz w:val="22"/>
          <w:szCs w:val="22"/>
        </w:rPr>
        <w:fldChar w:fldCharType="separate"/>
      </w:r>
      <w:r w:rsidR="00B62121" w:rsidRPr="0ECD4335">
        <w:rPr>
          <w:rFonts w:ascii="Times New Roman" w:hAnsi="Times New Roman" w:cs="Times New Roman"/>
          <w:sz w:val="22"/>
          <w:szCs w:val="22"/>
        </w:rPr>
        <w:t>[7]</w:t>
      </w:r>
      <w:r w:rsidR="44681630" w:rsidRPr="0ECD4335">
        <w:rPr>
          <w:rFonts w:asciiTheme="majorBidi" w:hAnsiTheme="majorBidi" w:cstheme="majorBidi"/>
          <w:sz w:val="22"/>
          <w:szCs w:val="22"/>
        </w:rPr>
        <w:fldChar w:fldCharType="end"/>
      </w:r>
      <w:r w:rsidR="28A2EBA7" w:rsidRPr="0ECD4335">
        <w:rPr>
          <w:rFonts w:asciiTheme="majorBidi" w:hAnsiTheme="majorBidi" w:cstheme="majorBidi"/>
          <w:sz w:val="22"/>
          <w:szCs w:val="22"/>
        </w:rPr>
        <w:t>.</w:t>
      </w:r>
    </w:p>
    <w:p w14:paraId="385B8EF4" w14:textId="6BE5D9E5" w:rsidR="00066254" w:rsidRPr="00A12542" w:rsidRDefault="39E0D770" w:rsidP="0ECD4335">
      <w:pPr>
        <w:spacing w:line="360" w:lineRule="auto"/>
        <w:jc w:val="both"/>
        <w:rPr>
          <w:rFonts w:asciiTheme="majorBidi" w:hAnsiTheme="majorBidi" w:cstheme="majorBidi"/>
          <w:sz w:val="22"/>
          <w:szCs w:val="22"/>
        </w:rPr>
      </w:pPr>
      <w:r w:rsidRPr="0ECD4335">
        <w:rPr>
          <w:rFonts w:asciiTheme="majorBidi" w:hAnsiTheme="majorBidi" w:cstheme="majorBidi"/>
          <w:sz w:val="22"/>
          <w:szCs w:val="22"/>
        </w:rPr>
        <w:t>Anemia</w:t>
      </w:r>
      <w:r w:rsidR="00FA0149" w:rsidRPr="0ECD4335">
        <w:rPr>
          <w:rFonts w:asciiTheme="majorBidi" w:hAnsiTheme="majorBidi" w:cstheme="majorBidi"/>
          <w:sz w:val="22"/>
          <w:szCs w:val="22"/>
        </w:rPr>
        <w:t xml:space="preserve">, particularly iron </w:t>
      </w:r>
      <w:r w:rsidR="00AD5F93" w:rsidRPr="0ECD4335">
        <w:rPr>
          <w:rFonts w:asciiTheme="majorBidi" w:hAnsiTheme="majorBidi" w:cstheme="majorBidi"/>
          <w:sz w:val="22"/>
          <w:szCs w:val="22"/>
        </w:rPr>
        <w:t>deficiency</w:t>
      </w:r>
      <w:r w:rsidR="00416155" w:rsidRPr="0ECD4335">
        <w:rPr>
          <w:rFonts w:asciiTheme="majorBidi" w:hAnsiTheme="majorBidi" w:cstheme="majorBidi"/>
          <w:sz w:val="22"/>
          <w:szCs w:val="22"/>
        </w:rPr>
        <w:t xml:space="preserve"> anemia</w:t>
      </w:r>
      <w:r w:rsidR="00AD5F93" w:rsidRPr="0ECD4335">
        <w:rPr>
          <w:rFonts w:asciiTheme="majorBidi" w:hAnsiTheme="majorBidi" w:cstheme="majorBidi"/>
          <w:sz w:val="22"/>
          <w:szCs w:val="22"/>
        </w:rPr>
        <w:t>, is</w:t>
      </w:r>
      <w:r w:rsidR="2CFFC31C" w:rsidRPr="0ECD4335">
        <w:rPr>
          <w:rFonts w:asciiTheme="majorBidi" w:hAnsiTheme="majorBidi" w:cstheme="majorBidi"/>
          <w:sz w:val="22"/>
          <w:szCs w:val="22"/>
        </w:rPr>
        <w:t xml:space="preserve"> </w:t>
      </w:r>
      <w:r w:rsidR="00416155" w:rsidRPr="0ECD4335">
        <w:rPr>
          <w:rFonts w:asciiTheme="majorBidi" w:hAnsiTheme="majorBidi" w:cstheme="majorBidi"/>
          <w:sz w:val="22"/>
          <w:szCs w:val="22"/>
        </w:rPr>
        <w:t>another</w:t>
      </w:r>
      <w:r w:rsidR="63252C92" w:rsidRPr="0ECD4335">
        <w:rPr>
          <w:rFonts w:asciiTheme="majorBidi" w:hAnsiTheme="majorBidi" w:cstheme="majorBidi"/>
          <w:sz w:val="22"/>
          <w:szCs w:val="22"/>
        </w:rPr>
        <w:t xml:space="preserve"> common</w:t>
      </w:r>
      <w:r w:rsidR="2CFFC31C" w:rsidRPr="0ECD4335">
        <w:rPr>
          <w:rFonts w:asciiTheme="majorBidi" w:hAnsiTheme="majorBidi" w:cstheme="majorBidi"/>
          <w:sz w:val="22"/>
          <w:szCs w:val="22"/>
        </w:rPr>
        <w:t xml:space="preserve"> </w:t>
      </w:r>
      <w:r w:rsidR="00416155" w:rsidRPr="0ECD4335">
        <w:rPr>
          <w:rFonts w:asciiTheme="majorBidi" w:hAnsiTheme="majorBidi" w:cstheme="majorBidi"/>
          <w:sz w:val="22"/>
          <w:szCs w:val="22"/>
        </w:rPr>
        <w:t xml:space="preserve">and pressing public </w:t>
      </w:r>
      <w:r w:rsidR="2CFFC31C" w:rsidRPr="0ECD4335">
        <w:rPr>
          <w:rFonts w:asciiTheme="majorBidi" w:hAnsiTheme="majorBidi" w:cstheme="majorBidi"/>
          <w:sz w:val="22"/>
          <w:szCs w:val="22"/>
        </w:rPr>
        <w:t xml:space="preserve">health </w:t>
      </w:r>
      <w:r w:rsidR="00416155" w:rsidRPr="0ECD4335">
        <w:rPr>
          <w:rFonts w:asciiTheme="majorBidi" w:hAnsiTheme="majorBidi" w:cstheme="majorBidi"/>
          <w:sz w:val="22"/>
          <w:szCs w:val="22"/>
        </w:rPr>
        <w:t>concern</w:t>
      </w:r>
      <w:r w:rsidR="2CFFC31C" w:rsidRPr="0ECD4335">
        <w:rPr>
          <w:rFonts w:asciiTheme="majorBidi" w:hAnsiTheme="majorBidi" w:cstheme="majorBidi"/>
          <w:sz w:val="22"/>
          <w:szCs w:val="22"/>
        </w:rPr>
        <w:t xml:space="preserve"> among </w:t>
      </w:r>
      <w:r w:rsidR="6C72E75F" w:rsidRPr="0ECD4335">
        <w:rPr>
          <w:rFonts w:asciiTheme="majorBidi" w:hAnsiTheme="majorBidi" w:cstheme="majorBidi"/>
          <w:sz w:val="22"/>
          <w:szCs w:val="22"/>
        </w:rPr>
        <w:t xml:space="preserve">children </w:t>
      </w:r>
      <w:r w:rsidR="0021451E" w:rsidRPr="0ECD4335">
        <w:rPr>
          <w:rFonts w:asciiTheme="majorBidi" w:hAnsiTheme="majorBidi" w:cstheme="majorBidi"/>
          <w:sz w:val="22"/>
          <w:szCs w:val="22"/>
        </w:rPr>
        <w:t>U-5</w:t>
      </w:r>
      <w:r w:rsidR="6C72E75F" w:rsidRPr="0ECD4335">
        <w:rPr>
          <w:rFonts w:asciiTheme="majorBidi" w:hAnsiTheme="majorBidi" w:cstheme="majorBidi"/>
          <w:sz w:val="22"/>
          <w:szCs w:val="22"/>
        </w:rPr>
        <w:t xml:space="preserve"> </w:t>
      </w:r>
      <w:r w:rsidR="04020C5D" w:rsidRPr="0ECD4335">
        <w:rPr>
          <w:rFonts w:asciiTheme="majorBidi" w:hAnsiTheme="majorBidi" w:cstheme="majorBidi"/>
          <w:sz w:val="22"/>
          <w:szCs w:val="22"/>
        </w:rPr>
        <w:t>in low</w:t>
      </w:r>
      <w:r w:rsidR="75C4D0BE" w:rsidRPr="0ECD4335">
        <w:rPr>
          <w:rFonts w:asciiTheme="majorBidi" w:hAnsiTheme="majorBidi" w:cstheme="majorBidi"/>
          <w:sz w:val="22"/>
          <w:szCs w:val="22"/>
        </w:rPr>
        <w:t xml:space="preserve">-, middle- and </w:t>
      </w:r>
      <w:r w:rsidR="75EC1143" w:rsidRPr="0ECD4335">
        <w:rPr>
          <w:rFonts w:asciiTheme="majorBidi" w:hAnsiTheme="majorBidi" w:cstheme="majorBidi"/>
          <w:sz w:val="22"/>
          <w:szCs w:val="22"/>
        </w:rPr>
        <w:t>high-income</w:t>
      </w:r>
      <w:r w:rsidR="75C4D0BE" w:rsidRPr="0ECD4335">
        <w:rPr>
          <w:rFonts w:asciiTheme="majorBidi" w:hAnsiTheme="majorBidi" w:cstheme="majorBidi"/>
          <w:sz w:val="22"/>
          <w:szCs w:val="22"/>
        </w:rPr>
        <w:t xml:space="preserve"> countries</w:t>
      </w:r>
      <w:r w:rsidR="2CFFC31C" w:rsidRPr="0ECD4335">
        <w:rPr>
          <w:rFonts w:asciiTheme="majorBidi" w:hAnsiTheme="majorBidi" w:cstheme="majorBidi"/>
          <w:sz w:val="22"/>
          <w:szCs w:val="22"/>
        </w:rPr>
        <w:t>.</w:t>
      </w:r>
      <w:r w:rsidR="2E28CE8E" w:rsidRPr="0ECD4335">
        <w:rPr>
          <w:rFonts w:asciiTheme="majorBidi" w:hAnsiTheme="majorBidi" w:cstheme="majorBidi"/>
          <w:sz w:val="22"/>
          <w:szCs w:val="22"/>
        </w:rPr>
        <w:t xml:space="preserve"> </w:t>
      </w:r>
      <w:r w:rsidR="00564F3A" w:rsidRPr="0ECD4335">
        <w:rPr>
          <w:rFonts w:asciiTheme="majorBidi" w:hAnsiTheme="majorBidi" w:cstheme="majorBidi"/>
          <w:sz w:val="22"/>
          <w:szCs w:val="22"/>
        </w:rPr>
        <w:t>It</w:t>
      </w:r>
      <w:r w:rsidR="75EC1143" w:rsidRPr="0ECD4335">
        <w:rPr>
          <w:rFonts w:asciiTheme="majorBidi" w:hAnsiTheme="majorBidi" w:cstheme="majorBidi"/>
          <w:sz w:val="22"/>
          <w:szCs w:val="22"/>
        </w:rPr>
        <w:t xml:space="preserve"> </w:t>
      </w:r>
      <w:r w:rsidR="0019668C" w:rsidRPr="0ECD4335">
        <w:rPr>
          <w:rFonts w:asciiTheme="majorBidi" w:hAnsiTheme="majorBidi" w:cstheme="majorBidi"/>
          <w:sz w:val="22"/>
          <w:szCs w:val="22"/>
        </w:rPr>
        <w:t>results from</w:t>
      </w:r>
      <w:r w:rsidR="75EC1143" w:rsidRPr="0ECD4335">
        <w:rPr>
          <w:rFonts w:asciiTheme="majorBidi" w:hAnsiTheme="majorBidi" w:cstheme="majorBidi"/>
          <w:sz w:val="22"/>
          <w:szCs w:val="22"/>
        </w:rPr>
        <w:t xml:space="preserve"> poor nutrition</w:t>
      </w:r>
      <w:r w:rsidR="0019668C" w:rsidRPr="0ECD4335">
        <w:rPr>
          <w:rFonts w:asciiTheme="majorBidi" w:hAnsiTheme="majorBidi" w:cstheme="majorBidi"/>
          <w:sz w:val="22"/>
          <w:szCs w:val="22"/>
        </w:rPr>
        <w:t xml:space="preserve"> and has</w:t>
      </w:r>
      <w:r w:rsidR="2E28CE8E" w:rsidRPr="0ECD4335">
        <w:rPr>
          <w:rFonts w:asciiTheme="majorBidi" w:hAnsiTheme="majorBidi" w:cstheme="majorBidi"/>
          <w:sz w:val="22"/>
          <w:szCs w:val="22"/>
        </w:rPr>
        <w:t xml:space="preserve"> </w:t>
      </w:r>
      <w:r w:rsidR="0D679B19" w:rsidRPr="0ECD4335">
        <w:rPr>
          <w:rFonts w:asciiTheme="majorBidi" w:hAnsiTheme="majorBidi" w:cstheme="majorBidi"/>
          <w:sz w:val="22"/>
          <w:szCs w:val="22"/>
        </w:rPr>
        <w:t>severe</w:t>
      </w:r>
      <w:r w:rsidR="2E28CE8E" w:rsidRPr="0ECD4335">
        <w:rPr>
          <w:rFonts w:asciiTheme="majorBidi" w:hAnsiTheme="majorBidi" w:cstheme="majorBidi"/>
          <w:sz w:val="22"/>
          <w:szCs w:val="22"/>
        </w:rPr>
        <w:t xml:space="preserve"> adverse health consequences </w:t>
      </w:r>
      <w:r w:rsidR="00AD5F93" w:rsidRPr="0ECD4335">
        <w:rPr>
          <w:rFonts w:asciiTheme="majorBidi" w:hAnsiTheme="majorBidi" w:cstheme="majorBidi"/>
          <w:sz w:val="22"/>
          <w:szCs w:val="22"/>
        </w:rPr>
        <w:t>including</w:t>
      </w:r>
      <w:r w:rsidR="21E64E3B" w:rsidRPr="0ECD4335">
        <w:rPr>
          <w:rFonts w:asciiTheme="majorBidi" w:hAnsiTheme="majorBidi" w:cstheme="majorBidi"/>
          <w:sz w:val="22"/>
          <w:szCs w:val="22"/>
        </w:rPr>
        <w:t xml:space="preserve"> impaired cognitive development, </w:t>
      </w:r>
      <w:r w:rsidR="75EC1143" w:rsidRPr="0ECD4335">
        <w:rPr>
          <w:rFonts w:asciiTheme="majorBidi" w:hAnsiTheme="majorBidi" w:cstheme="majorBidi"/>
          <w:sz w:val="22"/>
          <w:szCs w:val="22"/>
        </w:rPr>
        <w:t>impaired immunity,</w:t>
      </w:r>
      <w:r w:rsidR="21E64E3B" w:rsidRPr="0ECD4335">
        <w:rPr>
          <w:rFonts w:asciiTheme="majorBidi" w:hAnsiTheme="majorBidi" w:cstheme="majorBidi"/>
          <w:sz w:val="22"/>
          <w:szCs w:val="22"/>
        </w:rPr>
        <w:t xml:space="preserve"> disability,</w:t>
      </w:r>
      <w:r w:rsidR="75EC1143" w:rsidRPr="0ECD4335">
        <w:rPr>
          <w:rFonts w:asciiTheme="majorBidi" w:hAnsiTheme="majorBidi" w:cstheme="majorBidi"/>
          <w:sz w:val="22"/>
          <w:szCs w:val="22"/>
        </w:rPr>
        <w:t xml:space="preserve"> and increased risk of morbidity and mortality</w:t>
      </w:r>
      <w:r w:rsidR="5C5CE37B" w:rsidRPr="0ECD4335">
        <w:rPr>
          <w:rFonts w:asciiTheme="majorBidi" w:hAnsiTheme="majorBidi" w:cstheme="majorBidi"/>
          <w:sz w:val="22"/>
          <w:szCs w:val="22"/>
        </w:rPr>
        <w:t xml:space="preserve"> </w:t>
      </w:r>
      <w:r w:rsidR="00F26A55" w:rsidRPr="0ECD4335">
        <w:rPr>
          <w:rFonts w:asciiTheme="majorBidi" w:hAnsiTheme="majorBidi" w:cstheme="majorBidi"/>
          <w:sz w:val="22"/>
          <w:szCs w:val="22"/>
        </w:rPr>
        <w:fldChar w:fldCharType="begin"/>
      </w:r>
      <w:r w:rsidR="002B3C49">
        <w:rPr>
          <w:rFonts w:asciiTheme="majorBidi" w:hAnsiTheme="majorBidi" w:cstheme="majorBidi"/>
          <w:sz w:val="22"/>
          <w:szCs w:val="22"/>
        </w:rPr>
        <w:instrText xml:space="preserve"> ADDIN ZOTERO_ITEM CSL_CITATION {"citationID":"KqpQTvI2","properties":{"formattedCitation":"[8\\uc0\\u8211{}10]","plainCitation":"[8–10]","noteIndex":0},"citationItems":[{"id":2101,"uris":["http://zotero.org/users/3118180/items/M6NDKQ9D"],"itemData":{"id":2101,"type":"article-journal","abstract":"Key Points\n            Anemia accounted for 8.8% of the total disability from all conditions in 2010. Children &lt;5 years and women still have the highest burden. Although iron-deficiency anemia is the most common etiology globally, other leading causes of anemia vary widely by geography, age, and sex.","container-title":"Blood","DOI":"10.1182/blood-2013-06-508325","ISSN":"0006-4971, 1528-0020","issue":"5","language":"en","page":"615-624","source":"DOI.org (Crossref)","title":"A systematic analysis of global anemia burden from 1990 to 2010","volume":"123","author":[{"family":"Kassebaum","given":"Nicholas J."},{"family":"Jasrasaria","given":"Rashmi"},{"family":"Naghavi","given":"Mohsen"},{"family":"Wulf","given":"Sarah K."},{"family":"Johns","given":"Nicole"},{"family":"Lozano","given":"Rafael"},{"family":"Regan","given":"Mathilda"},{"family":"Weatherall","given":"David"},{"family":"Chou","given":"David P."},{"family":"Eisele","given":"Thomas P."},{"family":"Flaxman","given":"Seth R."},{"family":"Pullan","given":"Rachel L."},{"family":"Brooker","given":"Simon J."},{"family":"Murray","given":"Christopher J. L."}],"issued":{"date-parts":[["2014",1,30]]}},"label":"page"},{"id":2106,"uris":["http://zotero.org/users/3118180/items/6J22GFDZ"],"itemData":{"id":2106,"type":"article-journal","abstract":"OBJECTIVES: Prevalence of under-nutrition is very high in India. Under-nutrition is a result of interplay between different immediate, underlying, and basic causes. The study was conducted with the objective to identify significant predictors of stunting, wasting, and underweight.\nMETHODS: Cross-sectional studies with 2299 children from five high-burden pockets of four Indian states were conducted. Primary data on their anthropometric measurements along with their households' demographic and socioeconomic characteristics were collected. Binary logistic regression analyses were performed to examine the predictors of stunting, wasting, and underweight.\nRESULTS: Results show very high prevalence of stunting, wasting, and underweight in all five regions covered in the study. Multivariate analyses show that food security, use of toilets, and low body mass index status of mothers were the major predictors of stunting and underweight among children. Acute respiratory infection disease was the major predictor of underweight and diarrhea was the major predictor of stunting. Younger children (&lt;24 months) had lower odds of underweight and stunting compared to older children (24-59 months). The analyses showed higher odds of wasting among male children. Regional variations were also seen in the study with higher odds of underweight and wasting in Khuntpani block and higher odds of stunting in Naraini block.\nCONCLUSION: The above findings indicate that for comprehensively addressing child under-nutrition, it is very important to address maternal nutrition, improve food security, and reduce poverty status, provide better water and sanitation facility to the community, control infections, and address regional disparity.","container-title":"Indian Journal of Community Medicine: Official Publication of Indian Association of Preventive &amp; Social Medicine","DOI":"10.4103/ijcm.IJCM_151_18","ISSN":"0970-0218","issue":"4","journalAbbreviation":"Indian J Community Med","language":"eng","note":"PMID: 30662180\nPMCID: PMC6319291","page":"279-283","source":"PubMed","title":"Determinants of Stunting, Wasting, and Underweight in Five High-Burden Pockets of Four Indian States","volume":"43","author":[{"family":"Sinha","given":"Rajesh Kumar"},{"family":"Dua","given":"Richa"},{"family":"Bijalwan","given":"Vasundhara"},{"family":"Rohatgi","given":"Shivani"},{"family":"Kumar","given":"Praveen"}],"issued":{"date-parts":[["2018"]]}},"label":"page"},{"id":2103,"uris":["http://zotero.org/users/3118180/items/DVPIRZFI"],"itemData":{"id":2103,"type":"article-journal","abstract":"BACKGROUND: Anemia is a global public health problem but the burden of anemia is disproportionately borne among children in developing countries. Anemia in early stages of life has serious consequences on the growth and development of the children. We examine the prevalence of anemia, possible association between anemia and different socio-economic, demographic, health and other factors among children with ages from 6 to 59 months from the nationally representative 2011 Bangladesh Demographic and Health Survey (BDHS).\nMETHODS: Data on hemoglobin (Hb) concentration among the children aged 6-59 months from the most recent BDHS (2011) were used. This nationally representative survey allowed a multistage stratified cluster sampling design and provided data on a wide range of indicators such as fertility, mortality, women and child health, nutrition and other background characteristics. Anemia status was determined using hemoglobin level (&lt;11.0 g/dl), and weighted prevalence of childhood anemia along with 95 % confidence intervals were provided. We also examined the distribution of weighted anemia prevalence across different groups and performed logistic regression to assess the association of anemia with different factors.\nRESULTS: A total of 2171 children aged 6-59 months were identified for this analysis, with weighted prevalence of anemia being 51.9 % overall- 47.4 % in urban and 53.1 % in rural regions. Results of a multivariable logistic regression analysis showed that, children below 24 months of age (odds ratio, [OR] 3.01; 95 % confidence interval [CI] 2.38-3.81), and those from an anemic mother (OR 1.80; 95 % CI 1.49-2.18) were at higher risk of anemia. Childhood anemia was significantly associated with chronic malnutrition of child, source of drinking water, household wealth and geographical location (defined by division).\nCONCLUSIONS: A high prevalence of anemia among 6-59 months aged children was observed in Bangladesh. Given the negative impact of anemia on the development of children in future, there is an urgent need for effective and efficient remedial public health interventions.","container-title":"BMC pediatrics","DOI":"10.1186/s12887-015-0536-z","ISSN":"1471-2431","journalAbbreviation":"BMC Pediatr","language":"eng","note":"PMID: 26754288\nPMCID: PMC4707771","page":"3","source":"PubMed","title":"Determinants of anemia among 6-59 months aged children in Bangladesh: evidence from nationally representative data","title-short":"Determinants of anemia among 6-59 months aged children in Bangladesh","volume":"16","author":[{"family":"Khan","given":"Jahidur Rahman"},{"family":"Awan","given":"Nabil"},{"family":"Misu","given":"Farjana"}],"issued":{"date-parts":[["2016",1,11]]}},"label":"page"}],"schema":"https://github.com/citation-style-language/schema/raw/master/csl-citation.json"} </w:instrText>
      </w:r>
      <w:r w:rsidR="00F26A55" w:rsidRPr="0ECD4335">
        <w:rPr>
          <w:rFonts w:asciiTheme="majorBidi" w:hAnsiTheme="majorBidi" w:cstheme="majorBidi"/>
          <w:sz w:val="22"/>
          <w:szCs w:val="22"/>
        </w:rPr>
        <w:fldChar w:fldCharType="separate"/>
      </w:r>
      <w:r w:rsidR="00B62121" w:rsidRPr="236ED447">
        <w:rPr>
          <w:rFonts w:ascii="Times New Roman" w:hAnsi="Times New Roman" w:cs="Times New Roman"/>
          <w:kern w:val="0"/>
          <w:sz w:val="22"/>
          <w:szCs w:val="22"/>
        </w:rPr>
        <w:t>[8–10]</w:t>
      </w:r>
      <w:r w:rsidR="00F26A55" w:rsidRPr="0ECD4335">
        <w:rPr>
          <w:rFonts w:asciiTheme="majorBidi" w:hAnsiTheme="majorBidi" w:cstheme="majorBidi"/>
          <w:sz w:val="22"/>
          <w:szCs w:val="22"/>
        </w:rPr>
        <w:fldChar w:fldCharType="end"/>
      </w:r>
      <w:r w:rsidR="76BEE5BB" w:rsidRPr="0ECD4335">
        <w:rPr>
          <w:rFonts w:asciiTheme="majorBidi" w:hAnsiTheme="majorBidi" w:cstheme="majorBidi"/>
          <w:sz w:val="22"/>
          <w:szCs w:val="22"/>
        </w:rPr>
        <w:t xml:space="preserve">. </w:t>
      </w:r>
    </w:p>
    <w:p w14:paraId="44609205" w14:textId="5B063FAB" w:rsidR="00E04090" w:rsidRPr="00A12542" w:rsidRDefault="0021451E" w:rsidP="0ECD4335">
      <w:pPr>
        <w:spacing w:line="360" w:lineRule="auto"/>
        <w:jc w:val="both"/>
        <w:rPr>
          <w:rFonts w:asciiTheme="majorBidi" w:hAnsiTheme="majorBidi" w:cstheme="majorBidi"/>
          <w:sz w:val="22"/>
          <w:szCs w:val="22"/>
        </w:rPr>
      </w:pPr>
      <w:r w:rsidRPr="0ECD4335">
        <w:rPr>
          <w:rFonts w:asciiTheme="majorBidi" w:hAnsiTheme="majorBidi" w:cstheme="majorBidi"/>
          <w:sz w:val="22"/>
          <w:szCs w:val="22"/>
        </w:rPr>
        <w:t>In 2022, the global prevalence of stunting among children under five years of age was 22.3%, while in South Asia, it reached 31.8%. Additionally, the global prevalence of wasting was at 6.8%, with South Asia reporting a prevalence of 14.8%</w:t>
      </w:r>
      <w:r w:rsidR="00E86473">
        <w:rPr>
          <w:rFonts w:asciiTheme="majorBidi" w:hAnsiTheme="majorBidi" w:cstheme="majorBidi"/>
          <w:sz w:val="22"/>
          <w:szCs w:val="22"/>
        </w:rPr>
        <w:t xml:space="preserve"> </w:t>
      </w:r>
      <w:r w:rsidRPr="0ECD4335">
        <w:rPr>
          <w:rFonts w:asciiTheme="majorBidi" w:hAnsiTheme="majorBidi" w:cstheme="majorBidi"/>
          <w:sz w:val="22"/>
          <w:szCs w:val="22"/>
        </w:rPr>
        <w:fldChar w:fldCharType="begin"/>
      </w:r>
      <w:r w:rsidR="002B3C49">
        <w:rPr>
          <w:rFonts w:asciiTheme="majorBidi" w:hAnsiTheme="majorBidi" w:cstheme="majorBidi"/>
          <w:sz w:val="22"/>
          <w:szCs w:val="22"/>
        </w:rPr>
        <w:instrText xml:space="preserve"> ADDIN ZOTERO_ITEM CSL_CITATION {"citationID":"KXGa68qu","properties":{"formattedCitation":"[11]","plainCitation":"[11]","noteIndex":0},"citationItems":[{"id":2062,"uris":["http://zotero.org/users/3118180/items/9GX2TQLQ"],"itemData":{"id":2062,"type":"webpage","abstract":"Nearly half of all deaths in children under 5 are attributable to undernutrition; undernutrition puts children at greater risk of dying from common infections, increases the frequency and severity of such infections, and delays recovery.","container-title":"UNICEF DATA","language":"en-US","title":"Malnutrition in Children","URL":"https://data.unicef.org/topic/nutrition/malnutrition/","accessed":{"date-parts":[["2024",11,2]]}}}],"schema":"https://github.com/citation-style-language/schema/raw/master/csl-citation.json"} </w:instrText>
      </w:r>
      <w:r w:rsidRPr="0ECD4335">
        <w:rPr>
          <w:rFonts w:asciiTheme="majorBidi" w:hAnsiTheme="majorBidi" w:cstheme="majorBidi"/>
          <w:sz w:val="22"/>
          <w:szCs w:val="22"/>
        </w:rPr>
        <w:fldChar w:fldCharType="separate"/>
      </w:r>
      <w:r w:rsidR="00B62121" w:rsidRPr="0ECD4335">
        <w:rPr>
          <w:rFonts w:ascii="Times New Roman" w:hAnsi="Times New Roman" w:cs="Times New Roman"/>
          <w:sz w:val="22"/>
          <w:szCs w:val="22"/>
        </w:rPr>
        <w:t>[11]</w:t>
      </w:r>
      <w:r w:rsidRPr="0ECD4335">
        <w:rPr>
          <w:rFonts w:asciiTheme="majorBidi" w:hAnsiTheme="majorBidi" w:cstheme="majorBidi"/>
          <w:sz w:val="22"/>
          <w:szCs w:val="22"/>
        </w:rPr>
        <w:fldChar w:fldCharType="end"/>
      </w:r>
      <w:r w:rsidR="00132370" w:rsidRPr="0ECD4335">
        <w:rPr>
          <w:rFonts w:asciiTheme="majorBidi" w:hAnsiTheme="majorBidi" w:cstheme="majorBidi"/>
          <w:sz w:val="22"/>
          <w:szCs w:val="22"/>
        </w:rPr>
        <w:t>.</w:t>
      </w:r>
      <w:r w:rsidR="001F1EC2" w:rsidRPr="0ECD4335">
        <w:rPr>
          <w:rFonts w:asciiTheme="majorBidi" w:hAnsiTheme="majorBidi" w:cstheme="majorBidi"/>
          <w:sz w:val="22"/>
          <w:szCs w:val="22"/>
        </w:rPr>
        <w:t xml:space="preserve"> In 2019, global </w:t>
      </w:r>
      <w:r w:rsidR="00913C9A" w:rsidRPr="0ECD4335">
        <w:rPr>
          <w:rFonts w:asciiTheme="majorBidi" w:hAnsiTheme="majorBidi" w:cstheme="majorBidi"/>
          <w:sz w:val="22"/>
          <w:szCs w:val="22"/>
        </w:rPr>
        <w:t>anemia</w:t>
      </w:r>
      <w:r w:rsidR="001F1EC2" w:rsidRPr="0ECD4335">
        <w:rPr>
          <w:rFonts w:asciiTheme="majorBidi" w:hAnsiTheme="majorBidi" w:cstheme="majorBidi"/>
          <w:sz w:val="22"/>
          <w:szCs w:val="22"/>
        </w:rPr>
        <w:t xml:space="preserve"> prevalence was 39.8%</w:t>
      </w:r>
      <w:r w:rsidR="00642429" w:rsidRPr="0ECD4335">
        <w:rPr>
          <w:rFonts w:asciiTheme="majorBidi" w:hAnsiTheme="majorBidi" w:cstheme="majorBidi"/>
          <w:sz w:val="22"/>
          <w:szCs w:val="22"/>
        </w:rPr>
        <w:t xml:space="preserve"> </w:t>
      </w:r>
      <w:r w:rsidRPr="0ECD4335">
        <w:rPr>
          <w:rFonts w:asciiTheme="majorBidi" w:hAnsiTheme="majorBidi" w:cstheme="majorBidi"/>
          <w:sz w:val="22"/>
          <w:szCs w:val="22"/>
        </w:rPr>
        <w:fldChar w:fldCharType="begin"/>
      </w:r>
      <w:r w:rsidR="002B3C49">
        <w:rPr>
          <w:rFonts w:asciiTheme="majorBidi" w:hAnsiTheme="majorBidi" w:cstheme="majorBidi"/>
          <w:sz w:val="22"/>
          <w:szCs w:val="22"/>
        </w:rPr>
        <w:instrText xml:space="preserve"> ADDIN ZOTERO_ITEM CSL_CITATION {"citationID":"5sMSESkg","properties":{"formattedCitation":"[12]","plainCitation":"[12]","noteIndex":0},"citationItems":[{"id":2064,"uris":["http://zotero.org/users/3118180/items/95ZBYCZG"],"itemData":{"id":2064,"type":"webpage","abstract":"&lt;h2&gt;&lt;strong&gt;WHO Global Anaemia estimates, 2021 Edition&lt;/strong&gt; &lt;/h2&gt;&lt;p&gt;&lt;strong&gt;&lt;/strong&gt;&lt;strong&gt;Global anaemia estimates in women of reproductive age, by pregnancy status, and in children aged 6-59 months&lt;/strong&gt; &lt;/p&gt;&lt;p&gt;&amp;nbsp;&lt;/p&gt;&lt;p&gt;Anaemia is associated with poor cognitive and motor development in children, and work capacity in adults, influencing country economic development. &lt;/p&gt;&lt;p&gt;&amp;nbsp;&lt;/p&gt;&lt;p&gt;Among pregnant women, iron deficiency anaemia is also associated with adverse reproductive outcomes such as preterm delivery, low-birth-weight infants, and decreased iron stores for the baby, which may lead to impaired development. &lt;/p&gt;&lt;p&gt;&lt;br /&gt;&lt;/p&gt;&lt;p&gt;Failure to reduce anaemia may result in millions of women experiencing impaired health and quality of life, and may impair children&amp;rsquo;s development and learning. Anaemia is an indicator of both poor nutrition and poor health.&lt;/p&gt;","language":"en","title":"Anaemia in women and children","URL":"https://www.who.int/data/gho/data/themes/topics/anaemia_in_women_and_children","author":[{"family":"","given":"World Health Organization"}],"accessed":{"date-parts":[["2024",11,2]]}}}],"schema":"https://github.com/citation-style-language/schema/raw/master/csl-citation.json"} </w:instrText>
      </w:r>
      <w:r w:rsidRPr="0ECD4335">
        <w:rPr>
          <w:rFonts w:asciiTheme="majorBidi" w:hAnsiTheme="majorBidi" w:cstheme="majorBidi"/>
          <w:sz w:val="22"/>
          <w:szCs w:val="22"/>
        </w:rPr>
        <w:fldChar w:fldCharType="separate"/>
      </w:r>
      <w:r w:rsidR="00B62121" w:rsidRPr="0ECD4335">
        <w:rPr>
          <w:rFonts w:ascii="Times New Roman" w:hAnsi="Times New Roman" w:cs="Times New Roman"/>
          <w:sz w:val="22"/>
          <w:szCs w:val="22"/>
        </w:rPr>
        <w:t>[12]</w:t>
      </w:r>
      <w:r w:rsidRPr="0ECD4335">
        <w:rPr>
          <w:rFonts w:asciiTheme="majorBidi" w:hAnsiTheme="majorBidi" w:cstheme="majorBidi"/>
          <w:sz w:val="22"/>
          <w:szCs w:val="22"/>
        </w:rPr>
        <w:fldChar w:fldCharType="end"/>
      </w:r>
      <w:r w:rsidR="001F1EC2" w:rsidRPr="0ECD4335">
        <w:rPr>
          <w:rFonts w:asciiTheme="majorBidi" w:hAnsiTheme="majorBidi" w:cstheme="majorBidi"/>
          <w:sz w:val="22"/>
          <w:szCs w:val="22"/>
        </w:rPr>
        <w:t xml:space="preserve">. </w:t>
      </w:r>
      <w:r w:rsidR="00A11BDB" w:rsidRPr="0ECD4335">
        <w:rPr>
          <w:rFonts w:asciiTheme="majorBidi" w:hAnsiTheme="majorBidi" w:cstheme="majorBidi"/>
          <w:sz w:val="22"/>
          <w:szCs w:val="22"/>
        </w:rPr>
        <w:t>In Nepal</w:t>
      </w:r>
      <w:r w:rsidR="00B513B2" w:rsidRPr="0ECD4335">
        <w:rPr>
          <w:rFonts w:asciiTheme="majorBidi" w:hAnsiTheme="majorBidi" w:cstheme="majorBidi"/>
          <w:sz w:val="22"/>
          <w:szCs w:val="22"/>
        </w:rPr>
        <w:t>,</w:t>
      </w:r>
      <w:r w:rsidR="00A11BDB" w:rsidRPr="0ECD4335">
        <w:rPr>
          <w:rFonts w:asciiTheme="majorBidi" w:hAnsiTheme="majorBidi" w:cstheme="majorBidi"/>
          <w:sz w:val="22"/>
          <w:szCs w:val="22"/>
        </w:rPr>
        <w:t xml:space="preserve"> the prevalence of </w:t>
      </w:r>
      <w:r w:rsidR="00B513B2" w:rsidRPr="0ECD4335">
        <w:rPr>
          <w:rFonts w:asciiTheme="majorBidi" w:hAnsiTheme="majorBidi" w:cstheme="majorBidi"/>
          <w:sz w:val="22"/>
          <w:szCs w:val="22"/>
        </w:rPr>
        <w:t>stunting, and</w:t>
      </w:r>
      <w:r w:rsidR="002E7418" w:rsidRPr="0ECD4335">
        <w:rPr>
          <w:rFonts w:asciiTheme="majorBidi" w:hAnsiTheme="majorBidi" w:cstheme="majorBidi"/>
          <w:sz w:val="22"/>
          <w:szCs w:val="22"/>
        </w:rPr>
        <w:t xml:space="preserve"> </w:t>
      </w:r>
      <w:r w:rsidR="00B513B2" w:rsidRPr="0ECD4335">
        <w:rPr>
          <w:rFonts w:asciiTheme="majorBidi" w:hAnsiTheme="majorBidi" w:cstheme="majorBidi"/>
          <w:sz w:val="22"/>
          <w:szCs w:val="22"/>
        </w:rPr>
        <w:t xml:space="preserve">wasting among </w:t>
      </w:r>
      <w:r w:rsidR="00C3323E" w:rsidRPr="0ECD4335">
        <w:rPr>
          <w:rFonts w:asciiTheme="majorBidi" w:hAnsiTheme="majorBidi" w:cstheme="majorBidi"/>
          <w:sz w:val="22"/>
          <w:szCs w:val="22"/>
        </w:rPr>
        <w:t xml:space="preserve">children under </w:t>
      </w:r>
      <w:r w:rsidR="00B513B2" w:rsidRPr="0ECD4335">
        <w:rPr>
          <w:rFonts w:asciiTheme="majorBidi" w:hAnsiTheme="majorBidi" w:cstheme="majorBidi"/>
          <w:sz w:val="22"/>
          <w:szCs w:val="22"/>
        </w:rPr>
        <w:t>5 w</w:t>
      </w:r>
      <w:r w:rsidR="00C3323E" w:rsidRPr="0ECD4335">
        <w:rPr>
          <w:rFonts w:asciiTheme="majorBidi" w:hAnsiTheme="majorBidi" w:cstheme="majorBidi"/>
          <w:sz w:val="22"/>
          <w:szCs w:val="22"/>
        </w:rPr>
        <w:t>as</w:t>
      </w:r>
      <w:r w:rsidR="00B513B2" w:rsidRPr="0ECD4335">
        <w:rPr>
          <w:rFonts w:asciiTheme="majorBidi" w:hAnsiTheme="majorBidi" w:cstheme="majorBidi"/>
          <w:sz w:val="22"/>
          <w:szCs w:val="22"/>
        </w:rPr>
        <w:t xml:space="preserve"> 25% and 8% respectively</w:t>
      </w:r>
      <w:r w:rsidR="00C3323E" w:rsidRPr="0ECD4335">
        <w:rPr>
          <w:rFonts w:asciiTheme="majorBidi" w:hAnsiTheme="majorBidi" w:cstheme="majorBidi"/>
          <w:sz w:val="22"/>
          <w:szCs w:val="22"/>
        </w:rPr>
        <w:t>,</w:t>
      </w:r>
      <w:r w:rsidR="00B513B2" w:rsidRPr="0ECD4335">
        <w:rPr>
          <w:rFonts w:asciiTheme="majorBidi" w:hAnsiTheme="majorBidi" w:cstheme="majorBidi"/>
          <w:sz w:val="22"/>
          <w:szCs w:val="22"/>
        </w:rPr>
        <w:t xml:space="preserve"> and the prevalence of anemia was 43% among</w:t>
      </w:r>
      <w:r w:rsidR="00C6672F" w:rsidRPr="0ECD4335">
        <w:rPr>
          <w:rFonts w:asciiTheme="majorBidi" w:hAnsiTheme="majorBidi" w:cstheme="majorBidi"/>
          <w:sz w:val="22"/>
          <w:szCs w:val="22"/>
        </w:rPr>
        <w:t xml:space="preserve"> children</w:t>
      </w:r>
      <w:r w:rsidR="00B513B2" w:rsidRPr="0ECD4335">
        <w:rPr>
          <w:rFonts w:asciiTheme="majorBidi" w:hAnsiTheme="majorBidi" w:cstheme="majorBidi"/>
          <w:sz w:val="22"/>
          <w:szCs w:val="22"/>
        </w:rPr>
        <w:t xml:space="preserve"> 6-59 months </w:t>
      </w:r>
      <w:r w:rsidR="00C6672F" w:rsidRPr="0ECD4335">
        <w:rPr>
          <w:rFonts w:asciiTheme="majorBidi" w:hAnsiTheme="majorBidi" w:cstheme="majorBidi"/>
          <w:sz w:val="22"/>
          <w:szCs w:val="22"/>
        </w:rPr>
        <w:t xml:space="preserve">old </w:t>
      </w:r>
      <w:r w:rsidRPr="0ECD4335">
        <w:rPr>
          <w:rFonts w:asciiTheme="majorBidi" w:hAnsiTheme="majorBidi" w:cstheme="majorBidi"/>
          <w:sz w:val="22"/>
          <w:szCs w:val="22"/>
        </w:rPr>
        <w:fldChar w:fldCharType="begin"/>
      </w:r>
      <w:r w:rsidR="002B3C49">
        <w:rPr>
          <w:rFonts w:asciiTheme="majorBidi" w:hAnsiTheme="majorBidi" w:cstheme="majorBidi"/>
          <w:sz w:val="22"/>
          <w:szCs w:val="22"/>
        </w:rPr>
        <w:instrText xml:space="preserve"> ADDIN ZOTERO_ITEM CSL_CITATION {"citationID":"MFpSa8Qt","properties":{"formattedCitation":"[13]","plainCitation":"[13]","noteIndex":0},"citationItems":[{"id":653,"uris":["http://zotero.org/users/3118180/items/V9GGFC5V"],"itemData":{"id":653,"type":"report","event-place":"Kathmandu,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Pr="0ECD4335">
        <w:rPr>
          <w:rFonts w:asciiTheme="majorBidi" w:hAnsiTheme="majorBidi" w:cstheme="majorBidi"/>
          <w:sz w:val="22"/>
          <w:szCs w:val="22"/>
        </w:rPr>
        <w:fldChar w:fldCharType="separate"/>
      </w:r>
      <w:r w:rsidR="00B62121" w:rsidRPr="0ECD4335">
        <w:rPr>
          <w:rFonts w:ascii="Times New Roman" w:hAnsi="Times New Roman" w:cs="Times New Roman"/>
          <w:sz w:val="22"/>
          <w:szCs w:val="22"/>
        </w:rPr>
        <w:t>[13]</w:t>
      </w:r>
      <w:r w:rsidRPr="0ECD4335">
        <w:rPr>
          <w:rFonts w:asciiTheme="majorBidi" w:hAnsiTheme="majorBidi" w:cstheme="majorBidi"/>
          <w:sz w:val="22"/>
          <w:szCs w:val="22"/>
        </w:rPr>
        <w:fldChar w:fldCharType="end"/>
      </w:r>
      <w:r w:rsidR="00B513B2" w:rsidRPr="0ECD4335">
        <w:rPr>
          <w:rFonts w:asciiTheme="majorBidi" w:hAnsiTheme="majorBidi" w:cstheme="majorBidi"/>
          <w:sz w:val="22"/>
          <w:szCs w:val="22"/>
        </w:rPr>
        <w:t>.</w:t>
      </w:r>
    </w:p>
    <w:p w14:paraId="17AC1EF2" w14:textId="509D7FE1" w:rsidR="000D4C27" w:rsidRPr="00A12542" w:rsidRDefault="00E04090" w:rsidP="0ECD4335">
      <w:pPr>
        <w:spacing w:line="360" w:lineRule="auto"/>
        <w:jc w:val="both"/>
        <w:rPr>
          <w:rFonts w:asciiTheme="majorBidi" w:hAnsiTheme="majorBidi" w:cstheme="majorBidi"/>
          <w:sz w:val="22"/>
          <w:szCs w:val="22"/>
        </w:rPr>
      </w:pPr>
      <w:r w:rsidRPr="0ECD4335">
        <w:rPr>
          <w:rFonts w:asciiTheme="majorBidi" w:hAnsiTheme="majorBidi" w:cstheme="majorBidi"/>
          <w:sz w:val="22"/>
          <w:szCs w:val="22"/>
        </w:rPr>
        <w:t xml:space="preserve">The co-existence of undernutrition and anemia </w:t>
      </w:r>
      <w:r w:rsidR="00C6672F" w:rsidRPr="0ECD4335">
        <w:rPr>
          <w:rFonts w:asciiTheme="majorBidi" w:hAnsiTheme="majorBidi" w:cstheme="majorBidi"/>
          <w:sz w:val="22"/>
          <w:szCs w:val="22"/>
        </w:rPr>
        <w:t xml:space="preserve">increases the risk of </w:t>
      </w:r>
      <w:r w:rsidR="00CB2311" w:rsidRPr="0ECD4335">
        <w:rPr>
          <w:rFonts w:asciiTheme="majorBidi" w:hAnsiTheme="majorBidi" w:cstheme="majorBidi"/>
          <w:sz w:val="22"/>
          <w:szCs w:val="22"/>
        </w:rPr>
        <w:t xml:space="preserve">childhood </w:t>
      </w:r>
      <w:r w:rsidR="0018140C" w:rsidRPr="0ECD4335">
        <w:rPr>
          <w:rFonts w:asciiTheme="majorBidi" w:hAnsiTheme="majorBidi" w:cstheme="majorBidi"/>
          <w:sz w:val="22"/>
          <w:szCs w:val="22"/>
        </w:rPr>
        <w:t>morbidity and mortality</w:t>
      </w:r>
      <w:r w:rsidR="00E86473">
        <w:rPr>
          <w:rFonts w:asciiTheme="majorBidi" w:hAnsiTheme="majorBidi" w:cstheme="majorBidi"/>
          <w:sz w:val="22"/>
          <w:szCs w:val="22"/>
        </w:rPr>
        <w:t xml:space="preserve"> </w:t>
      </w:r>
      <w:r w:rsidR="003D7F9A" w:rsidRPr="0ECD4335">
        <w:rPr>
          <w:rFonts w:asciiTheme="majorBidi" w:hAnsiTheme="majorBidi" w:cstheme="majorBidi"/>
          <w:sz w:val="22"/>
          <w:szCs w:val="22"/>
        </w:rPr>
        <w:fldChar w:fldCharType="begin"/>
      </w:r>
      <w:r w:rsidR="002B3C49">
        <w:rPr>
          <w:rFonts w:asciiTheme="majorBidi" w:hAnsiTheme="majorBidi" w:cstheme="majorBidi"/>
          <w:sz w:val="22"/>
          <w:szCs w:val="22"/>
        </w:rPr>
        <w:instrText xml:space="preserve"> ADDIN ZOTERO_ITEM CSL_CITATION {"citationID":"lRYARYKS","properties":{"formattedCitation":"[14\\uc0\\u8211{}16]","plainCitation":"[14–16]","noteIndex":0},"citationItems":[{"id":2081,"uris":["http://zotero.org/users/3118180/items/R58M4YL2"],"itemData":{"id":2081,"type":"article-journal","abstract":"Anaemia and stunting remain jointly a serious health issue worldwide especially in developing countries. In Lesotho, their prevalence is high, particularly among children less than 5 years of age.  The primary objective was to determine the ...","container-title":"BMC Public Health","DOI":"10.1186/s12889-022-12690-3","language":"en","note":"PMID: 35148690","page":"285","source":"pmc.ncbi.nlm.nih.gov","title":"Joint modelling of anaemia and stunting in children less than five years of age in Lesotho: a cross-sectional case study","title-short":"Joint modelling of anaemia and stunting in children less than five years of age in Lesotho","volume":"22","author":[{"family":"Gaston","given":"Rugiranka Tony"},{"family":"Habyarimana","given":"Faustin"},{"family":"Ramroop","given":"Shaun"}],"issued":{"date-parts":[["2022",2,11]]}},"label":"page"},{"id":2076,"uris":["http://zotero.org/users/3118180/items/MH49IMNS"],"itemData":{"id":2076,"type":"article-journal","abstract":"Maternal and child malnutrition in low-income and middle-income countries encompasses both undernutrition and a growing problem with overweight and obesity. Low body-mass index, indicative of maternal undernutrition, has declined somewhat in the past two decades but continues to be prevalent in Asia and Africa. Prevalence of maternal overweight has had a steady increase since 1980 and exceeds that of underweight in all regions. Prevalence of stunting of linear growth of children younger than 5 years has decreased during the past two decades, but is higher in south Asia and sub-Saharan Africa than elsewhere and globally affected at least 165 million children in 2011; wasting affected at least 52 million children. Deficiencies of vitamin A and zinc result in deaths; deficiencies of iodine and iron, together with stunting, can contribute to children not reaching their developmental potential. Maternal undernutrition contributes to fetal growth restriction, which increases the risk of neonatal deaths and, for survivors, of stunting by 2 years of age. Suboptimum breastfeeding results in an increased risk for mortality in the first 2 years of life. We estimate that undernutrition in the aggregate--including fetal growth restriction, stunting, wasting, and deficiencies of vitamin A and zinc along with suboptimum breastfeeding--is a cause of 3·1 million child deaths annually or 45% of all child deaths in 2011. Maternal overweight and obesity result in increased maternal morbidity and infant mortality. Childhood overweight is becoming an increasingly important contributor to adult obesity, diabetes, and non-communicable diseases. The high present and future disease burden caused by malnutrition in women of reproductive age, pregnancy, and children in the first 2 years of life should lead to interventions focused on these groups.","container-title":"Lancet (London, England)","DOI":"10.1016/S0140-6736(13)60937-X","ISSN":"1474-547X","issue":"9890","journalAbbreviation":"Lancet","language":"eng","note":"PMID: 23746772","page":"427-451","source":"PubMed","title":"Maternal and child undernutrition and overweight in low-income and middle-income countries","volume":"382","author":[{"family":"Black","given":"Robert E."},{"family":"Victora","given":"Cesar G."},{"family":"Walker","given":"Susan P."},{"family":"Bhutta","given":"Zulfiqar A."},{"family":"Christian","given":"Parul"},{"family":"Onis","given":"Mercedes","non-dropping-particle":"de"},{"family":"Ezzati","given":"Majid"},{"family":"Grantham-McGregor","given":"Sally"},{"family":"Katz","given":"Joanne"},{"family":"Martorell","given":"Reynaldo"},{"family":"Uauy","given":"Ricardo"},{"literal":"Maternal and Child Nutrition Study Group"}],"issued":{"date-parts":[["2013",8,3]]}},"label":"page"},{"id":2078,"uris":["http://zotero.org/users/3118180/items/L5CR3LAW"],"itemData":{"id":2078,"type":"article-journal","abstract":"BACKGROUND: Spatio-temporal variation in under-5-year-old children malnutrition remains unstudied in most developing countries like Ghana. This study explores and forecasts the spatio-temporal patterns in childhood chronic malnutrition among these children. We also investigate the effect of maternal education on childhood malnutrition.\nMETHODS: We analysed data on 10,036 children residing in 1516 geographic locations. A spatio-temporal model was fitted to the data and was used to produce predictive maps of spatio-temporal variation in the probability of stunting.\nRESULTS: The study found substantial spatio-temporal variation in the prevalence of stunting. Also, higher levels of mother's education were associated with decreased risk of being stunted.\nCONCLUSION: Our spatio-temporal model captured variations in childhood stunting over place and time. Our method facilitates and enriches modelling and forecasting of future stunting prevalence to identify areas at high risk. Improving maternal education could be given greater consideration within an overall strategy for addressing childhood malnutrition.","container-title":"Spatial and Spatio-Temporal Epidemiology","DOI":"10.1016/j.sste.2017.02.003","ISSN":"1877-5853","journalAbbreviation":"Spat Spatiotemporal Epidemiol","language":"eng","note":"PMID: 28552186","page":"37-46","source":"PubMed","title":"Modelling and forecasting spatio-temporal variation in the risk of chronic malnutrition among under-five children in Ghana","volume":"21","author":[{"family":"Aheto","given":"Justice Moses K."},{"family":"Taylor","given":"Benjamin M."},{"family":"Keegan","given":"Thomas J."},{"family":"Diggle","given":"Peter J."}],"issued":{"date-parts":[["2017",6]]}},"label":"page"}],"schema":"https://github.com/citation-style-language/schema/raw/master/csl-citation.json"} </w:instrText>
      </w:r>
      <w:r w:rsidR="003D7F9A" w:rsidRPr="0ECD4335">
        <w:rPr>
          <w:rFonts w:asciiTheme="majorBidi" w:hAnsiTheme="majorBidi" w:cstheme="majorBidi"/>
          <w:sz w:val="22"/>
          <w:szCs w:val="22"/>
        </w:rPr>
        <w:fldChar w:fldCharType="separate"/>
      </w:r>
      <w:r w:rsidR="00B62121" w:rsidRPr="0ECD4335">
        <w:rPr>
          <w:rFonts w:ascii="Times New Roman" w:hAnsi="Times New Roman" w:cs="Times New Roman"/>
          <w:kern w:val="0"/>
          <w:sz w:val="22"/>
          <w:szCs w:val="22"/>
        </w:rPr>
        <w:t>[14–16]</w:t>
      </w:r>
      <w:r w:rsidR="003D7F9A" w:rsidRPr="0ECD4335">
        <w:rPr>
          <w:rFonts w:asciiTheme="majorBidi" w:hAnsiTheme="majorBidi" w:cstheme="majorBidi"/>
          <w:sz w:val="22"/>
          <w:szCs w:val="22"/>
        </w:rPr>
        <w:fldChar w:fldCharType="end"/>
      </w:r>
      <w:r w:rsidR="0018140C" w:rsidRPr="0ECD4335">
        <w:rPr>
          <w:rFonts w:asciiTheme="majorBidi" w:hAnsiTheme="majorBidi" w:cstheme="majorBidi"/>
          <w:sz w:val="22"/>
          <w:szCs w:val="22"/>
        </w:rPr>
        <w:t xml:space="preserve">. </w:t>
      </w:r>
      <w:r w:rsidR="0021451E" w:rsidRPr="0ECD4335">
        <w:rPr>
          <w:rFonts w:asciiTheme="majorBidi" w:hAnsiTheme="majorBidi" w:cstheme="majorBidi"/>
          <w:sz w:val="22"/>
          <w:szCs w:val="22"/>
        </w:rPr>
        <w:t>Almost fifty percent of deaths among children under the age of five are associated with undernutrition, which predominantly occurs in low- and middle-income countries (LMICs). Notably, 88% of these countries (124 out of 141) experience multiple forms of malnutrition</w:t>
      </w:r>
      <w:r w:rsidR="00681333" w:rsidRPr="0ECD4335">
        <w:rPr>
          <w:rFonts w:asciiTheme="majorBidi" w:hAnsiTheme="majorBidi" w:cstheme="majorBidi"/>
          <w:sz w:val="22"/>
          <w:szCs w:val="22"/>
        </w:rPr>
        <w:t xml:space="preserve"> </w:t>
      </w:r>
      <w:r w:rsidR="0085714B" w:rsidRPr="0ECD4335">
        <w:rPr>
          <w:rFonts w:asciiTheme="majorBidi" w:hAnsiTheme="majorBidi" w:cstheme="majorBidi"/>
          <w:sz w:val="22"/>
          <w:szCs w:val="22"/>
        </w:rPr>
        <w:fldChar w:fldCharType="begin"/>
      </w:r>
      <w:r w:rsidR="002B3C49">
        <w:rPr>
          <w:rFonts w:asciiTheme="majorBidi" w:hAnsiTheme="majorBidi" w:cstheme="majorBidi"/>
          <w:sz w:val="22"/>
          <w:szCs w:val="22"/>
        </w:rPr>
        <w:instrText xml:space="preserve"> ADDIN ZOTERO_ITEM CSL_CITATION {"citationID":"WyTj3n3B","properties":{"formattedCitation":"[17]","plainCitation":"[17]","noteIndex":0},"citationItems":[{"id":2112,"uris":["http://zotero.org/users/3118180/items/XWCIBDK4"],"itemData":{"id":2112,"type":"webpage","title":"The burden of malnutrition - Global Nutrition Report","URL":"https://globalnutritionreport.org/reports/global-nutrition-report-2018/burden-malnutrition/","accessed":{"date-parts":[["2024",11,20]]}}}],"schema":"https://github.com/citation-style-language/schema/raw/master/csl-citation.json"} </w:instrText>
      </w:r>
      <w:r w:rsidR="0085714B" w:rsidRPr="0ECD4335">
        <w:rPr>
          <w:rFonts w:asciiTheme="majorBidi" w:hAnsiTheme="majorBidi" w:cstheme="majorBidi"/>
          <w:sz w:val="22"/>
          <w:szCs w:val="22"/>
        </w:rPr>
        <w:fldChar w:fldCharType="separate"/>
      </w:r>
      <w:r w:rsidR="00B62121" w:rsidRPr="0ECD4335">
        <w:rPr>
          <w:rFonts w:ascii="Times New Roman" w:hAnsi="Times New Roman" w:cs="Times New Roman"/>
          <w:sz w:val="22"/>
          <w:szCs w:val="22"/>
        </w:rPr>
        <w:t>[17]</w:t>
      </w:r>
      <w:r w:rsidR="0085714B" w:rsidRPr="0ECD4335">
        <w:rPr>
          <w:rFonts w:asciiTheme="majorBidi" w:hAnsiTheme="majorBidi" w:cstheme="majorBidi"/>
          <w:sz w:val="22"/>
          <w:szCs w:val="22"/>
        </w:rPr>
        <w:fldChar w:fldCharType="end"/>
      </w:r>
      <w:r w:rsidR="00E83DB7" w:rsidRPr="0ECD4335">
        <w:rPr>
          <w:rFonts w:asciiTheme="majorBidi" w:hAnsiTheme="majorBidi" w:cstheme="majorBidi"/>
          <w:sz w:val="22"/>
          <w:szCs w:val="22"/>
        </w:rPr>
        <w:t>.</w:t>
      </w:r>
      <w:r w:rsidR="00B6310E" w:rsidRPr="0ECD4335">
        <w:rPr>
          <w:rFonts w:asciiTheme="majorBidi" w:hAnsiTheme="majorBidi" w:cstheme="majorBidi"/>
          <w:sz w:val="22"/>
          <w:szCs w:val="22"/>
        </w:rPr>
        <w:t xml:space="preserve"> </w:t>
      </w:r>
      <w:r w:rsidR="00FD7040" w:rsidRPr="0ECD4335">
        <w:rPr>
          <w:rFonts w:asciiTheme="majorBidi" w:hAnsiTheme="majorBidi" w:cstheme="majorBidi"/>
          <w:sz w:val="22"/>
          <w:szCs w:val="22"/>
        </w:rPr>
        <w:t>The developmental, economic, social</w:t>
      </w:r>
      <w:r w:rsidR="0021451E" w:rsidRPr="0ECD4335">
        <w:rPr>
          <w:rFonts w:asciiTheme="majorBidi" w:hAnsiTheme="majorBidi" w:cstheme="majorBidi"/>
          <w:sz w:val="22"/>
          <w:szCs w:val="22"/>
        </w:rPr>
        <w:t>,</w:t>
      </w:r>
      <w:r w:rsidR="00FD7040" w:rsidRPr="0ECD4335">
        <w:rPr>
          <w:rFonts w:asciiTheme="majorBidi" w:hAnsiTheme="majorBidi" w:cstheme="majorBidi"/>
          <w:sz w:val="22"/>
          <w:szCs w:val="22"/>
        </w:rPr>
        <w:t xml:space="preserve"> and medical impacts of </w:t>
      </w:r>
      <w:r w:rsidR="00746F6D" w:rsidRPr="0ECD4335">
        <w:rPr>
          <w:rFonts w:asciiTheme="majorBidi" w:hAnsiTheme="majorBidi" w:cstheme="majorBidi"/>
          <w:sz w:val="22"/>
          <w:szCs w:val="22"/>
        </w:rPr>
        <w:t>under</w:t>
      </w:r>
      <w:r w:rsidR="00FD7040" w:rsidRPr="0ECD4335">
        <w:rPr>
          <w:rFonts w:asciiTheme="majorBidi" w:hAnsiTheme="majorBidi" w:cstheme="majorBidi"/>
          <w:sz w:val="22"/>
          <w:szCs w:val="22"/>
        </w:rPr>
        <w:t xml:space="preserve">nutrition </w:t>
      </w:r>
      <w:r w:rsidR="00065F0A" w:rsidRPr="0ECD4335">
        <w:rPr>
          <w:rFonts w:asciiTheme="majorBidi" w:hAnsiTheme="majorBidi" w:cstheme="majorBidi"/>
          <w:sz w:val="22"/>
          <w:szCs w:val="22"/>
        </w:rPr>
        <w:t xml:space="preserve">and anemia </w:t>
      </w:r>
      <w:r w:rsidR="00746F6D" w:rsidRPr="0ECD4335">
        <w:rPr>
          <w:rFonts w:asciiTheme="majorBidi" w:hAnsiTheme="majorBidi" w:cstheme="majorBidi"/>
          <w:sz w:val="22"/>
          <w:szCs w:val="22"/>
        </w:rPr>
        <w:t xml:space="preserve">among children </w:t>
      </w:r>
      <w:r w:rsidR="00FD7040" w:rsidRPr="0ECD4335">
        <w:rPr>
          <w:rFonts w:asciiTheme="majorBidi" w:hAnsiTheme="majorBidi" w:cstheme="majorBidi"/>
          <w:sz w:val="22"/>
          <w:szCs w:val="22"/>
        </w:rPr>
        <w:t xml:space="preserve">are serious and </w:t>
      </w:r>
      <w:r w:rsidR="03BBB877" w:rsidRPr="0ECD4335">
        <w:rPr>
          <w:rFonts w:asciiTheme="majorBidi" w:hAnsiTheme="majorBidi" w:cstheme="majorBidi"/>
          <w:sz w:val="22"/>
          <w:szCs w:val="22"/>
        </w:rPr>
        <w:t>perpetuating</w:t>
      </w:r>
      <w:r w:rsidR="00FD7040" w:rsidRPr="0ECD4335">
        <w:rPr>
          <w:rFonts w:asciiTheme="majorBidi" w:hAnsiTheme="majorBidi" w:cstheme="majorBidi"/>
          <w:sz w:val="22"/>
          <w:szCs w:val="22"/>
        </w:rPr>
        <w:t>, for individuals and their families, communities</w:t>
      </w:r>
      <w:r w:rsidR="0021451E" w:rsidRPr="0ECD4335">
        <w:rPr>
          <w:rFonts w:asciiTheme="majorBidi" w:hAnsiTheme="majorBidi" w:cstheme="majorBidi"/>
          <w:sz w:val="22"/>
          <w:szCs w:val="22"/>
        </w:rPr>
        <w:t>,</w:t>
      </w:r>
      <w:r w:rsidR="00FD7040" w:rsidRPr="0ECD4335">
        <w:rPr>
          <w:rFonts w:asciiTheme="majorBidi" w:hAnsiTheme="majorBidi" w:cstheme="majorBidi"/>
          <w:sz w:val="22"/>
          <w:szCs w:val="22"/>
        </w:rPr>
        <w:t xml:space="preserve"> and countries</w:t>
      </w:r>
      <w:r w:rsidR="003D7F9A" w:rsidRPr="0ECD4335">
        <w:rPr>
          <w:rFonts w:asciiTheme="majorBidi" w:hAnsiTheme="majorBidi" w:cstheme="majorBidi"/>
          <w:sz w:val="22"/>
          <w:szCs w:val="22"/>
        </w:rPr>
        <w:t xml:space="preserve"> </w:t>
      </w:r>
      <w:r w:rsidR="003D7F9A" w:rsidRPr="0ECD4335">
        <w:rPr>
          <w:rFonts w:asciiTheme="majorBidi" w:hAnsiTheme="majorBidi" w:cstheme="majorBidi"/>
          <w:sz w:val="22"/>
          <w:szCs w:val="22"/>
        </w:rPr>
        <w:fldChar w:fldCharType="begin"/>
      </w:r>
      <w:r w:rsidR="002B3C49">
        <w:rPr>
          <w:rFonts w:asciiTheme="majorBidi" w:hAnsiTheme="majorBidi" w:cstheme="majorBidi"/>
          <w:sz w:val="22"/>
          <w:szCs w:val="22"/>
        </w:rPr>
        <w:instrText xml:space="preserve"> ADDIN ZOTERO_ITEM CSL_CITATION {"citationID":"QqwcBdQh","properties":{"formattedCitation":"[7]","plainCitation":"[7]","noteIndex":0},"citationItems":[{"id":2060,"uris":["http://zotero.org/users/3118180/items/CS9YR9T7"],"itemData":{"id":2060,"type":"webpage","abstract":"Malnutrition refers to deficiencies, excesses, or imbalances in a person’s intake of energy and/or nutrients. The term malnutrition addresses 3 broad groups of conditions: undernutrition, which includes wasting (low weight-for-height), stunting (low height-for-age) and underweight (low weight-for-age); micronutrient-related malnutrition, which includes micronutrient deficiencies (a lack of important vitamins and minerals) or micronutrient excess; and overweight, obesity and diet-related noncommunicable diseases (such as heart disease, stroke, diabetes and some cancers).","language":"en","title":"Fact sheets - Malnutrition","URL":"https://www.who.int/news-room/fact-sheets/detail/malnutrition","accessed":{"date-parts":[["2024",11,2]]}}}],"schema":"https://github.com/citation-style-language/schema/raw/master/csl-citation.json"} </w:instrText>
      </w:r>
      <w:r w:rsidR="003D7F9A" w:rsidRPr="0ECD4335">
        <w:rPr>
          <w:rFonts w:asciiTheme="majorBidi" w:hAnsiTheme="majorBidi" w:cstheme="majorBidi"/>
          <w:sz w:val="22"/>
          <w:szCs w:val="22"/>
        </w:rPr>
        <w:fldChar w:fldCharType="separate"/>
      </w:r>
      <w:r w:rsidR="00B62121" w:rsidRPr="0ECD4335">
        <w:rPr>
          <w:rFonts w:ascii="Times New Roman" w:hAnsi="Times New Roman" w:cs="Times New Roman"/>
          <w:sz w:val="22"/>
          <w:szCs w:val="22"/>
        </w:rPr>
        <w:t>[7]</w:t>
      </w:r>
      <w:r w:rsidR="003D7F9A" w:rsidRPr="0ECD4335">
        <w:rPr>
          <w:rFonts w:asciiTheme="majorBidi" w:hAnsiTheme="majorBidi" w:cstheme="majorBidi"/>
          <w:sz w:val="22"/>
          <w:szCs w:val="22"/>
        </w:rPr>
        <w:fldChar w:fldCharType="end"/>
      </w:r>
      <w:r w:rsidR="00FD7040" w:rsidRPr="0ECD4335">
        <w:rPr>
          <w:rFonts w:asciiTheme="majorBidi" w:hAnsiTheme="majorBidi" w:cstheme="majorBidi"/>
          <w:sz w:val="22"/>
          <w:szCs w:val="22"/>
        </w:rPr>
        <w:t>.</w:t>
      </w:r>
    </w:p>
    <w:p w14:paraId="70585841" w14:textId="3D575810" w:rsidR="0011283C" w:rsidRPr="00A12542" w:rsidRDefault="4744C425" w:rsidP="0ECD4335">
      <w:pPr>
        <w:spacing w:line="360" w:lineRule="auto"/>
        <w:jc w:val="both"/>
        <w:rPr>
          <w:rFonts w:asciiTheme="majorBidi" w:hAnsiTheme="majorBidi" w:cstheme="majorBidi"/>
          <w:sz w:val="22"/>
          <w:szCs w:val="22"/>
        </w:rPr>
      </w:pPr>
      <w:r w:rsidRPr="0ECD4335">
        <w:rPr>
          <w:rFonts w:asciiTheme="majorBidi" w:hAnsiTheme="majorBidi" w:cstheme="majorBidi"/>
          <w:sz w:val="22"/>
          <w:szCs w:val="22"/>
        </w:rPr>
        <w:t xml:space="preserve">Furthermore, </w:t>
      </w:r>
      <w:r w:rsidR="2035EDC9" w:rsidRPr="0ECD4335">
        <w:rPr>
          <w:rFonts w:asciiTheme="majorBidi" w:hAnsiTheme="majorBidi" w:cstheme="majorBidi"/>
          <w:sz w:val="22"/>
          <w:szCs w:val="22"/>
        </w:rPr>
        <w:t>a</w:t>
      </w:r>
      <w:r w:rsidR="0011283C" w:rsidRPr="0ECD4335">
        <w:rPr>
          <w:rFonts w:asciiTheme="majorBidi" w:hAnsiTheme="majorBidi" w:cstheme="majorBidi"/>
          <w:sz w:val="22"/>
          <w:szCs w:val="22"/>
        </w:rPr>
        <w:t xml:space="preserve">nemia and undernutrition are both concentrated in socioeconomically disadvantaged groups, </w:t>
      </w:r>
      <w:r w:rsidR="4A0CF963" w:rsidRPr="0ECD4335">
        <w:rPr>
          <w:rFonts w:asciiTheme="majorBidi" w:hAnsiTheme="majorBidi" w:cstheme="majorBidi"/>
          <w:sz w:val="22"/>
          <w:szCs w:val="22"/>
        </w:rPr>
        <w:t xml:space="preserve">which </w:t>
      </w:r>
      <w:r w:rsidR="0011283C" w:rsidRPr="0ECD4335">
        <w:rPr>
          <w:rFonts w:asciiTheme="majorBidi" w:hAnsiTheme="majorBidi" w:cstheme="majorBidi"/>
          <w:sz w:val="22"/>
          <w:szCs w:val="22"/>
        </w:rPr>
        <w:t xml:space="preserve">share numerous multifaceted causes </w:t>
      </w:r>
      <w:r w:rsidR="3EBCC843" w:rsidRPr="0ECD4335">
        <w:rPr>
          <w:rFonts w:asciiTheme="majorBidi" w:hAnsiTheme="majorBidi" w:cstheme="majorBidi"/>
          <w:sz w:val="22"/>
          <w:szCs w:val="22"/>
        </w:rPr>
        <w:t>and</w:t>
      </w:r>
      <w:r w:rsidR="0011283C" w:rsidRPr="0ECD4335">
        <w:rPr>
          <w:rFonts w:asciiTheme="majorBidi" w:hAnsiTheme="majorBidi" w:cstheme="majorBidi"/>
          <w:sz w:val="22"/>
          <w:szCs w:val="22"/>
        </w:rPr>
        <w:t xml:space="preserve"> complex interactions between diet, transmissible illnesses, inadequate care and unhealthy household environments </w:t>
      </w:r>
      <w:r w:rsidR="00B61F4B" w:rsidRPr="0ECD4335">
        <w:rPr>
          <w:rFonts w:asciiTheme="majorBidi" w:hAnsiTheme="majorBidi" w:cstheme="majorBidi"/>
          <w:sz w:val="22"/>
          <w:szCs w:val="22"/>
        </w:rPr>
        <w:t xml:space="preserve">that adversely affect the cognitive development and physical well-being of children </w:t>
      </w:r>
      <w:r w:rsidR="0011283C" w:rsidRPr="0ECD4335">
        <w:rPr>
          <w:rFonts w:asciiTheme="majorBidi" w:hAnsiTheme="majorBidi" w:cstheme="majorBidi"/>
          <w:sz w:val="22"/>
          <w:szCs w:val="22"/>
        </w:rPr>
        <w:fldChar w:fldCharType="begin"/>
      </w:r>
      <w:r w:rsidR="002B3C49">
        <w:rPr>
          <w:rFonts w:asciiTheme="majorBidi" w:hAnsiTheme="majorBidi" w:cstheme="majorBidi"/>
          <w:sz w:val="22"/>
          <w:szCs w:val="22"/>
        </w:rPr>
        <w:instrText xml:space="preserve"> ADDIN ZOTERO_ITEM CSL_CITATION {"citationID":"0P6o7CvF","properties":{"formattedCitation":"[18\\uc0\\u8211{}20]","plainCitation":"[18–20]","noteIndex":0},"citationItems":[{"id":2084,"uris":["http://zotero.org/users/3118180/items/74NR4MQQ"],"itemData":{"id":2084,"type":"article-journal","abstract":"Despite shifting from addressing isolated forms of malnutrition to recognizing its multifaceted nature, evidence on the prevalence and determinants of micronutrient deficiencies, and their coexistence with undernutrition in children under 5, remains insufficient, unsystematic, and incohesive.The aim of this systematic review and meta-analysis was to assess the prevalence and determinants of stunting-anemia and wasting-anemia comorbidities and micronutrient deficiencies in children under 5 in the least-developed countries (LDCs).Electronic searches took place from January 15, 2023, to February 14, 2024, across multiple databases, including PubMed, Embase, Web of Science, SCOPUS, African Index Medicus (AIM), World Health Organization's Institutional Repository for Information Sharing (IRIS), and African Journals Online. The search spanned the years 2000 to 2024, yet it yielded eligible full-text English research articles from only 2005 to 2021 conducted in LDCs. Studies lacking quantitative data on malnutrition types and their determinants were excluded.Two independent authors assessed articles for bias and quality using Hoy et al's 10-item scale and Newcastle-Ottawa Scale (NOS) criteria. Prevalence and other details were extracted using a Joanna Briggs Institute Excel template. Authors extracted adjusted odds ratios (aORs) for determinant factors such as sex and vitamin A and iron supplementation.The search yielded 6248 articles from 46 LDCs. Sixty-nine articles, with a total sample size of 181 605, met inclusion criteria for the final meta-analysis. Vitamin A deficiency affected 16.32% of children, and iodine deficiency affected 43.41% of children. The pooled prevalence of wasting-anemia and stunting-anemia comorbidity was 5.44% and 19.47%, respectively. Stunting was associated with vitamin A deficiency (aOR: 1.54; 95% CI: 1.01–2.37), and not taking vitamin A supplementation was associated with iron-deficiency anemia (aOR: 1.37; 95% CI: 1.21–1.55).A significant proportion of children under 5 in LDCs experienced stunting-anemia and wasting-anemia comorbidities and micronutrient deficiencies. This study underscores the urgent need to address factors driving these burdens.PROSPERO registration no. CRD42023409483.","container-title":"Nutrition Reviews","DOI":"10.1093/nutrit/nuae063","ISSN":"0029-6643","journalAbbreviation":"Nutrition Reviews","page":"nuae063","source":"Silverchair","title":"Prevalence and Determinants of Stunting-Anemia and Wasting-Anemia Comorbidities and Micronutrient Deficiencies in Children Under 5 in the Least-Developed Countries: A Systematic Review and Meta-analysis","title-short":"Prevalence and Determinants of Stunting-Anemia and Wasting-Anemia Comorbidities and Micronutrient Deficiencies in Children Under 5 in the Least-Developed Countries","author":[{"family":"Dessie","given":"Getenet"},{"family":"Li","given":"Jinhu"},{"family":"Nghiem","given":"Son"},{"family":"Doan","given":"Tinh"}],"issued":{"date-parts":[["2024",5,31]]}},"label":"page"},{"id":2091,"uris":["http://zotero.org/users/3118180/items/KY9EA7Z9"],"itemData":{"id":2091,"type":"article-journal","container-title":"The Lancet","DOI":"10.1016/S0140-6736(10)62304-5","ISSN":"0140-6736, 1474-547X","issue":"9809","journalAbbreviation":"The Lancet","language":"English","note":"publisher: Elsevier\nPMID: 21813172","page":"2123-2135","source":"www.thelancet.com","title":"Anaemia in low-income and middle-income countries","volume":"378","author":[{"family":"Balarajan","given":"Yarlini"},{"family":"Ramakrishnan","given":"Usha"},{"family":"Özaltin","given":"Emre"},{"family":"Shankar","given":"Anuraj H."},{"family":"Subramanian","given":"S. V."}],"issued":{"date-parts":[["2011",12,17]]}},"label":"page"},{"id":2093,"uris":["http://zotero.org/users/3118180/items/NB2TVDZQ"],"itemData":{"id":2093,"type":"article-journal","abstract":"Childhood anaemia and stunting are major public health concerns in Ghana. Using the 2014 Ghana Demographic and Health Survey, we evaluated whether childhood anaemia (Haemoglobin concentration &lt; 110 g/L) and stunting (height-for-age z score &lt; −2) co-occur beyond what is expected in Ghana, and employed spatial analysis techniques to determine if their co-occurrence is spatially correlated. There was no statistically significant difference between the observed and expected frequency of co-occurrence. Among 24–35 month and 36–59-month-old children, belonging to a high wealth household compared to low wealth household was associated with lower odds of the co-occurrence of childhood anaemia and stunting (OR, 95% CI: 0.3[0.1, 0.8] and 0.2[0.1, 0.5], respectively). Children aged 6–23 months with caregivers who had formerly been in union compared to their counterparts with caregivers who have never been in union had higher odds of co-occurrence of anaemia and stunting (5.1, [1.1, 24.3]). Overall, households with high wealth and having a mother with secondary or more education were associated with lower odds of the co-occurrence of childhood anaemia and stunting (OR, 95% CI: 0.4[0.2, 0.8] and 0.5[0.3, 0.9], respectively). There was substantial spatial clustering of co-occurrence, particularly in the northern region of the country. Interventions purposed to improve linear growth and anaemia must identify the specific factors or context which contribute to childhood anaemia and stunting.","container-title":"SSM - Population Health","DOI":"10.1016/j.ssmph.2020.100683","ISSN":"2352-8273","journalAbbreviation":"SSM - Population Health","page":"100683","source":"ScienceDirect","title":"Correlates and spatial distribution of the co-occurrence of childhood anaemia and stunting in Ghana","volume":"12","author":[{"family":"Christian","given":"Aaron Kobina"},{"family":"Agula","given":"Caesar"},{"family":"Jayson-Quashigah","given":"Philip-Neri"}],"issued":{"date-parts":[["2020",12,1]]}},"label":"page"}],"schema":"https://github.com/citation-style-language/schema/raw/master/csl-citation.json"} </w:instrText>
      </w:r>
      <w:r w:rsidR="0011283C" w:rsidRPr="0ECD4335">
        <w:rPr>
          <w:rFonts w:asciiTheme="majorBidi" w:hAnsiTheme="majorBidi" w:cstheme="majorBidi"/>
          <w:sz w:val="22"/>
          <w:szCs w:val="22"/>
        </w:rPr>
        <w:fldChar w:fldCharType="separate"/>
      </w:r>
      <w:r w:rsidR="00B62121" w:rsidRPr="0ECD4335">
        <w:rPr>
          <w:rFonts w:ascii="Times New Roman" w:hAnsi="Times New Roman" w:cs="Times New Roman"/>
          <w:kern w:val="0"/>
          <w:sz w:val="22"/>
          <w:szCs w:val="22"/>
        </w:rPr>
        <w:t>[18–20]</w:t>
      </w:r>
      <w:r w:rsidR="0011283C" w:rsidRPr="0ECD4335">
        <w:rPr>
          <w:rFonts w:asciiTheme="majorBidi" w:hAnsiTheme="majorBidi" w:cstheme="majorBidi"/>
          <w:sz w:val="22"/>
          <w:szCs w:val="22"/>
        </w:rPr>
        <w:fldChar w:fldCharType="end"/>
      </w:r>
      <w:r w:rsidR="0011283C" w:rsidRPr="0ECD4335">
        <w:rPr>
          <w:rFonts w:asciiTheme="majorBidi" w:hAnsiTheme="majorBidi" w:cstheme="majorBidi"/>
          <w:sz w:val="22"/>
          <w:szCs w:val="22"/>
        </w:rPr>
        <w:t xml:space="preserve">. For instance, lower maternal </w:t>
      </w:r>
      <w:r w:rsidR="0011283C" w:rsidRPr="0ECD4335">
        <w:rPr>
          <w:rFonts w:asciiTheme="majorBidi" w:hAnsiTheme="majorBidi" w:cstheme="majorBidi"/>
          <w:sz w:val="22"/>
          <w:szCs w:val="22"/>
        </w:rPr>
        <w:lastRenderedPageBreak/>
        <w:t>education levels and socioeconomic status</w:t>
      </w:r>
      <w:r w:rsidR="61BAA3E7" w:rsidRPr="0ECD4335">
        <w:rPr>
          <w:rFonts w:asciiTheme="majorBidi" w:hAnsiTheme="majorBidi" w:cstheme="majorBidi"/>
          <w:sz w:val="22"/>
          <w:szCs w:val="22"/>
        </w:rPr>
        <w:t xml:space="preserve"> of households</w:t>
      </w:r>
      <w:r w:rsidR="0011283C" w:rsidRPr="0ECD4335">
        <w:rPr>
          <w:rFonts w:asciiTheme="majorBidi" w:hAnsiTheme="majorBidi" w:cstheme="majorBidi"/>
          <w:sz w:val="22"/>
          <w:szCs w:val="22"/>
        </w:rPr>
        <w:t xml:space="preserve"> are linked with higher rates of malnutrition among children</w:t>
      </w:r>
      <w:r w:rsidR="00E86473">
        <w:rPr>
          <w:rFonts w:asciiTheme="majorBidi" w:hAnsiTheme="majorBidi" w:cstheme="majorBidi"/>
          <w:sz w:val="22"/>
          <w:szCs w:val="22"/>
        </w:rPr>
        <w:t xml:space="preserve"> </w:t>
      </w:r>
      <w:r w:rsidR="0011283C" w:rsidRPr="0ECD4335">
        <w:rPr>
          <w:rFonts w:asciiTheme="majorBidi" w:hAnsiTheme="majorBidi" w:cstheme="majorBidi"/>
          <w:sz w:val="22"/>
          <w:szCs w:val="22"/>
        </w:rPr>
        <w:fldChar w:fldCharType="begin"/>
      </w:r>
      <w:r w:rsidR="002B3C49">
        <w:rPr>
          <w:rFonts w:asciiTheme="majorBidi" w:hAnsiTheme="majorBidi" w:cstheme="majorBidi"/>
          <w:sz w:val="22"/>
          <w:szCs w:val="22"/>
        </w:rPr>
        <w:instrText xml:space="preserve"> ADDIN ZOTERO_ITEM CSL_CITATION {"citationID":"hy6tYhcX","properties":{"formattedCitation":"[18]","plainCitation":"[18]","noteIndex":0},"citationItems":[{"id":2084,"uris":["http://zotero.org/users/3118180/items/74NR4MQQ"],"itemData":{"id":2084,"type":"article-journal","abstract":"Despite shifting from addressing isolated forms of malnutrition to recognizing its multifaceted nature, evidence on the prevalence and determinants of micronutrient deficiencies, and their coexistence with undernutrition in children under 5, remains insufficient, unsystematic, and incohesive.The aim of this systematic review and meta-analysis was to assess the prevalence and determinants of stunting-anemia and wasting-anemia comorbidities and micronutrient deficiencies in children under 5 in the least-developed countries (LDCs).Electronic searches took place from January 15, 2023, to February 14, 2024, across multiple databases, including PubMed, Embase, Web of Science, SCOPUS, African Index Medicus (AIM), World Health Organization's Institutional Repository for Information Sharing (IRIS), and African Journals Online. The search spanned the years 2000 to 2024, yet it yielded eligible full-text English research articles from only 2005 to 2021 conducted in LDCs. Studies lacking quantitative data on malnutrition types and their determinants were excluded.Two independent authors assessed articles for bias and quality using Hoy et al's 10-item scale and Newcastle-Ottawa Scale (NOS) criteria. Prevalence and other details were extracted using a Joanna Briggs Institute Excel template. Authors extracted adjusted odds ratios (aORs) for determinant factors such as sex and vitamin A and iron supplementation.The search yielded 6248 articles from 46 LDCs. Sixty-nine articles, with a total sample size of 181 605, met inclusion criteria for the final meta-analysis. Vitamin A deficiency affected 16.32% of children, and iodine deficiency affected 43.41% of children. The pooled prevalence of wasting-anemia and stunting-anemia comorbidity was 5.44% and 19.47%, respectively. Stunting was associated with vitamin A deficiency (aOR: 1.54; 95% CI: 1.01–2.37), and not taking vitamin A supplementation was associated with iron-deficiency anemia (aOR: 1.37; 95% CI: 1.21–1.55).A significant proportion of children under 5 in LDCs experienced stunting-anemia and wasting-anemia comorbidities and micronutrient deficiencies. This study underscores the urgent need to address factors driving these burdens.PROSPERO registration no. CRD42023409483.","container-title":"Nutrition Reviews","DOI":"10.1093/nutrit/nuae063","ISSN":"0029-6643","journalAbbreviation":"Nutrition Reviews","page":"nuae063","source":"Silverchair","title":"Prevalence and Determinants of Stunting-Anemia and Wasting-Anemia Comorbidities and Micronutrient Deficiencies in Children Under 5 in the Least-Developed Countries: A Systematic Review and Meta-analysis","title-short":"Prevalence and Determinants of Stunting-Anemia and Wasting-Anemia Comorbidities and Micronutrient Deficiencies in Children Under 5 in the Least-Developed Countries","author":[{"family":"Dessie","given":"Getenet"},{"family":"Li","given":"Jinhu"},{"family":"Nghiem","given":"Son"},{"family":"Doan","given":"Tinh"}],"issued":{"date-parts":[["2024",5,31]]}}}],"schema":"https://github.com/citation-style-language/schema/raw/master/csl-citation.json"} </w:instrText>
      </w:r>
      <w:r w:rsidR="0011283C" w:rsidRPr="0ECD4335">
        <w:rPr>
          <w:rFonts w:asciiTheme="majorBidi" w:hAnsiTheme="majorBidi" w:cstheme="majorBidi"/>
          <w:sz w:val="22"/>
          <w:szCs w:val="22"/>
        </w:rPr>
        <w:fldChar w:fldCharType="separate"/>
      </w:r>
      <w:r w:rsidR="00B62121" w:rsidRPr="0ECD4335">
        <w:rPr>
          <w:rFonts w:ascii="Times New Roman" w:hAnsi="Times New Roman" w:cs="Times New Roman"/>
          <w:sz w:val="22"/>
          <w:szCs w:val="22"/>
        </w:rPr>
        <w:t>[18]</w:t>
      </w:r>
      <w:r w:rsidR="0011283C" w:rsidRPr="0ECD4335">
        <w:rPr>
          <w:rFonts w:asciiTheme="majorBidi" w:hAnsiTheme="majorBidi" w:cstheme="majorBidi"/>
          <w:sz w:val="22"/>
          <w:szCs w:val="22"/>
        </w:rPr>
        <w:fldChar w:fldCharType="end"/>
      </w:r>
      <w:r w:rsidR="006378E9" w:rsidRPr="0ECD4335">
        <w:rPr>
          <w:rFonts w:asciiTheme="majorBidi" w:hAnsiTheme="majorBidi" w:cstheme="majorBidi"/>
          <w:sz w:val="22"/>
          <w:szCs w:val="22"/>
        </w:rPr>
        <w:t>.</w:t>
      </w:r>
      <w:r w:rsidR="0011283C" w:rsidRPr="0ECD4335">
        <w:rPr>
          <w:rFonts w:asciiTheme="majorBidi" w:hAnsiTheme="majorBidi" w:cstheme="majorBidi"/>
          <w:sz w:val="22"/>
          <w:szCs w:val="22"/>
        </w:rPr>
        <w:t xml:space="preserve"> </w:t>
      </w:r>
    </w:p>
    <w:p w14:paraId="7E870233" w14:textId="135FCAEF" w:rsidR="00073E76" w:rsidRPr="00A12542" w:rsidRDefault="236ED447" w:rsidP="0ECD4335">
      <w:pPr>
        <w:spacing w:line="360" w:lineRule="auto"/>
        <w:jc w:val="both"/>
        <w:rPr>
          <w:rFonts w:asciiTheme="majorBidi" w:hAnsiTheme="majorBidi" w:cstheme="majorBidi"/>
          <w:sz w:val="22"/>
          <w:szCs w:val="22"/>
        </w:rPr>
      </w:pPr>
      <w:r w:rsidRPr="0ECD4335">
        <w:rPr>
          <w:rFonts w:asciiTheme="majorBidi" w:hAnsiTheme="majorBidi" w:cstheme="majorBidi"/>
          <w:sz w:val="22"/>
          <w:szCs w:val="22"/>
        </w:rPr>
        <w:t xml:space="preserve">Though the concern on nutrition </w:t>
      </w:r>
      <w:r w:rsidR="160BD4D8" w:rsidRPr="0ECD4335">
        <w:rPr>
          <w:rFonts w:asciiTheme="majorBidi" w:hAnsiTheme="majorBidi" w:cstheme="majorBidi"/>
          <w:sz w:val="22"/>
          <w:szCs w:val="22"/>
        </w:rPr>
        <w:t>should be explored</w:t>
      </w:r>
      <w:r w:rsidRPr="0ECD4335">
        <w:rPr>
          <w:rFonts w:asciiTheme="majorBidi" w:hAnsiTheme="majorBidi" w:cstheme="majorBidi"/>
          <w:sz w:val="22"/>
          <w:szCs w:val="22"/>
        </w:rPr>
        <w:t xml:space="preserve"> beyond a</w:t>
      </w:r>
      <w:r w:rsidR="6238FAB1" w:rsidRPr="0ECD4335">
        <w:rPr>
          <w:rFonts w:asciiTheme="majorBidi" w:hAnsiTheme="majorBidi" w:cstheme="majorBidi"/>
          <w:sz w:val="22"/>
          <w:szCs w:val="22"/>
        </w:rPr>
        <w:t>ny</w:t>
      </w:r>
      <w:r w:rsidRPr="0ECD4335">
        <w:rPr>
          <w:rFonts w:asciiTheme="majorBidi" w:hAnsiTheme="majorBidi" w:cstheme="majorBidi"/>
          <w:sz w:val="22"/>
          <w:szCs w:val="22"/>
        </w:rPr>
        <w:t xml:space="preserve"> single form of malnutrition to the co-existence of multiple forms</w:t>
      </w:r>
      <w:r w:rsidRPr="0ECD4335">
        <w:rPr>
          <w:rFonts w:asciiTheme="majorBidi" w:hAnsiTheme="majorBidi" w:cstheme="majorBidi"/>
          <w:sz w:val="22"/>
          <w:szCs w:val="22"/>
        </w:rPr>
        <w:fldChar w:fldCharType="begin"/>
      </w:r>
      <w:r w:rsidR="002B3C49">
        <w:rPr>
          <w:rFonts w:asciiTheme="majorBidi" w:hAnsiTheme="majorBidi" w:cstheme="majorBidi"/>
          <w:sz w:val="22"/>
          <w:szCs w:val="22"/>
        </w:rPr>
        <w:instrText xml:space="preserve"> ADDIN ZOTERO_ITEM CSL_CITATION {"citationID":"hv5L1pyj","properties":{"formattedCitation":"[18]","plainCitation":"[18]","dontUpdate":true,"noteIndex":0},"citationItems":[{"id":2084,"uris":["http://zotero.org/users/3118180/items/74NR4MQQ"],"itemData":{"id":2084,"type":"article-journal","abstract":"Despite shifting from addressing isolated forms of malnutrition to recognizing its multifaceted nature, evidence on the prevalence and determinants of micronutrient deficiencies, and their coexistence with undernutrition in children under 5, remains insufficient, unsystematic, and incohesive.The aim of this systematic review and meta-analysis was to assess the prevalence and determinants of stunting-anemia and wasting-anemia comorbidities and micronutrient deficiencies in children under 5 in the least-developed countries (LDCs).Electronic searches took place from January 15, 2023, to February 14, 2024, across multiple databases, including PubMed, Embase, Web of Science, SCOPUS, African Index Medicus (AIM), World Health Organization's Institutional Repository for Information Sharing (IRIS), and African Journals Online. The search spanned the years 2000 to 2024, yet it yielded eligible full-text English research articles from only 2005 to 2021 conducted in LDCs. Studies lacking quantitative data on malnutrition types and their determinants were excluded.Two independent authors assessed articles for bias and quality using Hoy et al's 10-item scale and Newcastle-Ottawa Scale (NOS) criteria. Prevalence and other details were extracted using a Joanna Briggs Institute Excel template. Authors extracted adjusted odds ratios (aORs) for determinant factors such as sex and vitamin A and iron supplementation.The search yielded 6248 articles from 46 LDCs. Sixty-nine articles, with a total sample size of 181 605, met inclusion criteria for the final meta-analysis. Vitamin A deficiency affected 16.32% of children, and iodine deficiency affected 43.41% of children. The pooled prevalence of wasting-anemia and stunting-anemia comorbidity was 5.44% and 19.47%, respectively. Stunting was associated with vitamin A deficiency (aOR: 1.54; 95% CI: 1.01–2.37), and not taking vitamin A supplementation was associated with iron-deficiency anemia (aOR: 1.37; 95% CI: 1.21–1.55).A significant proportion of children under 5 in LDCs experienced stunting-anemia and wasting-anemia comorbidities and micronutrient deficiencies. This study underscores the urgent need to address factors driving these burdens.PROSPERO registration no. CRD42023409483.","container-title":"Nutrition Reviews","DOI":"10.1093/nutrit/nuae063","ISSN":"0029-6643","journalAbbreviation":"Nutrition Reviews","page":"nuae063","source":"Silverchair","title":"Prevalence and Determinants of Stunting-Anemia and Wasting-Anemia Comorbidities and Micronutrient Deficiencies in Children Under 5 in the Least-Developed Countries: A Systematic Review and Meta-analysis","title-short":"Prevalence and Determinants of Stunting-Anemia and Wasting-Anemia Comorbidities and Micronutrient Deficiencies in Children Under 5 in the Least-Developed Countries","author":[{"family":"Dessie","given":"Getenet"},{"family":"Li","given":"Jinhu"},{"family":"Nghiem","given":"Son"},{"family":"Doan","given":"Tinh"}],"issued":{"date-parts":[["2024",5,31]]}}}],"schema":"https://github.com/citation-style-language/schema/raw/master/csl-citation.json"} </w:instrText>
      </w:r>
      <w:r w:rsidRPr="0ECD4335">
        <w:rPr>
          <w:rFonts w:asciiTheme="majorBidi" w:hAnsiTheme="majorBidi" w:cstheme="majorBidi"/>
          <w:sz w:val="22"/>
          <w:szCs w:val="22"/>
        </w:rPr>
        <w:fldChar w:fldCharType="separate"/>
      </w:r>
      <w:r w:rsidRPr="0ECD4335">
        <w:rPr>
          <w:rFonts w:asciiTheme="majorBidi" w:hAnsiTheme="majorBidi" w:cstheme="majorBidi"/>
          <w:sz w:val="22"/>
          <w:szCs w:val="22"/>
        </w:rPr>
        <w:fldChar w:fldCharType="end"/>
      </w:r>
      <w:r w:rsidRPr="0ECD4335">
        <w:rPr>
          <w:rFonts w:asciiTheme="majorBidi" w:hAnsiTheme="majorBidi" w:cstheme="majorBidi"/>
          <w:sz w:val="22"/>
          <w:szCs w:val="22"/>
        </w:rPr>
        <w:t xml:space="preserve">, most studies in Nepal have focused on undernutrition and anemia separately. A few studies that have examined both conditions together primarily reported that children from poorer households, mothers with low education levels, and those with inadequate dietary diversity </w:t>
      </w:r>
      <w:r w:rsidR="1612C235" w:rsidRPr="0ECD4335">
        <w:rPr>
          <w:rFonts w:asciiTheme="majorBidi" w:hAnsiTheme="majorBidi" w:cstheme="majorBidi"/>
          <w:sz w:val="22"/>
          <w:szCs w:val="22"/>
        </w:rPr>
        <w:t xml:space="preserve">were </w:t>
      </w:r>
      <w:r w:rsidRPr="0ECD4335">
        <w:rPr>
          <w:rFonts w:asciiTheme="majorBidi" w:hAnsiTheme="majorBidi" w:cstheme="majorBidi"/>
          <w:sz w:val="22"/>
          <w:szCs w:val="22"/>
        </w:rPr>
        <w:t>more likely to experience concurrent undernutrition and anemia</w:t>
      </w:r>
      <w:r w:rsidR="00E86473">
        <w:rPr>
          <w:rFonts w:asciiTheme="majorBidi" w:hAnsiTheme="majorBidi" w:cstheme="majorBidi"/>
          <w:sz w:val="22"/>
          <w:szCs w:val="22"/>
        </w:rPr>
        <w:t xml:space="preserve"> </w:t>
      </w:r>
      <w:r w:rsidRPr="0ECD4335">
        <w:rPr>
          <w:rFonts w:asciiTheme="majorBidi" w:hAnsiTheme="majorBidi" w:cstheme="majorBidi"/>
          <w:sz w:val="22"/>
          <w:szCs w:val="22"/>
        </w:rPr>
        <w:fldChar w:fldCharType="begin"/>
      </w:r>
      <w:r w:rsidR="002B3C49">
        <w:rPr>
          <w:rFonts w:asciiTheme="majorBidi" w:hAnsiTheme="majorBidi" w:cstheme="majorBidi"/>
          <w:sz w:val="22"/>
          <w:szCs w:val="22"/>
        </w:rPr>
        <w:instrText xml:space="preserve"> ADDIN ZOTERO_ITEM CSL_CITATION {"citationID":"EqnPrQJq","properties":{"formattedCitation":"[21,22]","plainCitation":"[21,22]","noteIndex":0},"citationItems":[{"id":2335,"uris":["http://zotero.org/users/3118180/items/9NSVLTH7"],"itemData":{"id":2335,"type":"article-journal","container-title":"BMC Public Health","ISSN":"1471-2458","issue":"1","journalAbbreviation":"BMC Public Health","note":"publisher: Springer","page":"2296","title":"Prevalence and trends of coexisting forms of malnutrition and its associated factors among children aged 6–59 months in South and Southeast Asia, 1996–2022: a cross-sectional time series study","volume":"25","author":[{"family":"Guo","given":"Wenjie"},{"family":"Zgambo","given":"Maggie"},{"family":"Chen","given":"Sanmei"},{"family":"Shimpuku","given":"Yoko"}],"issued":{"date-parts":[["2025"]]}}},{"id":2333,"uris":["http://zotero.org/users/3118180/items/Y7EL57GX"],"itemData":{"id":2333,"type":"article-journal","container-title":"Journal of Health, Population and Nutrition","ISSN":"2072-1315","issue":"1","journalAbbreviation":"Journal of Health, Population and Nutrition","note":"publisher: Springer","page":"311","title":"Factors influencing undernutrition among children in Nepal: a comparative study of Composite Index of Anthropometric Failure (CIAF) using 2016 and 2022 demographic and health survey data","volume":"44","author":[{"family":"Dhakal","given":"Ram Prasad"},{"family":"Aryal","given":"Vijay"},{"family":"Acharya","given":"Pitambar"}],"issued":{"date-parts":[["2025"]]}}}],"schema":"https://github.com/citation-style-language/schema/raw/master/csl-citation.json"} </w:instrText>
      </w:r>
      <w:r w:rsidRPr="0ECD4335">
        <w:rPr>
          <w:rFonts w:asciiTheme="majorBidi" w:hAnsiTheme="majorBidi" w:cstheme="majorBidi"/>
          <w:sz w:val="22"/>
          <w:szCs w:val="22"/>
        </w:rPr>
        <w:fldChar w:fldCharType="separate"/>
      </w:r>
      <w:r w:rsidR="00C92D93" w:rsidRPr="0ECD4335">
        <w:rPr>
          <w:rFonts w:ascii="Times New Roman" w:hAnsi="Times New Roman" w:cs="Times New Roman"/>
          <w:sz w:val="22"/>
          <w:szCs w:val="22"/>
        </w:rPr>
        <w:t>[21,22]</w:t>
      </w:r>
      <w:r w:rsidRPr="0ECD4335">
        <w:rPr>
          <w:rFonts w:asciiTheme="majorBidi" w:hAnsiTheme="majorBidi" w:cstheme="majorBidi"/>
          <w:sz w:val="22"/>
          <w:szCs w:val="22"/>
        </w:rPr>
        <w:fldChar w:fldCharType="end"/>
      </w:r>
      <w:r w:rsidRPr="0ECD4335">
        <w:rPr>
          <w:rFonts w:asciiTheme="majorBidi" w:hAnsiTheme="majorBidi" w:cstheme="majorBidi"/>
          <w:sz w:val="22"/>
          <w:szCs w:val="22"/>
        </w:rPr>
        <w:t>. Even when both malnutrition and anemia were considered, anemia was often treated merely as a correlating factor or predictor rather than as part of a combined outcome reflecting their simultaneous occurrence</w:t>
      </w:r>
      <w:r w:rsidR="057785E3" w:rsidRPr="0ECD4335">
        <w:rPr>
          <w:rFonts w:asciiTheme="majorBidi" w:hAnsiTheme="majorBidi" w:cstheme="majorBidi"/>
          <w:sz w:val="22"/>
          <w:szCs w:val="22"/>
        </w:rPr>
        <w:t>s</w:t>
      </w:r>
      <w:r w:rsidRPr="0ECD4335">
        <w:rPr>
          <w:rFonts w:asciiTheme="majorBidi" w:hAnsiTheme="majorBidi" w:cstheme="majorBidi"/>
          <w:sz w:val="22"/>
          <w:szCs w:val="22"/>
        </w:rPr>
        <w:t xml:space="preserve">. Moreover, there remains a gap in understanding how maternal factors (such as nutritional status and exposure to health information) and household-level socioeconomic characteristics interact to influence the co-existence of undernutrition and anemia among children under five in Nepal. </w:t>
      </w:r>
    </w:p>
    <w:p w14:paraId="3C046034" w14:textId="6FBD57D0" w:rsidR="00E86473" w:rsidRPr="00473A4F" w:rsidRDefault="236ED447" w:rsidP="00473A4F">
      <w:pPr>
        <w:spacing w:line="360" w:lineRule="auto"/>
        <w:jc w:val="both"/>
        <w:rPr>
          <w:rFonts w:asciiTheme="majorBidi" w:hAnsiTheme="majorBidi" w:cstheme="majorBidi"/>
          <w:sz w:val="22"/>
          <w:szCs w:val="22"/>
        </w:rPr>
      </w:pPr>
      <w:r w:rsidRPr="0ECD4335">
        <w:rPr>
          <w:rFonts w:asciiTheme="majorBidi" w:hAnsiTheme="majorBidi" w:cstheme="majorBidi"/>
          <w:sz w:val="22"/>
          <w:szCs w:val="22"/>
        </w:rPr>
        <w:t xml:space="preserve">Therefore, this study aims to ascertain the prevalence of stunting, wasting, and underweight, as well as their co-occurrence, and the co-existence of undernutrition and anemia in Nepal. It also assesses the association of undernutrition, anemia, and co-existence of undernutrition with household economic status, maternal education and nutritional status, and exposure to televised or broadcasted health programs among children aged 6-59 months in Nepal. By identifying these factors, this study </w:t>
      </w:r>
      <w:r w:rsidR="0DFC474E" w:rsidRPr="0ECD4335">
        <w:rPr>
          <w:rFonts w:asciiTheme="majorBidi" w:hAnsiTheme="majorBidi" w:cstheme="majorBidi"/>
          <w:sz w:val="22"/>
          <w:szCs w:val="22"/>
        </w:rPr>
        <w:t>helps</w:t>
      </w:r>
      <w:r w:rsidRPr="0ECD4335">
        <w:rPr>
          <w:rFonts w:asciiTheme="majorBidi" w:hAnsiTheme="majorBidi" w:cstheme="majorBidi"/>
          <w:sz w:val="22"/>
          <w:szCs w:val="22"/>
        </w:rPr>
        <w:t xml:space="preserve"> inform the development of targeted interventions and policies designed to mitigate malnutrition within this vulnerable population, thereby enhancing child health outcomes and alleviating the burden of malnutrition in Nepal.</w:t>
      </w:r>
      <w:r w:rsidR="00E86473">
        <w:rPr>
          <w:rFonts w:asciiTheme="majorBidi" w:hAnsiTheme="majorBidi" w:cstheme="majorBidi"/>
          <w:b/>
          <w:bCs/>
          <w:sz w:val="22"/>
          <w:szCs w:val="22"/>
        </w:rPr>
        <w:br w:type="page"/>
      </w:r>
    </w:p>
    <w:p w14:paraId="0CC175BF" w14:textId="6E25D25E" w:rsidR="000213CB" w:rsidRPr="00A12542" w:rsidRDefault="000213CB" w:rsidP="00775DF7">
      <w:pPr>
        <w:spacing w:line="360" w:lineRule="auto"/>
        <w:jc w:val="both"/>
        <w:rPr>
          <w:rFonts w:asciiTheme="majorBidi" w:hAnsiTheme="majorBidi" w:cstheme="majorBidi"/>
          <w:b/>
          <w:bCs/>
          <w:sz w:val="22"/>
          <w:szCs w:val="22"/>
        </w:rPr>
      </w:pPr>
      <w:r w:rsidRPr="00A12542">
        <w:rPr>
          <w:rFonts w:asciiTheme="majorBidi" w:hAnsiTheme="majorBidi" w:cstheme="majorBidi"/>
          <w:b/>
          <w:bCs/>
          <w:sz w:val="22"/>
          <w:szCs w:val="22"/>
        </w:rPr>
        <w:lastRenderedPageBreak/>
        <w:t>Methods</w:t>
      </w:r>
    </w:p>
    <w:p w14:paraId="08FD1290" w14:textId="10615FD3" w:rsidR="00D22E1C" w:rsidRPr="00A12542" w:rsidRDefault="000001ED" w:rsidP="00775DF7">
      <w:pPr>
        <w:spacing w:line="360" w:lineRule="auto"/>
        <w:jc w:val="both"/>
        <w:rPr>
          <w:rFonts w:asciiTheme="majorBidi" w:hAnsiTheme="majorBidi" w:cstheme="majorBidi"/>
          <w:i/>
          <w:iCs/>
          <w:sz w:val="22"/>
          <w:szCs w:val="22"/>
        </w:rPr>
      </w:pPr>
      <w:r w:rsidRPr="00A12542">
        <w:rPr>
          <w:rFonts w:asciiTheme="majorBidi" w:hAnsiTheme="majorBidi" w:cstheme="majorBidi"/>
          <w:i/>
          <w:iCs/>
          <w:sz w:val="22"/>
          <w:szCs w:val="22"/>
        </w:rPr>
        <w:t>Data source</w:t>
      </w:r>
    </w:p>
    <w:p w14:paraId="512DC02C" w14:textId="63D0998E" w:rsidR="002477FF" w:rsidRPr="002477FF" w:rsidDel="00897C10" w:rsidRDefault="236ED447" w:rsidP="002477FF">
      <w:pPr>
        <w:spacing w:line="360" w:lineRule="auto"/>
        <w:jc w:val="both"/>
        <w:rPr>
          <w:ins w:id="14" w:author="Dahal, Kajol" w:date="2025-12-02T10:28:00Z"/>
          <w:del w:id="15" w:author="Bikram Adhikari (bdhikari)" w:date="2025-12-02T16:50:00Z" w16du:dateUtc="2025-12-02T22:50:00Z"/>
          <w:rFonts w:asciiTheme="majorBidi" w:hAnsiTheme="majorBidi" w:cstheme="majorBidi"/>
          <w:sz w:val="22"/>
          <w:szCs w:val="22"/>
        </w:rPr>
      </w:pPr>
      <w:r w:rsidRPr="236ED447">
        <w:rPr>
          <w:rFonts w:asciiTheme="majorBidi" w:hAnsiTheme="majorBidi" w:cstheme="majorBidi"/>
          <w:sz w:val="22"/>
          <w:szCs w:val="22"/>
        </w:rPr>
        <w:t xml:space="preserve">In this study, we analyzed data from the Nepal </w:t>
      </w:r>
      <w:del w:id="16" w:author="Bikram Adhikari (bdhikari)" w:date="2025-11-26T21:51:00Z">
        <w:r w:rsidRPr="236ED447" w:rsidDel="00563D86">
          <w:rPr>
            <w:rFonts w:asciiTheme="majorBidi" w:hAnsiTheme="majorBidi" w:cstheme="majorBidi"/>
            <w:sz w:val="22"/>
            <w:szCs w:val="22"/>
          </w:rPr>
          <w:delText>Health</w:delText>
        </w:r>
      </w:del>
      <w:r w:rsidRPr="236ED447">
        <w:rPr>
          <w:rFonts w:asciiTheme="majorBidi" w:hAnsiTheme="majorBidi" w:cstheme="majorBidi"/>
          <w:sz w:val="22"/>
          <w:szCs w:val="22"/>
        </w:rPr>
        <w:t xml:space="preserve"> Demographic</w:t>
      </w:r>
      <w:ins w:id="17" w:author="Bikram Adhikari (bdhikari)" w:date="2025-11-26T21:51:00Z">
        <w:r w:rsidR="00563D86">
          <w:rPr>
            <w:rFonts w:asciiTheme="majorBidi" w:hAnsiTheme="majorBidi" w:cstheme="majorBidi"/>
            <w:sz w:val="22"/>
            <w:szCs w:val="22"/>
          </w:rPr>
          <w:t xml:space="preserve"> and Health</w:t>
        </w:r>
      </w:ins>
      <w:r w:rsidRPr="236ED447">
        <w:rPr>
          <w:rFonts w:asciiTheme="majorBidi" w:hAnsiTheme="majorBidi" w:cstheme="majorBidi"/>
          <w:sz w:val="22"/>
          <w:szCs w:val="22"/>
        </w:rPr>
        <w:t xml:space="preserve"> Survey (NDHS) conducted in 2022 </w:t>
      </w:r>
      <w:r w:rsidR="002E1DCA" w:rsidRPr="236ED447">
        <w:rPr>
          <w:rFonts w:asciiTheme="majorBidi" w:hAnsiTheme="majorBidi" w:cstheme="majorBidi"/>
          <w:sz w:val="22"/>
          <w:szCs w:val="22"/>
        </w:rPr>
        <w:fldChar w:fldCharType="begin"/>
      </w:r>
      <w:r w:rsidR="002B3C49">
        <w:rPr>
          <w:rFonts w:asciiTheme="majorBidi" w:hAnsiTheme="majorBidi" w:cstheme="majorBidi"/>
          <w:sz w:val="22"/>
          <w:szCs w:val="22"/>
        </w:rPr>
        <w:instrText xml:space="preserve"> ADDIN ZOTERO_ITEM CSL_CITATION {"citationID":"HG3nd5og","properties":{"formattedCitation":"[23]","plainCitation":"[23]","noteIndex":0},"citationItems":[{"id":2074,"uris":["http://zotero.org/users/3118180/items/A29UU767"],"itemData":{"id":2074,"type":"webpage","title":"The DHS Program - Available Datasets","URL":"https://dhsprogram.com/data/available-datasets.cfm","accessed":{"date-parts":[["2024",11,2]]}}}],"schema":"https://github.com/citation-style-language/schema/raw/master/csl-citation.json"} </w:instrText>
      </w:r>
      <w:r w:rsidR="002E1DCA" w:rsidRPr="236ED447">
        <w:rPr>
          <w:rFonts w:asciiTheme="majorBidi" w:hAnsiTheme="majorBidi" w:cstheme="majorBidi"/>
          <w:sz w:val="22"/>
          <w:szCs w:val="22"/>
        </w:rPr>
        <w:fldChar w:fldCharType="separate"/>
      </w:r>
      <w:r w:rsidR="00C92D93" w:rsidRPr="00C92D93">
        <w:rPr>
          <w:rFonts w:ascii="Times New Roman" w:hAnsi="Times New Roman" w:cs="Times New Roman"/>
          <w:sz w:val="22"/>
        </w:rPr>
        <w:t>[23]</w:t>
      </w:r>
      <w:r w:rsidR="002E1DCA" w:rsidRPr="236ED447">
        <w:rPr>
          <w:rFonts w:asciiTheme="majorBidi" w:hAnsiTheme="majorBidi" w:cstheme="majorBidi"/>
          <w:sz w:val="22"/>
          <w:szCs w:val="22"/>
        </w:rPr>
        <w:fldChar w:fldCharType="end"/>
      </w:r>
      <w:r w:rsidRPr="236ED447">
        <w:rPr>
          <w:rFonts w:asciiTheme="majorBidi" w:hAnsiTheme="majorBidi" w:cstheme="majorBidi"/>
          <w:sz w:val="22"/>
          <w:szCs w:val="22"/>
        </w:rPr>
        <w:t xml:space="preserve">. NDHS 2022 is the nationally representative survey implemented by New ERA under the aegis of the Ministry of Health and Population (MoHP) with the technical support of ICF International and funding from the United States Agency for International Development (USAID) </w:t>
      </w:r>
      <w:r w:rsidR="002E1DCA" w:rsidRPr="236ED447">
        <w:rPr>
          <w:rFonts w:asciiTheme="majorBidi" w:hAnsiTheme="majorBidi" w:cstheme="majorBidi"/>
          <w:sz w:val="22"/>
          <w:szCs w:val="22"/>
        </w:rPr>
        <w:fldChar w:fldCharType="begin"/>
      </w:r>
      <w:r w:rsidR="002B3C49">
        <w:rPr>
          <w:rFonts w:asciiTheme="majorBidi" w:hAnsiTheme="majorBidi" w:cstheme="majorBidi"/>
          <w:sz w:val="22"/>
          <w:szCs w:val="22"/>
        </w:rPr>
        <w:instrText xml:space="preserve"> ADDIN ZOTERO_ITEM CSL_CITATION {"citationID":"aqCospft","properties":{"formattedCitation":"[13]","plainCitation":"[13]","noteIndex":0},"citationItems":[{"id":653,"uris":["http://zotero.org/users/3118180/items/V9GGFC5V"],"itemData":{"id":653,"type":"report","event-place":"Kathmandu,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002E1DCA" w:rsidRPr="236ED447">
        <w:rPr>
          <w:rFonts w:asciiTheme="majorBidi" w:hAnsiTheme="majorBidi" w:cstheme="majorBidi"/>
          <w:sz w:val="22"/>
          <w:szCs w:val="22"/>
        </w:rPr>
        <w:fldChar w:fldCharType="separate"/>
      </w:r>
      <w:r w:rsidRPr="236ED447">
        <w:rPr>
          <w:rFonts w:ascii="Times New Roman" w:hAnsi="Times New Roman" w:cs="Times New Roman"/>
          <w:sz w:val="22"/>
          <w:szCs w:val="22"/>
        </w:rPr>
        <w:t>[13]</w:t>
      </w:r>
      <w:r w:rsidR="002E1DCA" w:rsidRPr="236ED447">
        <w:rPr>
          <w:rFonts w:asciiTheme="majorBidi" w:hAnsiTheme="majorBidi" w:cstheme="majorBidi"/>
          <w:sz w:val="22"/>
          <w:szCs w:val="22"/>
        </w:rPr>
        <w:fldChar w:fldCharType="end"/>
      </w:r>
      <w:r w:rsidRPr="236ED447">
        <w:rPr>
          <w:rFonts w:asciiTheme="majorBidi" w:hAnsiTheme="majorBidi" w:cstheme="majorBidi"/>
          <w:sz w:val="22"/>
          <w:szCs w:val="22"/>
        </w:rPr>
        <w:t>.</w:t>
      </w:r>
      <w:ins w:id="18" w:author="Dahal, Kajol" w:date="2025-12-02T10:29:00Z">
        <w:r w:rsidR="002477FF">
          <w:rPr>
            <w:rFonts w:asciiTheme="majorBidi" w:hAnsiTheme="majorBidi" w:cstheme="majorBidi"/>
            <w:sz w:val="22"/>
            <w:szCs w:val="22"/>
          </w:rPr>
          <w:t xml:space="preserve"> </w:t>
        </w:r>
      </w:ins>
      <w:ins w:id="19" w:author="Bikram Adhikari (bdhikari)" w:date="2025-12-02T16:52:00Z">
        <w:r w:rsidR="0005231D" w:rsidRPr="0005231D">
          <w:rPr>
            <w:rFonts w:asciiTheme="majorBidi" w:hAnsiTheme="majorBidi" w:cstheme="majorBidi"/>
            <w:sz w:val="22"/>
            <w:szCs w:val="22"/>
          </w:rPr>
          <w:t>The NDHS follows standardized DHS protocols for sampling, data collection, and quality assurance.</w:t>
        </w:r>
      </w:ins>
      <w:del w:id="20" w:author="Dahal, Kajol" w:date="2025-12-02T10:29:00Z">
        <w:r w:rsidRPr="236ED447" w:rsidDel="002477FF">
          <w:rPr>
            <w:rFonts w:asciiTheme="majorBidi" w:hAnsiTheme="majorBidi" w:cstheme="majorBidi"/>
            <w:sz w:val="22"/>
            <w:szCs w:val="22"/>
          </w:rPr>
          <w:delText xml:space="preserve"> </w:delText>
        </w:r>
      </w:del>
      <w:ins w:id="21" w:author="Dahal, Kajol" w:date="2025-12-02T10:28:00Z">
        <w:del w:id="22" w:author="Bikram Adhikari (bdhikari)" w:date="2025-12-02T16:50:00Z" w16du:dateUtc="2025-12-02T22:50:00Z">
          <w:r w:rsidR="002477FF" w:rsidRPr="002477FF" w:rsidDel="00897C10">
            <w:rPr>
              <w:rFonts w:asciiTheme="majorBidi" w:hAnsiTheme="majorBidi" w:cstheme="majorBidi"/>
              <w:sz w:val="22"/>
              <w:szCs w:val="22"/>
            </w:rPr>
            <w:delText>The NDHS uses a two-stage stratified cluster sampling design. In the first stage, wards were selected as primary sampling units using probability proportional to size. In the second stage, households within each cluster were selected through systematic random sampling. Selected households were contacted through in-person visits, during which trained field enumerators listed all usual residents and visitors. All women aged 15</w:delText>
          </w:r>
          <w:r w:rsidR="002477FF" w:rsidRPr="002477FF" w:rsidDel="00897C10">
            <w:rPr>
              <w:rFonts w:asciiTheme="majorBidi" w:hAnsiTheme="majorBidi" w:cstheme="majorBidi" w:hint="cs"/>
              <w:sz w:val="22"/>
              <w:szCs w:val="22"/>
            </w:rPr>
            <w:delText>–</w:delText>
          </w:r>
          <w:r w:rsidR="002477FF" w:rsidRPr="002477FF" w:rsidDel="00897C10">
            <w:rPr>
              <w:rFonts w:asciiTheme="majorBidi" w:hAnsiTheme="majorBidi" w:cstheme="majorBidi"/>
              <w:sz w:val="22"/>
              <w:szCs w:val="22"/>
            </w:rPr>
            <w:delText>49 years who were either permanent residents or stayed in the selected household the night before the survey were invited to participate. In a subsample of households, men aged 15</w:delText>
          </w:r>
          <w:r w:rsidR="002477FF" w:rsidRPr="002477FF" w:rsidDel="00897C10">
            <w:rPr>
              <w:rFonts w:asciiTheme="majorBidi" w:hAnsiTheme="majorBidi" w:cstheme="majorBidi" w:hint="cs"/>
              <w:sz w:val="22"/>
              <w:szCs w:val="22"/>
            </w:rPr>
            <w:delText>–</w:delText>
          </w:r>
          <w:r w:rsidR="002477FF" w:rsidRPr="002477FF" w:rsidDel="00897C10">
            <w:rPr>
              <w:rFonts w:asciiTheme="majorBidi" w:hAnsiTheme="majorBidi" w:cstheme="majorBidi"/>
              <w:sz w:val="22"/>
              <w:szCs w:val="22"/>
            </w:rPr>
            <w:delText>49 years were also invited. In total, the 2022 NDHS interviewed 13,786 households, yielding completed interviews from 14,845 women, 4,913 men, and proxy-reported information for 2,643 children under five</w:delText>
          </w:r>
        </w:del>
        <w:del w:id="23" w:author="Bikram Adhikari (bdhikari)" w:date="2025-12-02T14:45:00Z" w16du:dateUtc="2025-12-02T20:45:00Z">
          <w:r w:rsidR="002477FF" w:rsidRPr="002477FF" w:rsidDel="00214F2B">
            <w:rPr>
              <w:rFonts w:asciiTheme="majorBidi" w:hAnsiTheme="majorBidi" w:cstheme="majorBidi"/>
              <w:sz w:val="22"/>
              <w:szCs w:val="22"/>
            </w:rPr>
            <w:delText>.</w:delText>
          </w:r>
        </w:del>
      </w:ins>
    </w:p>
    <w:p w14:paraId="423F102E" w14:textId="5269E0EE" w:rsidR="00CB6F93" w:rsidRPr="002B6DEC" w:rsidDel="002F133B" w:rsidRDefault="002477FF" w:rsidP="236ED447">
      <w:pPr>
        <w:spacing w:line="360" w:lineRule="auto"/>
        <w:jc w:val="both"/>
        <w:rPr>
          <w:del w:id="24" w:author="Bikram Adhikari (bdhikari)" w:date="2025-12-02T14:48:00Z" w16du:dateUtc="2025-12-02T20:48:00Z"/>
          <w:rFonts w:asciiTheme="majorBidi" w:hAnsiTheme="majorBidi" w:cstheme="majorBidi"/>
          <w:sz w:val="22"/>
          <w:szCs w:val="22"/>
          <w:rPrChange w:id="25" w:author="Dahal, Kajol" w:date="2025-12-02T10:40:00Z">
            <w:rPr>
              <w:del w:id="26" w:author="Bikram Adhikari (bdhikari)" w:date="2025-12-02T14:48:00Z" w16du:dateUtc="2025-12-02T20:48:00Z"/>
              <w:rFonts w:asciiTheme="majorBidi" w:hAnsiTheme="majorBidi" w:cstheme="majorBidi"/>
              <w:i/>
              <w:iCs/>
              <w:sz w:val="22"/>
              <w:szCs w:val="22"/>
            </w:rPr>
          </w:rPrChange>
        </w:rPr>
      </w:pPr>
      <w:ins w:id="27" w:author="Dahal, Kajol" w:date="2025-12-02T10:28:00Z">
        <w:del w:id="28" w:author="Bikram Adhikari (bdhikari)" w:date="2025-12-02T14:48:00Z" w16du:dateUtc="2025-12-02T20:48:00Z">
          <w:r w:rsidRPr="002477FF" w:rsidDel="002F133B">
            <w:rPr>
              <w:rFonts w:asciiTheme="majorBidi" w:hAnsiTheme="majorBidi" w:cstheme="majorBidi"/>
              <w:sz w:val="22"/>
              <w:szCs w:val="22"/>
            </w:rPr>
            <w:delText xml:space="preserve">Data collection was done using standardized </w:delText>
          </w:r>
        </w:del>
        <w:del w:id="29" w:author="Bikram Adhikari (bdhikari)" w:date="2025-12-02T14:46:00Z" w16du:dateUtc="2025-12-02T20:46:00Z">
          <w:r w:rsidRPr="002477FF" w:rsidDel="00214F2B">
            <w:rPr>
              <w:rFonts w:asciiTheme="majorBidi" w:hAnsiTheme="majorBidi" w:cstheme="majorBidi"/>
              <w:sz w:val="22"/>
              <w:szCs w:val="22"/>
            </w:rPr>
            <w:delText xml:space="preserve">DHS </w:delText>
          </w:r>
        </w:del>
        <w:del w:id="30" w:author="Bikram Adhikari (bdhikari)" w:date="2025-12-02T14:48:00Z" w16du:dateUtc="2025-12-02T20:48:00Z">
          <w:r w:rsidRPr="002477FF" w:rsidDel="002F133B">
            <w:rPr>
              <w:rFonts w:asciiTheme="majorBidi" w:hAnsiTheme="majorBidi" w:cstheme="majorBidi"/>
              <w:sz w:val="22"/>
              <w:szCs w:val="22"/>
            </w:rPr>
            <w:delText>questionnaires (Household, Woman</w:delText>
          </w:r>
          <w:r w:rsidRPr="002477FF" w:rsidDel="002F133B">
            <w:rPr>
              <w:rFonts w:asciiTheme="majorBidi" w:hAnsiTheme="majorBidi" w:cstheme="majorBidi" w:hint="cs"/>
              <w:sz w:val="22"/>
              <w:szCs w:val="22"/>
            </w:rPr>
            <w:delText>’</w:delText>
          </w:r>
          <w:r w:rsidRPr="002477FF" w:rsidDel="002F133B">
            <w:rPr>
              <w:rFonts w:asciiTheme="majorBidi" w:hAnsiTheme="majorBidi" w:cstheme="majorBidi"/>
              <w:sz w:val="22"/>
              <w:szCs w:val="22"/>
            </w:rPr>
            <w:delText>s, Man</w:delText>
          </w:r>
          <w:r w:rsidRPr="002477FF" w:rsidDel="002F133B">
            <w:rPr>
              <w:rFonts w:asciiTheme="majorBidi" w:hAnsiTheme="majorBidi" w:cstheme="majorBidi" w:hint="cs"/>
              <w:sz w:val="22"/>
              <w:szCs w:val="22"/>
            </w:rPr>
            <w:delText>’</w:delText>
          </w:r>
          <w:r w:rsidRPr="002477FF" w:rsidDel="002F133B">
            <w:rPr>
              <w:rFonts w:asciiTheme="majorBidi" w:hAnsiTheme="majorBidi" w:cstheme="majorBidi"/>
              <w:sz w:val="22"/>
              <w:szCs w:val="22"/>
            </w:rPr>
            <w:delText>s, and Biomarker questionnaires), administered via face-to-face interviews using tablet-based data entry. Anthropometric measurements were conducted following DHS protocols: children</w:delText>
          </w:r>
          <w:r w:rsidRPr="002477FF" w:rsidDel="002F133B">
            <w:rPr>
              <w:rFonts w:asciiTheme="majorBidi" w:hAnsiTheme="majorBidi" w:cstheme="majorBidi" w:hint="cs"/>
              <w:sz w:val="22"/>
              <w:szCs w:val="22"/>
            </w:rPr>
            <w:delText>’</w:delText>
          </w:r>
          <w:r w:rsidRPr="002477FF" w:rsidDel="002F133B">
            <w:rPr>
              <w:rFonts w:asciiTheme="majorBidi" w:hAnsiTheme="majorBidi" w:cstheme="majorBidi"/>
              <w:sz w:val="22"/>
              <w:szCs w:val="22"/>
            </w:rPr>
            <w:delText>s and adults</w:delText>
          </w:r>
          <w:r w:rsidRPr="002477FF" w:rsidDel="002F133B">
            <w:rPr>
              <w:rFonts w:asciiTheme="majorBidi" w:hAnsiTheme="majorBidi" w:cstheme="majorBidi" w:hint="cs"/>
              <w:sz w:val="22"/>
              <w:szCs w:val="22"/>
            </w:rPr>
            <w:delText>’</w:delText>
          </w:r>
          <w:r w:rsidRPr="002477FF" w:rsidDel="002F133B">
            <w:rPr>
              <w:rFonts w:asciiTheme="majorBidi" w:hAnsiTheme="majorBidi" w:cstheme="majorBidi"/>
              <w:sz w:val="22"/>
              <w:szCs w:val="22"/>
            </w:rPr>
            <w:delText xml:space="preserve"> height </w:delText>
          </w:r>
        </w:del>
      </w:ins>
      <w:ins w:id="31" w:author="Dahal, Kajol" w:date="2025-12-02T10:31:00Z">
        <w:del w:id="32" w:author="Bikram Adhikari (bdhikari)" w:date="2025-12-02T14:48:00Z" w16du:dateUtc="2025-12-02T20:48:00Z">
          <w:r w:rsidRPr="002477FF" w:rsidDel="002F133B">
            <w:rPr>
              <w:rFonts w:asciiTheme="majorBidi" w:hAnsiTheme="majorBidi" w:cstheme="majorBidi"/>
              <w:sz w:val="22"/>
              <w:szCs w:val="22"/>
            </w:rPr>
            <w:delText>were</w:delText>
          </w:r>
        </w:del>
      </w:ins>
      <w:ins w:id="33" w:author="Dahal, Kajol" w:date="2025-12-02T10:28:00Z">
        <w:del w:id="34" w:author="Bikram Adhikari (bdhikari)" w:date="2025-12-02T14:48:00Z" w16du:dateUtc="2025-12-02T20:48:00Z">
          <w:r w:rsidRPr="002477FF" w:rsidDel="002F133B">
            <w:rPr>
              <w:rFonts w:asciiTheme="majorBidi" w:hAnsiTheme="majorBidi" w:cstheme="majorBidi"/>
              <w:sz w:val="22"/>
              <w:szCs w:val="22"/>
            </w:rPr>
            <w:delText xml:space="preserve"> measured using a ShorrBoard stadiometer, and weight using a calibrated digital SECA scale. Birth weight for children was taken from health cards when available; otherwise, maternal recall was used. The wealth index included in the NDHS is a composite measure constructed using principal component analysis </w:delText>
          </w:r>
        </w:del>
        <w:del w:id="35" w:author="Bikram Adhikari (bdhikari)" w:date="2025-12-02T14:47:00Z" w16du:dateUtc="2025-12-02T20:47:00Z">
          <w:r w:rsidRPr="002477FF" w:rsidDel="00214F2B">
            <w:rPr>
              <w:rFonts w:asciiTheme="majorBidi" w:hAnsiTheme="majorBidi" w:cstheme="majorBidi"/>
              <w:sz w:val="22"/>
              <w:szCs w:val="22"/>
            </w:rPr>
            <w:delText xml:space="preserve">(PCA) </w:delText>
          </w:r>
        </w:del>
        <w:del w:id="36" w:author="Bikram Adhikari (bdhikari)" w:date="2025-12-02T14:48:00Z" w16du:dateUtc="2025-12-02T20:48:00Z">
          <w:r w:rsidRPr="002477FF" w:rsidDel="002F133B">
            <w:rPr>
              <w:rFonts w:asciiTheme="majorBidi" w:hAnsiTheme="majorBidi" w:cstheme="majorBidi"/>
              <w:sz w:val="22"/>
              <w:szCs w:val="22"/>
            </w:rPr>
            <w:delText>based on household assets, housing materials, water and sanitation facilities, and ownership of durable goods; households were assigned to five wealth quintiles (poorest to richest). Other variables used in this analysis</w:delText>
          </w:r>
        </w:del>
      </w:ins>
      <w:ins w:id="37" w:author="Dahal, Kajol" w:date="2025-12-02T10:31:00Z">
        <w:del w:id="38" w:author="Bikram Adhikari (bdhikari)" w:date="2025-12-02T14:48:00Z" w16du:dateUtc="2025-12-02T20:48:00Z">
          <w:r w:rsidDel="002F133B">
            <w:rPr>
              <w:rFonts w:asciiTheme="majorBidi" w:hAnsiTheme="majorBidi" w:cstheme="majorBidi"/>
              <w:sz w:val="22"/>
              <w:szCs w:val="22"/>
            </w:rPr>
            <w:delText xml:space="preserve">, </w:delText>
          </w:r>
        </w:del>
      </w:ins>
      <w:ins w:id="39" w:author="Dahal, Kajol" w:date="2025-12-02T10:28:00Z">
        <w:del w:id="40" w:author="Bikram Adhikari (bdhikari)" w:date="2025-12-02T14:48:00Z" w16du:dateUtc="2025-12-02T20:48:00Z">
          <w:r w:rsidRPr="002477FF" w:rsidDel="002F133B">
            <w:rPr>
              <w:rFonts w:asciiTheme="majorBidi" w:hAnsiTheme="majorBidi" w:cstheme="majorBidi"/>
              <w:sz w:val="22"/>
              <w:szCs w:val="22"/>
            </w:rPr>
            <w:delText>including education, marital status, contraceptive use, media exposure, and regional identifiers</w:delText>
          </w:r>
        </w:del>
      </w:ins>
      <w:ins w:id="41" w:author="Dahal, Kajol" w:date="2025-12-02T10:32:00Z">
        <w:del w:id="42" w:author="Bikram Adhikari (bdhikari)" w:date="2025-12-02T14:48:00Z" w16du:dateUtc="2025-12-02T20:48:00Z">
          <w:r w:rsidDel="002F133B">
            <w:rPr>
              <w:rFonts w:asciiTheme="majorBidi" w:hAnsiTheme="majorBidi" w:cstheme="majorBidi"/>
              <w:sz w:val="22"/>
              <w:szCs w:val="22"/>
            </w:rPr>
            <w:delText xml:space="preserve"> </w:delText>
          </w:r>
        </w:del>
      </w:ins>
      <w:ins w:id="43" w:author="Dahal, Kajol" w:date="2025-12-02T10:28:00Z">
        <w:del w:id="44" w:author="Bikram Adhikari (bdhikari)" w:date="2025-12-02T14:48:00Z" w16du:dateUtc="2025-12-02T20:48:00Z">
          <w:r w:rsidRPr="002477FF" w:rsidDel="002F133B">
            <w:rPr>
              <w:rFonts w:asciiTheme="majorBidi" w:hAnsiTheme="majorBidi" w:cstheme="majorBidi"/>
              <w:sz w:val="22"/>
              <w:szCs w:val="22"/>
            </w:rPr>
            <w:delText>were captured directly through the DHS questionnaires using standardized items that are comparable across DHS countries and rounds.</w:delText>
          </w:r>
        </w:del>
      </w:ins>
      <w:del w:id="45" w:author="Bikram Adhikari (bdhikari)" w:date="2025-12-02T14:48:00Z" w16du:dateUtc="2025-12-02T20:48:00Z">
        <w:r w:rsidR="236ED447" w:rsidRPr="236ED447" w:rsidDel="002F133B">
          <w:rPr>
            <w:rFonts w:asciiTheme="majorBidi" w:hAnsiTheme="majorBidi" w:cstheme="majorBidi"/>
            <w:sz w:val="22"/>
            <w:szCs w:val="22"/>
          </w:rPr>
          <w:delText xml:space="preserve">This survey was conducted to provide estimates of key demographic and health indicators at the national and provincial levels. This study included 13,786 households, from which information on 14,845 women aged 15–49 years and 4,913 men aged 15-49 years </w:delText>
        </w:r>
        <w:r w:rsidR="236ED447" w:rsidRPr="003C0642" w:rsidDel="002F133B">
          <w:rPr>
            <w:rFonts w:asciiTheme="majorBidi" w:hAnsiTheme="majorBidi" w:cstheme="majorBidi"/>
            <w:sz w:val="22"/>
            <w:szCs w:val="22"/>
          </w:rPr>
          <w:delText>and 2</w:delText>
        </w:r>
        <w:r w:rsidR="236ED447" w:rsidRPr="001245B7" w:rsidDel="002F133B">
          <w:rPr>
            <w:rFonts w:asciiTheme="majorBidi" w:hAnsiTheme="majorBidi" w:cstheme="majorBidi"/>
            <w:sz w:val="22"/>
            <w:szCs w:val="22"/>
          </w:rPr>
          <w:delText>,</w:delText>
        </w:r>
        <w:r w:rsidR="236ED447" w:rsidRPr="003C0642" w:rsidDel="002F133B">
          <w:rPr>
            <w:rFonts w:asciiTheme="majorBidi" w:hAnsiTheme="majorBidi" w:cstheme="majorBidi"/>
            <w:sz w:val="22"/>
            <w:szCs w:val="22"/>
          </w:rPr>
          <w:delText>643 c</w:delText>
        </w:r>
        <w:r w:rsidR="236ED447" w:rsidRPr="236ED447" w:rsidDel="002F133B">
          <w:rPr>
            <w:rFonts w:asciiTheme="majorBidi" w:hAnsiTheme="majorBidi" w:cstheme="majorBidi"/>
            <w:sz w:val="22"/>
            <w:szCs w:val="22"/>
          </w:rPr>
          <w:delText>hildren under 5 years.</w:delText>
        </w:r>
      </w:del>
    </w:p>
    <w:p w14:paraId="63BE972A" w14:textId="42E6DE02" w:rsidR="0010589C" w:rsidDel="002F133B" w:rsidRDefault="0010589C" w:rsidP="00775DF7">
      <w:pPr>
        <w:spacing w:line="360" w:lineRule="auto"/>
        <w:jc w:val="both"/>
        <w:rPr>
          <w:del w:id="46" w:author="Bikram Adhikari (bdhikari)" w:date="2025-12-02T14:48:00Z" w16du:dateUtc="2025-12-02T20:48:00Z"/>
          <w:rFonts w:asciiTheme="majorBidi" w:hAnsiTheme="majorBidi" w:cstheme="majorBidi"/>
          <w:i/>
          <w:iCs/>
          <w:sz w:val="22"/>
          <w:szCs w:val="22"/>
        </w:rPr>
      </w:pPr>
    </w:p>
    <w:p w14:paraId="4C427D99" w14:textId="77777777" w:rsidR="002F133B" w:rsidRDefault="002F133B" w:rsidP="00775DF7">
      <w:pPr>
        <w:spacing w:line="360" w:lineRule="auto"/>
        <w:jc w:val="both"/>
        <w:rPr>
          <w:ins w:id="47" w:author="Bikram Adhikari (bdhikari)" w:date="2025-12-02T14:48:00Z" w16du:dateUtc="2025-12-02T20:48:00Z"/>
          <w:rFonts w:asciiTheme="majorBidi" w:hAnsiTheme="majorBidi" w:cstheme="majorBidi"/>
          <w:i/>
          <w:iCs/>
          <w:sz w:val="22"/>
          <w:szCs w:val="22"/>
        </w:rPr>
      </w:pPr>
    </w:p>
    <w:p w14:paraId="28E26859" w14:textId="77777777" w:rsidR="00897C10" w:rsidRDefault="00897C10" w:rsidP="00775DF7">
      <w:pPr>
        <w:spacing w:line="360" w:lineRule="auto"/>
        <w:jc w:val="both"/>
        <w:rPr>
          <w:ins w:id="48" w:author="Bikram Adhikari (bdhikari)" w:date="2025-12-02T16:50:00Z" w16du:dateUtc="2025-12-02T22:50:00Z"/>
          <w:rFonts w:asciiTheme="majorBidi" w:hAnsiTheme="majorBidi" w:cstheme="majorBidi"/>
          <w:i/>
          <w:iCs/>
          <w:sz w:val="22"/>
          <w:szCs w:val="22"/>
        </w:rPr>
      </w:pPr>
    </w:p>
    <w:p w14:paraId="597A605F" w14:textId="7FEFAD90" w:rsidR="00CB6F93" w:rsidRPr="00A12542" w:rsidRDefault="00CB6F93" w:rsidP="00775DF7">
      <w:pPr>
        <w:spacing w:line="360" w:lineRule="auto"/>
        <w:jc w:val="both"/>
        <w:rPr>
          <w:rFonts w:asciiTheme="majorBidi" w:hAnsiTheme="majorBidi" w:cstheme="majorBidi"/>
          <w:i/>
          <w:iCs/>
          <w:sz w:val="22"/>
          <w:szCs w:val="22"/>
        </w:rPr>
      </w:pPr>
      <w:r w:rsidRPr="00A12542">
        <w:rPr>
          <w:rFonts w:asciiTheme="majorBidi" w:hAnsiTheme="majorBidi" w:cstheme="majorBidi"/>
          <w:i/>
          <w:iCs/>
          <w:sz w:val="22"/>
          <w:szCs w:val="22"/>
        </w:rPr>
        <w:t>Ethical approval</w:t>
      </w:r>
    </w:p>
    <w:p w14:paraId="55F62D1C" w14:textId="3E7BB1EC" w:rsidR="00371D97" w:rsidRDefault="00403662" w:rsidP="3F0A6228">
      <w:pPr>
        <w:spacing w:line="360" w:lineRule="auto"/>
        <w:jc w:val="both"/>
        <w:rPr>
          <w:rFonts w:asciiTheme="majorBidi" w:hAnsiTheme="majorBidi" w:cstheme="majorBidi"/>
          <w:sz w:val="22"/>
          <w:szCs w:val="22"/>
        </w:rPr>
      </w:pPr>
      <w:r w:rsidRPr="3F0A6228">
        <w:rPr>
          <w:rFonts w:asciiTheme="majorBidi" w:hAnsiTheme="majorBidi" w:cstheme="majorBidi"/>
          <w:sz w:val="22"/>
          <w:szCs w:val="22"/>
        </w:rPr>
        <w:t>We</w:t>
      </w:r>
      <w:r w:rsidR="009B6771" w:rsidRPr="3F0A6228">
        <w:rPr>
          <w:rFonts w:asciiTheme="majorBidi" w:hAnsiTheme="majorBidi" w:cstheme="majorBidi"/>
          <w:sz w:val="22"/>
          <w:szCs w:val="22"/>
        </w:rPr>
        <w:t xml:space="preserve"> </w:t>
      </w:r>
      <w:r w:rsidR="000466CA" w:rsidRPr="3F0A6228">
        <w:rPr>
          <w:rFonts w:asciiTheme="majorBidi" w:hAnsiTheme="majorBidi" w:cstheme="majorBidi"/>
          <w:sz w:val="22"/>
          <w:szCs w:val="22"/>
        </w:rPr>
        <w:t>received</w:t>
      </w:r>
      <w:r w:rsidRPr="3F0A6228">
        <w:rPr>
          <w:rFonts w:asciiTheme="majorBidi" w:hAnsiTheme="majorBidi" w:cstheme="majorBidi"/>
          <w:sz w:val="22"/>
          <w:szCs w:val="22"/>
        </w:rPr>
        <w:t xml:space="preserve"> permission from </w:t>
      </w:r>
      <w:r w:rsidR="00170897" w:rsidRPr="3F0A6228">
        <w:rPr>
          <w:rFonts w:asciiTheme="majorBidi" w:hAnsiTheme="majorBidi" w:cstheme="majorBidi"/>
          <w:sz w:val="22"/>
          <w:szCs w:val="22"/>
        </w:rPr>
        <w:t xml:space="preserve">the </w:t>
      </w:r>
      <w:r w:rsidR="00217663" w:rsidRPr="3F0A6228">
        <w:rPr>
          <w:rFonts w:asciiTheme="majorBidi" w:hAnsiTheme="majorBidi" w:cstheme="majorBidi"/>
          <w:sz w:val="22"/>
          <w:szCs w:val="22"/>
        </w:rPr>
        <w:t xml:space="preserve">official website of </w:t>
      </w:r>
      <w:r w:rsidRPr="3F0A6228">
        <w:rPr>
          <w:rFonts w:asciiTheme="majorBidi" w:hAnsiTheme="majorBidi" w:cstheme="majorBidi"/>
          <w:sz w:val="22"/>
          <w:szCs w:val="22"/>
        </w:rPr>
        <w:t xml:space="preserve">“the DHS program” </w:t>
      </w:r>
      <w:r w:rsidR="00217663" w:rsidRPr="3F0A6228">
        <w:rPr>
          <w:rFonts w:asciiTheme="majorBidi" w:hAnsiTheme="majorBidi" w:cstheme="majorBidi"/>
          <w:sz w:val="22"/>
          <w:szCs w:val="22"/>
        </w:rPr>
        <w:t>(</w:t>
      </w:r>
      <w:hyperlink r:id="rId8">
        <w:r w:rsidR="00217663" w:rsidRPr="3F0A6228">
          <w:rPr>
            <w:rStyle w:val="Hyperlink"/>
            <w:rFonts w:asciiTheme="majorBidi" w:hAnsiTheme="majorBidi" w:cstheme="majorBidi"/>
            <w:color w:val="auto"/>
            <w:sz w:val="22"/>
            <w:szCs w:val="22"/>
          </w:rPr>
          <w:t>https://www.dhsprogram.com</w:t>
        </w:r>
      </w:hyperlink>
      <w:r w:rsidR="00217663" w:rsidRPr="3F0A6228">
        <w:rPr>
          <w:rStyle w:val="Hyperlink"/>
          <w:rFonts w:asciiTheme="majorBidi" w:hAnsiTheme="majorBidi" w:cstheme="majorBidi"/>
          <w:color w:val="auto"/>
          <w:sz w:val="22"/>
          <w:szCs w:val="22"/>
        </w:rPr>
        <w:t>)</w:t>
      </w:r>
      <w:r w:rsidR="002E7418" w:rsidRPr="3F0A6228">
        <w:rPr>
          <w:rFonts w:asciiTheme="majorBidi" w:hAnsiTheme="majorBidi" w:cstheme="majorBidi"/>
          <w:sz w:val="22"/>
          <w:szCs w:val="22"/>
        </w:rPr>
        <w:t xml:space="preserve"> </w:t>
      </w:r>
      <w:r w:rsidRPr="3F0A6228">
        <w:rPr>
          <w:rFonts w:asciiTheme="majorBidi" w:hAnsiTheme="majorBidi" w:cstheme="majorBidi"/>
          <w:sz w:val="22"/>
          <w:szCs w:val="22"/>
        </w:rPr>
        <w:t>to download and use</w:t>
      </w:r>
      <w:r w:rsidR="00E74F03">
        <w:rPr>
          <w:rFonts w:asciiTheme="majorBidi" w:hAnsiTheme="majorBidi" w:cstheme="majorBidi"/>
          <w:sz w:val="22"/>
          <w:szCs w:val="22"/>
        </w:rPr>
        <w:t xml:space="preserve"> (</w:t>
      </w:r>
      <w:r w:rsidR="004C0A03" w:rsidRPr="00706F39">
        <w:rPr>
          <w:rFonts w:asciiTheme="majorBidi" w:hAnsiTheme="majorBidi" w:cstheme="majorBidi"/>
          <w:i/>
          <w:iCs/>
          <w:sz w:val="22"/>
          <w:szCs w:val="22"/>
        </w:rPr>
        <w:t xml:space="preserve">submitted on: </w:t>
      </w:r>
      <w:r w:rsidR="00BF29A8" w:rsidRPr="00706F39">
        <w:rPr>
          <w:rFonts w:asciiTheme="majorBidi" w:hAnsiTheme="majorBidi" w:cstheme="majorBidi"/>
          <w:i/>
          <w:iCs/>
          <w:sz w:val="22"/>
          <w:szCs w:val="22"/>
        </w:rPr>
        <w:t>0</w:t>
      </w:r>
      <w:r w:rsidR="004C0A03" w:rsidRPr="00706F39">
        <w:rPr>
          <w:rFonts w:asciiTheme="majorBidi" w:hAnsiTheme="majorBidi" w:cstheme="majorBidi"/>
          <w:i/>
          <w:iCs/>
          <w:sz w:val="22"/>
          <w:szCs w:val="22"/>
        </w:rPr>
        <w:t>7</w:t>
      </w:r>
      <w:r w:rsidR="00BF29A8" w:rsidRPr="00706F39">
        <w:rPr>
          <w:rFonts w:asciiTheme="majorBidi" w:hAnsiTheme="majorBidi" w:cstheme="majorBidi"/>
          <w:i/>
          <w:iCs/>
          <w:sz w:val="22"/>
          <w:szCs w:val="22"/>
        </w:rPr>
        <w:t>/25/202</w:t>
      </w:r>
      <w:r w:rsidR="004C0A03" w:rsidRPr="00706F39">
        <w:rPr>
          <w:rFonts w:asciiTheme="majorBidi" w:hAnsiTheme="majorBidi" w:cstheme="majorBidi"/>
          <w:i/>
          <w:iCs/>
          <w:sz w:val="22"/>
          <w:szCs w:val="22"/>
        </w:rPr>
        <w:t>3 and approved on 07/26/2023</w:t>
      </w:r>
      <w:r w:rsidR="004C0A03">
        <w:rPr>
          <w:rFonts w:asciiTheme="majorBidi" w:hAnsiTheme="majorBidi" w:cstheme="majorBidi"/>
          <w:sz w:val="22"/>
          <w:szCs w:val="22"/>
        </w:rPr>
        <w:t xml:space="preserve"> </w:t>
      </w:r>
      <w:r w:rsidR="00E74F03">
        <w:rPr>
          <w:rFonts w:asciiTheme="majorBidi" w:hAnsiTheme="majorBidi" w:cstheme="majorBidi"/>
          <w:sz w:val="22"/>
          <w:szCs w:val="22"/>
        </w:rPr>
        <w:t>)</w:t>
      </w:r>
      <w:r w:rsidRPr="3F0A6228">
        <w:rPr>
          <w:rFonts w:asciiTheme="majorBidi" w:hAnsiTheme="majorBidi" w:cstheme="majorBidi"/>
          <w:sz w:val="22"/>
          <w:szCs w:val="22"/>
        </w:rPr>
        <w:t xml:space="preserve"> NDHS 2022 dataset </w:t>
      </w:r>
      <w:r w:rsidRPr="3F0A6228">
        <w:rPr>
          <w:rFonts w:asciiTheme="majorBidi" w:hAnsiTheme="majorBidi" w:cstheme="majorBidi"/>
          <w:sz w:val="22"/>
          <w:szCs w:val="22"/>
        </w:rPr>
        <w:fldChar w:fldCharType="begin"/>
      </w:r>
      <w:r w:rsidR="002B3C49">
        <w:rPr>
          <w:rFonts w:asciiTheme="majorBidi" w:hAnsiTheme="majorBidi" w:cstheme="majorBidi"/>
          <w:sz w:val="22"/>
          <w:szCs w:val="22"/>
        </w:rPr>
        <w:instrText xml:space="preserve"> ADDIN ZOTERO_ITEM CSL_CITATION {"citationID":"ZoNATZeI","properties":{"formattedCitation":"[23]","plainCitation":"[23]","noteIndex":0},"citationItems":[{"id":2074,"uris":["http://zotero.org/users/3118180/items/A29UU767"],"itemData":{"id":2074,"type":"webpage","title":"The DHS Program - Available Datasets","URL":"https://dhsprogram.com/data/available-datasets.cfm","accessed":{"date-parts":[["2024",11,2]]}}}],"schema":"https://github.com/citation-style-language/schema/raw/master/csl-citation.json"} </w:instrText>
      </w:r>
      <w:r w:rsidRPr="3F0A6228">
        <w:rPr>
          <w:rFonts w:asciiTheme="majorBidi" w:hAnsiTheme="majorBidi" w:cstheme="majorBidi"/>
          <w:sz w:val="22"/>
          <w:szCs w:val="22"/>
        </w:rPr>
        <w:fldChar w:fldCharType="separate"/>
      </w:r>
      <w:r w:rsidR="00C92D93" w:rsidRPr="00C92D93">
        <w:rPr>
          <w:rFonts w:ascii="Times New Roman" w:hAnsi="Times New Roman" w:cs="Times New Roman"/>
          <w:sz w:val="22"/>
        </w:rPr>
        <w:t>[23]</w:t>
      </w:r>
      <w:r w:rsidRPr="3F0A6228">
        <w:rPr>
          <w:rFonts w:asciiTheme="majorBidi" w:hAnsiTheme="majorBidi" w:cstheme="majorBidi"/>
          <w:sz w:val="22"/>
          <w:szCs w:val="22"/>
        </w:rPr>
        <w:fldChar w:fldCharType="end"/>
      </w:r>
      <w:r w:rsidRPr="3F0A6228">
        <w:rPr>
          <w:rFonts w:asciiTheme="majorBidi" w:hAnsiTheme="majorBidi" w:cstheme="majorBidi"/>
          <w:sz w:val="22"/>
          <w:szCs w:val="22"/>
        </w:rPr>
        <w:t xml:space="preserve">. </w:t>
      </w:r>
      <w:r w:rsidR="00CB6F93" w:rsidRPr="3F0A6228">
        <w:rPr>
          <w:rFonts w:asciiTheme="majorBidi" w:hAnsiTheme="majorBidi" w:cstheme="majorBidi"/>
          <w:sz w:val="22"/>
          <w:szCs w:val="22"/>
        </w:rPr>
        <w:t>NHDS</w:t>
      </w:r>
      <w:r w:rsidR="007D6B13" w:rsidRPr="3F0A6228">
        <w:rPr>
          <w:rFonts w:asciiTheme="majorBidi" w:hAnsiTheme="majorBidi" w:cstheme="majorBidi"/>
          <w:sz w:val="22"/>
          <w:szCs w:val="22"/>
        </w:rPr>
        <w:t xml:space="preserve"> 2022</w:t>
      </w:r>
      <w:r w:rsidR="00CB6F93" w:rsidRPr="3F0A6228">
        <w:rPr>
          <w:rFonts w:asciiTheme="majorBidi" w:hAnsiTheme="majorBidi" w:cstheme="majorBidi"/>
          <w:sz w:val="22"/>
          <w:szCs w:val="22"/>
        </w:rPr>
        <w:t xml:space="preserve"> obtained ethical approval from the institutional review board of ICF International, United States of America</w:t>
      </w:r>
      <w:r w:rsidR="00706F39">
        <w:rPr>
          <w:rFonts w:asciiTheme="majorBidi" w:hAnsiTheme="majorBidi" w:cstheme="majorBidi"/>
          <w:sz w:val="22"/>
          <w:szCs w:val="22"/>
        </w:rPr>
        <w:t xml:space="preserve"> </w:t>
      </w:r>
      <w:r w:rsidR="00706F39" w:rsidRPr="00706F39">
        <w:rPr>
          <w:rFonts w:asciiTheme="majorBidi" w:hAnsiTheme="majorBidi" w:cstheme="majorBidi"/>
          <w:sz w:val="22"/>
          <w:szCs w:val="22"/>
        </w:rPr>
        <w:t>(</w:t>
      </w:r>
      <w:r w:rsidR="00706F39" w:rsidRPr="00706F39">
        <w:rPr>
          <w:rFonts w:asciiTheme="majorBidi" w:hAnsiTheme="majorBidi" w:cstheme="majorBidi"/>
          <w:i/>
          <w:iCs/>
          <w:sz w:val="22"/>
          <w:szCs w:val="22"/>
        </w:rPr>
        <w:t>Reference number: 180657.0.001.NP.DHS.01, Date: 28th April 2022).</w:t>
      </w:r>
      <w:r w:rsidR="00CB6F93" w:rsidRPr="00706F39">
        <w:rPr>
          <w:rFonts w:asciiTheme="majorBidi" w:hAnsiTheme="majorBidi" w:cstheme="majorBidi"/>
          <w:i/>
          <w:iCs/>
          <w:sz w:val="22"/>
          <w:szCs w:val="22"/>
        </w:rPr>
        <w:t xml:space="preserve"> </w:t>
      </w:r>
      <w:r w:rsidR="00CB6F93" w:rsidRPr="3F0A6228">
        <w:rPr>
          <w:rFonts w:asciiTheme="majorBidi" w:hAnsiTheme="majorBidi" w:cstheme="majorBidi"/>
          <w:sz w:val="22"/>
          <w:szCs w:val="22"/>
        </w:rPr>
        <w:t>and the ethical review board of Nepal Health Research Council</w:t>
      </w:r>
      <w:r w:rsidR="00706F39">
        <w:rPr>
          <w:rFonts w:asciiTheme="majorBidi" w:hAnsiTheme="majorBidi" w:cstheme="majorBidi"/>
          <w:sz w:val="22"/>
          <w:szCs w:val="22"/>
        </w:rPr>
        <w:t xml:space="preserve"> </w:t>
      </w:r>
      <w:r w:rsidR="00706F39" w:rsidRPr="00706F39">
        <w:rPr>
          <w:rFonts w:asciiTheme="majorBidi" w:hAnsiTheme="majorBidi" w:cstheme="majorBidi"/>
          <w:sz w:val="22"/>
          <w:szCs w:val="22"/>
        </w:rPr>
        <w:t>(</w:t>
      </w:r>
      <w:r w:rsidR="00706F39" w:rsidRPr="00706F39">
        <w:rPr>
          <w:rFonts w:asciiTheme="majorBidi" w:hAnsiTheme="majorBidi" w:cstheme="majorBidi"/>
          <w:i/>
          <w:iCs/>
          <w:sz w:val="22"/>
          <w:szCs w:val="22"/>
        </w:rPr>
        <w:t>Reference number: 678, Date: 30th September 2021</w:t>
      </w:r>
      <w:r w:rsidR="00706F39" w:rsidRPr="00706F39">
        <w:rPr>
          <w:rFonts w:asciiTheme="majorBidi" w:hAnsiTheme="majorBidi" w:cstheme="majorBidi"/>
          <w:sz w:val="22"/>
          <w:szCs w:val="22"/>
        </w:rPr>
        <w:t xml:space="preserve">) </w:t>
      </w:r>
      <w:r w:rsidR="009C4F0B" w:rsidRPr="3F0A6228">
        <w:rPr>
          <w:rFonts w:asciiTheme="majorBidi" w:hAnsiTheme="majorBidi" w:cstheme="majorBidi"/>
          <w:sz w:val="22"/>
          <w:szCs w:val="22"/>
        </w:rPr>
        <w:t xml:space="preserve"> </w:t>
      </w:r>
      <w:r w:rsidRPr="3F0A6228">
        <w:rPr>
          <w:rFonts w:asciiTheme="majorBidi" w:hAnsiTheme="majorBidi" w:cstheme="majorBidi"/>
          <w:sz w:val="22"/>
          <w:szCs w:val="22"/>
        </w:rPr>
        <w:fldChar w:fldCharType="begin"/>
      </w:r>
      <w:r w:rsidR="002B3C49">
        <w:rPr>
          <w:rFonts w:asciiTheme="majorBidi" w:hAnsiTheme="majorBidi" w:cstheme="majorBidi"/>
          <w:sz w:val="22"/>
          <w:szCs w:val="22"/>
        </w:rPr>
        <w:instrText xml:space="preserve"> ADDIN ZOTERO_ITEM CSL_CITATION {"citationID":"ziHLFwZh","properties":{"formattedCitation":"[13]","plainCitation":"[13]","noteIndex":0},"citationItems":[{"id":653,"uris":["http://zotero.org/users/3118180/items/V9GGFC5V"],"itemData":{"id":653,"type":"report","event-place":"Kathmandu,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Pr="3F0A6228">
        <w:rPr>
          <w:rFonts w:asciiTheme="majorBidi" w:hAnsiTheme="majorBidi" w:cstheme="majorBidi"/>
          <w:sz w:val="22"/>
          <w:szCs w:val="22"/>
        </w:rPr>
        <w:fldChar w:fldCharType="separate"/>
      </w:r>
      <w:r w:rsidR="00B62121" w:rsidRPr="3F0A6228">
        <w:rPr>
          <w:rFonts w:ascii="Times New Roman" w:hAnsi="Times New Roman" w:cs="Times New Roman"/>
          <w:sz w:val="22"/>
          <w:szCs w:val="22"/>
        </w:rPr>
        <w:t>[13]</w:t>
      </w:r>
      <w:r w:rsidRPr="3F0A6228">
        <w:rPr>
          <w:rFonts w:asciiTheme="majorBidi" w:hAnsiTheme="majorBidi" w:cstheme="majorBidi"/>
          <w:sz w:val="22"/>
          <w:szCs w:val="22"/>
        </w:rPr>
        <w:fldChar w:fldCharType="end"/>
      </w:r>
      <w:r w:rsidR="0085428E">
        <w:rPr>
          <w:rFonts w:asciiTheme="majorBidi" w:hAnsiTheme="majorBidi" w:cstheme="majorBidi"/>
          <w:sz w:val="22"/>
          <w:szCs w:val="22"/>
        </w:rPr>
        <w:t>. In the NDHS 2022, informed consent was taken from the participants before enrolling them into the study.</w:t>
      </w:r>
    </w:p>
    <w:p w14:paraId="3A1AD956" w14:textId="77777777" w:rsidR="00292316" w:rsidRPr="00A12542" w:rsidRDefault="00292316" w:rsidP="3F0A6228">
      <w:pPr>
        <w:spacing w:line="360" w:lineRule="auto"/>
        <w:jc w:val="both"/>
        <w:rPr>
          <w:rFonts w:asciiTheme="majorBidi" w:hAnsiTheme="majorBidi" w:cstheme="majorBidi"/>
          <w:sz w:val="22"/>
          <w:szCs w:val="22"/>
        </w:rPr>
      </w:pPr>
    </w:p>
    <w:p w14:paraId="7EC51B79" w14:textId="6DBAE54F" w:rsidR="000001ED" w:rsidRPr="00A12542" w:rsidRDefault="000564D4" w:rsidP="00775DF7">
      <w:pPr>
        <w:spacing w:line="360" w:lineRule="auto"/>
        <w:jc w:val="both"/>
        <w:rPr>
          <w:rFonts w:asciiTheme="majorBidi" w:hAnsiTheme="majorBidi" w:cstheme="majorBidi"/>
          <w:i/>
          <w:iCs/>
          <w:sz w:val="22"/>
          <w:szCs w:val="22"/>
        </w:rPr>
      </w:pPr>
      <w:r w:rsidRPr="00A12542">
        <w:rPr>
          <w:rFonts w:asciiTheme="majorBidi" w:hAnsiTheme="majorBidi" w:cstheme="majorBidi"/>
          <w:i/>
          <w:iCs/>
          <w:sz w:val="22"/>
          <w:szCs w:val="22"/>
        </w:rPr>
        <w:t>Study setting</w:t>
      </w:r>
    </w:p>
    <w:p w14:paraId="0D66B4E3" w14:textId="684F3F0A" w:rsidR="000564D4" w:rsidRPr="00A12542" w:rsidRDefault="0071328C" w:rsidP="0ECD4335">
      <w:pPr>
        <w:spacing w:line="360" w:lineRule="auto"/>
        <w:jc w:val="both"/>
        <w:rPr>
          <w:rFonts w:asciiTheme="majorBidi" w:hAnsiTheme="majorBidi" w:cstheme="majorBidi"/>
          <w:sz w:val="22"/>
          <w:szCs w:val="22"/>
        </w:rPr>
      </w:pPr>
      <w:r w:rsidRPr="0ECD4335">
        <w:rPr>
          <w:rFonts w:asciiTheme="majorBidi" w:hAnsiTheme="majorBidi" w:cstheme="majorBidi"/>
          <w:sz w:val="22"/>
          <w:szCs w:val="22"/>
        </w:rPr>
        <w:t xml:space="preserve">This study used </w:t>
      </w:r>
      <w:r w:rsidR="004F6E73" w:rsidRPr="0ECD4335">
        <w:rPr>
          <w:rFonts w:asciiTheme="majorBidi" w:hAnsiTheme="majorBidi" w:cstheme="majorBidi"/>
          <w:sz w:val="22"/>
          <w:szCs w:val="22"/>
        </w:rPr>
        <w:t xml:space="preserve">nationally representative </w:t>
      </w:r>
      <w:r w:rsidRPr="0ECD4335">
        <w:rPr>
          <w:rFonts w:asciiTheme="majorBidi" w:hAnsiTheme="majorBidi" w:cstheme="majorBidi"/>
          <w:sz w:val="22"/>
          <w:szCs w:val="22"/>
        </w:rPr>
        <w:t xml:space="preserve">data </w:t>
      </w:r>
      <w:r w:rsidR="00B0587A" w:rsidRPr="0ECD4335">
        <w:rPr>
          <w:rFonts w:asciiTheme="majorBidi" w:hAnsiTheme="majorBidi" w:cstheme="majorBidi"/>
          <w:sz w:val="22"/>
          <w:szCs w:val="22"/>
        </w:rPr>
        <w:t xml:space="preserve">from </w:t>
      </w:r>
      <w:r w:rsidR="004F6E73" w:rsidRPr="0ECD4335">
        <w:rPr>
          <w:rFonts w:asciiTheme="majorBidi" w:hAnsiTheme="majorBidi" w:cstheme="majorBidi"/>
          <w:sz w:val="22"/>
          <w:szCs w:val="22"/>
        </w:rPr>
        <w:t>Nepal</w:t>
      </w:r>
      <w:r w:rsidR="00B0587A" w:rsidRPr="0ECD4335">
        <w:rPr>
          <w:rFonts w:asciiTheme="majorBidi" w:hAnsiTheme="majorBidi" w:cstheme="majorBidi"/>
          <w:sz w:val="22"/>
          <w:szCs w:val="22"/>
        </w:rPr>
        <w:t xml:space="preserve">, </w:t>
      </w:r>
      <w:r w:rsidR="000564D4" w:rsidRPr="0ECD4335">
        <w:rPr>
          <w:rFonts w:asciiTheme="majorBidi" w:hAnsiTheme="majorBidi" w:cstheme="majorBidi"/>
          <w:sz w:val="22"/>
          <w:szCs w:val="22"/>
        </w:rPr>
        <w:t>a landlocked country located in Southeast Asia with an area of 147, 516 km</w:t>
      </w:r>
      <w:r w:rsidR="000564D4" w:rsidRPr="0ECD4335">
        <w:rPr>
          <w:rFonts w:asciiTheme="majorBidi" w:hAnsiTheme="majorBidi" w:cstheme="majorBidi"/>
          <w:sz w:val="22"/>
          <w:szCs w:val="22"/>
          <w:vertAlign w:val="superscript"/>
        </w:rPr>
        <w:t>2</w:t>
      </w:r>
      <w:r w:rsidR="009C4F0B" w:rsidRPr="0ECD4335">
        <w:rPr>
          <w:rFonts w:asciiTheme="majorBidi" w:hAnsiTheme="majorBidi" w:cstheme="majorBidi"/>
          <w:sz w:val="22"/>
          <w:szCs w:val="22"/>
        </w:rPr>
        <w:t xml:space="preserve"> </w:t>
      </w:r>
      <w:r w:rsidRPr="0ECD4335">
        <w:rPr>
          <w:rFonts w:asciiTheme="majorBidi" w:hAnsiTheme="majorBidi" w:cstheme="majorBidi"/>
          <w:sz w:val="22"/>
          <w:szCs w:val="22"/>
        </w:rPr>
        <w:fldChar w:fldCharType="begin"/>
      </w:r>
      <w:r w:rsidR="002B3C49">
        <w:rPr>
          <w:rFonts w:asciiTheme="majorBidi" w:hAnsiTheme="majorBidi" w:cstheme="majorBidi"/>
          <w:sz w:val="22"/>
          <w:szCs w:val="22"/>
        </w:rPr>
        <w:instrText xml:space="preserve"> ADDIN ZOTERO_ITEM CSL_CITATION {"citationID":"YFKkReQH","properties":{"formattedCitation":"[24]","plainCitation":"[24]","noteIndex":0},"citationItems":[{"id":544,"uris":["http://zotero.org/users/3118180/items/EBKC3M4M"],"itemData":{"id":544,"type":"webpage","title":"National Report | National Population and and Housing Census 2021 Results","URL":"https://censusnepal.cbs.gov.np/results/downloads/national","accessed":{"date-parts":[["2024",6,17]]}}}],"schema":"https://github.com/citation-style-language/schema/raw/master/csl-citation.json"} </w:instrText>
      </w:r>
      <w:r w:rsidRPr="0ECD4335">
        <w:rPr>
          <w:rFonts w:asciiTheme="majorBidi" w:hAnsiTheme="majorBidi" w:cstheme="majorBidi"/>
          <w:sz w:val="22"/>
          <w:szCs w:val="22"/>
        </w:rPr>
        <w:fldChar w:fldCharType="separate"/>
      </w:r>
      <w:r w:rsidR="00C92D93" w:rsidRPr="0ECD4335">
        <w:rPr>
          <w:rFonts w:ascii="Times New Roman" w:hAnsi="Times New Roman" w:cs="Times New Roman"/>
          <w:sz w:val="22"/>
          <w:szCs w:val="22"/>
        </w:rPr>
        <w:t>[24]</w:t>
      </w:r>
      <w:r w:rsidRPr="0ECD4335">
        <w:rPr>
          <w:rFonts w:asciiTheme="majorBidi" w:hAnsiTheme="majorBidi" w:cstheme="majorBidi"/>
          <w:sz w:val="22"/>
          <w:szCs w:val="22"/>
        </w:rPr>
        <w:fldChar w:fldCharType="end"/>
      </w:r>
      <w:r w:rsidR="000564D4" w:rsidRPr="0ECD4335">
        <w:rPr>
          <w:rFonts w:asciiTheme="majorBidi" w:hAnsiTheme="majorBidi" w:cstheme="majorBidi"/>
          <w:sz w:val="22"/>
          <w:szCs w:val="22"/>
        </w:rPr>
        <w:t xml:space="preserve">. </w:t>
      </w:r>
      <w:r w:rsidR="00B0587A" w:rsidRPr="0ECD4335">
        <w:rPr>
          <w:rFonts w:asciiTheme="majorBidi" w:hAnsiTheme="majorBidi" w:cstheme="majorBidi"/>
          <w:sz w:val="22"/>
          <w:szCs w:val="22"/>
        </w:rPr>
        <w:t>It</w:t>
      </w:r>
      <w:r w:rsidR="000564D4" w:rsidRPr="0ECD4335">
        <w:rPr>
          <w:rFonts w:asciiTheme="majorBidi" w:hAnsiTheme="majorBidi" w:cstheme="majorBidi"/>
          <w:sz w:val="22"/>
          <w:szCs w:val="22"/>
        </w:rPr>
        <w:t xml:space="preserve"> has seven administrative provinces, within which lies 753 municipalities (</w:t>
      </w:r>
      <w:r w:rsidR="00B0587A" w:rsidRPr="0ECD4335">
        <w:rPr>
          <w:rFonts w:asciiTheme="majorBidi" w:hAnsiTheme="majorBidi" w:cstheme="majorBidi"/>
          <w:sz w:val="22"/>
          <w:szCs w:val="22"/>
        </w:rPr>
        <w:t xml:space="preserve">6 </w:t>
      </w:r>
      <w:r w:rsidR="000564D4" w:rsidRPr="0ECD4335">
        <w:rPr>
          <w:rFonts w:asciiTheme="majorBidi" w:hAnsiTheme="majorBidi" w:cstheme="majorBidi"/>
          <w:sz w:val="22"/>
          <w:szCs w:val="22"/>
        </w:rPr>
        <w:t xml:space="preserve">metropolitan cities, </w:t>
      </w:r>
      <w:r w:rsidR="00B0587A" w:rsidRPr="0ECD4335">
        <w:rPr>
          <w:rFonts w:asciiTheme="majorBidi" w:hAnsiTheme="majorBidi" w:cstheme="majorBidi"/>
          <w:sz w:val="22"/>
          <w:szCs w:val="22"/>
        </w:rPr>
        <w:t xml:space="preserve">11 </w:t>
      </w:r>
      <w:r w:rsidR="000564D4" w:rsidRPr="0ECD4335">
        <w:rPr>
          <w:rFonts w:asciiTheme="majorBidi" w:hAnsiTheme="majorBidi" w:cstheme="majorBidi"/>
          <w:sz w:val="22"/>
          <w:szCs w:val="22"/>
        </w:rPr>
        <w:t xml:space="preserve">sub-metropolitan cities, </w:t>
      </w:r>
      <w:r w:rsidR="00B0587A" w:rsidRPr="0ECD4335">
        <w:rPr>
          <w:rFonts w:asciiTheme="majorBidi" w:hAnsiTheme="majorBidi" w:cstheme="majorBidi"/>
          <w:sz w:val="22"/>
          <w:szCs w:val="22"/>
        </w:rPr>
        <w:t xml:space="preserve">276 </w:t>
      </w:r>
      <w:r w:rsidR="000564D4" w:rsidRPr="0ECD4335">
        <w:rPr>
          <w:rFonts w:asciiTheme="majorBidi" w:hAnsiTheme="majorBidi" w:cstheme="majorBidi"/>
          <w:sz w:val="22"/>
          <w:szCs w:val="22"/>
        </w:rPr>
        <w:t xml:space="preserve">urban municipalities, </w:t>
      </w:r>
      <w:r w:rsidR="00B0587A" w:rsidRPr="0ECD4335">
        <w:rPr>
          <w:rFonts w:asciiTheme="majorBidi" w:hAnsiTheme="majorBidi" w:cstheme="majorBidi"/>
          <w:sz w:val="22"/>
          <w:szCs w:val="22"/>
        </w:rPr>
        <w:t xml:space="preserve">460 </w:t>
      </w:r>
      <w:r w:rsidR="000564D4" w:rsidRPr="0ECD4335">
        <w:rPr>
          <w:rFonts w:asciiTheme="majorBidi" w:hAnsiTheme="majorBidi" w:cstheme="majorBidi"/>
          <w:sz w:val="22"/>
          <w:szCs w:val="22"/>
        </w:rPr>
        <w:t>rural municipalities)</w:t>
      </w:r>
      <w:r w:rsidR="009C4F0B" w:rsidRPr="0ECD4335">
        <w:rPr>
          <w:rFonts w:asciiTheme="majorBidi" w:hAnsiTheme="majorBidi" w:cstheme="majorBidi"/>
          <w:sz w:val="22"/>
          <w:szCs w:val="22"/>
        </w:rPr>
        <w:t xml:space="preserve"> </w:t>
      </w:r>
      <w:r w:rsidRPr="0ECD4335">
        <w:rPr>
          <w:rFonts w:asciiTheme="majorBidi" w:hAnsiTheme="majorBidi" w:cstheme="majorBidi"/>
          <w:sz w:val="22"/>
          <w:szCs w:val="22"/>
        </w:rPr>
        <w:fldChar w:fldCharType="begin"/>
      </w:r>
      <w:r w:rsidR="002B3C49">
        <w:rPr>
          <w:rFonts w:asciiTheme="majorBidi" w:hAnsiTheme="majorBidi" w:cstheme="majorBidi"/>
          <w:sz w:val="22"/>
          <w:szCs w:val="22"/>
        </w:rPr>
        <w:instrText xml:space="preserve"> ADDIN ZOTERO_ITEM CSL_CITATION {"citationID":"zM9sVIjy","properties":{"formattedCitation":"[24]","plainCitation":"[24]","noteIndex":0},"citationItems":[{"id":544,"uris":["http://zotero.org/users/3118180/items/EBKC3M4M"],"itemData":{"id":544,"type":"webpage","title":"National Report | National Population and and Housing Census 2021 Results","URL":"https://censusnepal.cbs.gov.np/results/downloads/national","accessed":{"date-parts":[["2024",6,17]]}}}],"schema":"https://github.com/citation-style-language/schema/raw/master/csl-citation.json"} </w:instrText>
      </w:r>
      <w:r w:rsidRPr="0ECD4335">
        <w:rPr>
          <w:rFonts w:asciiTheme="majorBidi" w:hAnsiTheme="majorBidi" w:cstheme="majorBidi"/>
          <w:sz w:val="22"/>
          <w:szCs w:val="22"/>
        </w:rPr>
        <w:fldChar w:fldCharType="separate"/>
      </w:r>
      <w:r w:rsidR="00C92D93" w:rsidRPr="0ECD4335">
        <w:rPr>
          <w:rFonts w:ascii="Times New Roman" w:hAnsi="Times New Roman" w:cs="Times New Roman"/>
          <w:sz w:val="22"/>
          <w:szCs w:val="22"/>
        </w:rPr>
        <w:t>[24]</w:t>
      </w:r>
      <w:r w:rsidRPr="0ECD4335">
        <w:rPr>
          <w:rFonts w:asciiTheme="majorBidi" w:hAnsiTheme="majorBidi" w:cstheme="majorBidi"/>
          <w:sz w:val="22"/>
          <w:szCs w:val="22"/>
        </w:rPr>
        <w:fldChar w:fldCharType="end"/>
      </w:r>
      <w:r w:rsidR="000564D4" w:rsidRPr="0ECD4335">
        <w:rPr>
          <w:rFonts w:asciiTheme="majorBidi" w:hAnsiTheme="majorBidi" w:cstheme="majorBidi"/>
          <w:sz w:val="22"/>
          <w:szCs w:val="22"/>
        </w:rPr>
        <w:t>. Nepal has three ecological belt</w:t>
      </w:r>
      <w:r w:rsidR="009C4F0B" w:rsidRPr="0ECD4335">
        <w:rPr>
          <w:rFonts w:asciiTheme="majorBidi" w:hAnsiTheme="majorBidi" w:cstheme="majorBidi"/>
          <w:sz w:val="22"/>
          <w:szCs w:val="22"/>
        </w:rPr>
        <w:t>s</w:t>
      </w:r>
      <w:r w:rsidR="000564D4" w:rsidRPr="0ECD4335">
        <w:rPr>
          <w:rFonts w:asciiTheme="majorBidi" w:hAnsiTheme="majorBidi" w:cstheme="majorBidi"/>
          <w:sz w:val="22"/>
          <w:szCs w:val="22"/>
        </w:rPr>
        <w:t>-</w:t>
      </w:r>
      <w:r w:rsidR="00680C16" w:rsidRPr="0ECD4335">
        <w:rPr>
          <w:rFonts w:asciiTheme="majorBidi" w:hAnsiTheme="majorBidi" w:cstheme="majorBidi"/>
          <w:sz w:val="22"/>
          <w:szCs w:val="22"/>
        </w:rPr>
        <w:t xml:space="preserve"> </w:t>
      </w:r>
      <w:r w:rsidR="000564D4" w:rsidRPr="0ECD4335">
        <w:rPr>
          <w:rFonts w:asciiTheme="majorBidi" w:hAnsiTheme="majorBidi" w:cstheme="majorBidi"/>
          <w:sz w:val="22"/>
          <w:szCs w:val="22"/>
        </w:rPr>
        <w:t>Mountain, Hill</w:t>
      </w:r>
      <w:r w:rsidR="00B0587A" w:rsidRPr="0ECD4335">
        <w:rPr>
          <w:rFonts w:asciiTheme="majorBidi" w:hAnsiTheme="majorBidi" w:cstheme="majorBidi"/>
          <w:sz w:val="22"/>
          <w:szCs w:val="22"/>
        </w:rPr>
        <w:t>,</w:t>
      </w:r>
      <w:r w:rsidR="000564D4" w:rsidRPr="0ECD4335">
        <w:rPr>
          <w:rFonts w:asciiTheme="majorBidi" w:hAnsiTheme="majorBidi" w:cstheme="majorBidi"/>
          <w:sz w:val="22"/>
          <w:szCs w:val="22"/>
        </w:rPr>
        <w:t xml:space="preserve"> and Terai. Based on </w:t>
      </w:r>
      <w:r w:rsidR="0031611A" w:rsidRPr="0ECD4335">
        <w:rPr>
          <w:rFonts w:asciiTheme="majorBidi" w:hAnsiTheme="majorBidi" w:cstheme="majorBidi"/>
          <w:sz w:val="22"/>
          <w:szCs w:val="22"/>
        </w:rPr>
        <w:t xml:space="preserve">the 2021 </w:t>
      </w:r>
      <w:r w:rsidR="000564D4" w:rsidRPr="0ECD4335">
        <w:rPr>
          <w:rFonts w:asciiTheme="majorBidi" w:hAnsiTheme="majorBidi" w:cstheme="majorBidi"/>
          <w:sz w:val="22"/>
          <w:szCs w:val="22"/>
        </w:rPr>
        <w:t>Census, the total population of Nepal was 29</w:t>
      </w:r>
      <w:r w:rsidR="0498047C" w:rsidRPr="0ECD4335">
        <w:rPr>
          <w:rFonts w:asciiTheme="majorBidi" w:hAnsiTheme="majorBidi" w:cstheme="majorBidi"/>
          <w:sz w:val="22"/>
          <w:szCs w:val="22"/>
        </w:rPr>
        <w:t>,</w:t>
      </w:r>
      <w:r w:rsidR="000564D4" w:rsidRPr="0ECD4335">
        <w:rPr>
          <w:rFonts w:asciiTheme="majorBidi" w:hAnsiTheme="majorBidi" w:cstheme="majorBidi"/>
          <w:sz w:val="22"/>
          <w:szCs w:val="22"/>
        </w:rPr>
        <w:t>164</w:t>
      </w:r>
      <w:r w:rsidR="5166C3BB" w:rsidRPr="0ECD4335">
        <w:rPr>
          <w:rFonts w:asciiTheme="majorBidi" w:hAnsiTheme="majorBidi" w:cstheme="majorBidi"/>
          <w:sz w:val="22"/>
          <w:szCs w:val="22"/>
        </w:rPr>
        <w:t>,</w:t>
      </w:r>
      <w:r w:rsidR="000564D4" w:rsidRPr="0ECD4335">
        <w:rPr>
          <w:rFonts w:asciiTheme="majorBidi" w:hAnsiTheme="majorBidi" w:cstheme="majorBidi"/>
          <w:sz w:val="22"/>
          <w:szCs w:val="22"/>
        </w:rPr>
        <w:t>578 of which 14</w:t>
      </w:r>
      <w:r w:rsidR="3BD913A5" w:rsidRPr="0ECD4335">
        <w:rPr>
          <w:rFonts w:asciiTheme="majorBidi" w:hAnsiTheme="majorBidi" w:cstheme="majorBidi"/>
          <w:sz w:val="22"/>
          <w:szCs w:val="22"/>
        </w:rPr>
        <w:t>,</w:t>
      </w:r>
      <w:r w:rsidR="000564D4" w:rsidRPr="0ECD4335">
        <w:rPr>
          <w:rFonts w:asciiTheme="majorBidi" w:hAnsiTheme="majorBidi" w:cstheme="majorBidi"/>
          <w:sz w:val="22"/>
          <w:szCs w:val="22"/>
        </w:rPr>
        <w:t>911</w:t>
      </w:r>
      <w:r w:rsidR="426BAC06" w:rsidRPr="0ECD4335">
        <w:rPr>
          <w:rFonts w:asciiTheme="majorBidi" w:hAnsiTheme="majorBidi" w:cstheme="majorBidi"/>
          <w:sz w:val="22"/>
          <w:szCs w:val="22"/>
        </w:rPr>
        <w:t>,</w:t>
      </w:r>
      <w:r w:rsidR="000564D4" w:rsidRPr="0ECD4335">
        <w:rPr>
          <w:rFonts w:asciiTheme="majorBidi" w:hAnsiTheme="majorBidi" w:cstheme="majorBidi"/>
          <w:sz w:val="22"/>
          <w:szCs w:val="22"/>
        </w:rPr>
        <w:t>027 (51.1 %) were females and 14</w:t>
      </w:r>
      <w:r w:rsidR="3A9DBEA0" w:rsidRPr="0ECD4335">
        <w:rPr>
          <w:rFonts w:asciiTheme="majorBidi" w:hAnsiTheme="majorBidi" w:cstheme="majorBidi"/>
          <w:sz w:val="22"/>
          <w:szCs w:val="22"/>
        </w:rPr>
        <w:t>,</w:t>
      </w:r>
      <w:r w:rsidR="000564D4" w:rsidRPr="0ECD4335">
        <w:rPr>
          <w:rFonts w:asciiTheme="majorBidi" w:hAnsiTheme="majorBidi" w:cstheme="majorBidi"/>
          <w:sz w:val="22"/>
          <w:szCs w:val="22"/>
        </w:rPr>
        <w:t>253</w:t>
      </w:r>
      <w:r w:rsidR="091AAEC8" w:rsidRPr="0ECD4335">
        <w:rPr>
          <w:rFonts w:asciiTheme="majorBidi" w:hAnsiTheme="majorBidi" w:cstheme="majorBidi"/>
          <w:sz w:val="22"/>
          <w:szCs w:val="22"/>
        </w:rPr>
        <w:t>,</w:t>
      </w:r>
      <w:r w:rsidR="000564D4" w:rsidRPr="0ECD4335">
        <w:rPr>
          <w:rFonts w:asciiTheme="majorBidi" w:hAnsiTheme="majorBidi" w:cstheme="majorBidi"/>
          <w:sz w:val="22"/>
          <w:szCs w:val="22"/>
        </w:rPr>
        <w:t>551 (48.9 %) were males</w:t>
      </w:r>
      <w:r w:rsidR="009C4F0B" w:rsidRPr="0ECD4335">
        <w:rPr>
          <w:rFonts w:asciiTheme="majorBidi" w:hAnsiTheme="majorBidi" w:cstheme="majorBidi"/>
          <w:sz w:val="22"/>
          <w:szCs w:val="22"/>
        </w:rPr>
        <w:t xml:space="preserve"> </w:t>
      </w:r>
      <w:r w:rsidRPr="0ECD4335">
        <w:rPr>
          <w:rFonts w:asciiTheme="majorBidi" w:hAnsiTheme="majorBidi" w:cstheme="majorBidi"/>
          <w:sz w:val="22"/>
          <w:szCs w:val="22"/>
        </w:rPr>
        <w:fldChar w:fldCharType="begin"/>
      </w:r>
      <w:r w:rsidR="002B3C49">
        <w:rPr>
          <w:rFonts w:asciiTheme="majorBidi" w:hAnsiTheme="majorBidi" w:cstheme="majorBidi"/>
          <w:sz w:val="22"/>
          <w:szCs w:val="22"/>
        </w:rPr>
        <w:instrText xml:space="preserve"> ADDIN ZOTERO_ITEM CSL_CITATION {"citationID":"7G2RmSfA","properties":{"formattedCitation":"[24]","plainCitation":"[24]","noteIndex":0},"citationItems":[{"id":544,"uris":["http://zotero.org/users/3118180/items/EBKC3M4M"],"itemData":{"id":544,"type":"webpage","title":"National Report | National Population and and Housing Census 2021 Results","URL":"https://censusnepal.cbs.gov.np/results/downloads/national","accessed":{"date-parts":[["2024",6,17]]}}}],"schema":"https://github.com/citation-style-language/schema/raw/master/csl-citation.json"} </w:instrText>
      </w:r>
      <w:r w:rsidRPr="0ECD4335">
        <w:rPr>
          <w:rFonts w:asciiTheme="majorBidi" w:hAnsiTheme="majorBidi" w:cstheme="majorBidi"/>
          <w:sz w:val="22"/>
          <w:szCs w:val="22"/>
        </w:rPr>
        <w:fldChar w:fldCharType="separate"/>
      </w:r>
      <w:r w:rsidR="00C92D93" w:rsidRPr="0ECD4335">
        <w:rPr>
          <w:rFonts w:ascii="Times New Roman" w:hAnsi="Times New Roman" w:cs="Times New Roman"/>
          <w:sz w:val="22"/>
          <w:szCs w:val="22"/>
        </w:rPr>
        <w:t>[24]</w:t>
      </w:r>
      <w:r w:rsidRPr="0ECD4335">
        <w:rPr>
          <w:rFonts w:asciiTheme="majorBidi" w:hAnsiTheme="majorBidi" w:cstheme="majorBidi"/>
          <w:sz w:val="22"/>
          <w:szCs w:val="22"/>
        </w:rPr>
        <w:fldChar w:fldCharType="end"/>
      </w:r>
      <w:r w:rsidR="000564D4" w:rsidRPr="0ECD4335">
        <w:rPr>
          <w:rFonts w:asciiTheme="majorBidi" w:hAnsiTheme="majorBidi" w:cstheme="majorBidi"/>
          <w:sz w:val="22"/>
          <w:szCs w:val="22"/>
        </w:rPr>
        <w:t xml:space="preserve">. </w:t>
      </w:r>
      <w:r w:rsidR="00CA2A5A">
        <w:rPr>
          <w:rFonts w:asciiTheme="majorBidi" w:hAnsiTheme="majorBidi" w:cstheme="majorBidi"/>
          <w:sz w:val="22"/>
          <w:szCs w:val="22"/>
        </w:rPr>
        <w:t xml:space="preserve">Based on the </w:t>
      </w:r>
      <w:r w:rsidR="00135A67">
        <w:rPr>
          <w:rFonts w:asciiTheme="majorBidi" w:hAnsiTheme="majorBidi" w:cstheme="majorBidi"/>
          <w:sz w:val="22"/>
          <w:szCs w:val="22"/>
        </w:rPr>
        <w:t xml:space="preserve">Nepal Human Development Report 2020, </w:t>
      </w:r>
      <w:r w:rsidR="4ABFFF80" w:rsidRPr="0ECD4335">
        <w:rPr>
          <w:rFonts w:asciiTheme="majorBidi" w:hAnsiTheme="majorBidi" w:cstheme="majorBidi"/>
          <w:sz w:val="22"/>
          <w:szCs w:val="22"/>
        </w:rPr>
        <w:t>Nepal was ranked 14</w:t>
      </w:r>
      <w:r w:rsidR="00CA2A5A">
        <w:rPr>
          <w:rFonts w:asciiTheme="majorBidi" w:hAnsiTheme="majorBidi" w:cstheme="majorBidi"/>
          <w:sz w:val="22"/>
          <w:szCs w:val="22"/>
        </w:rPr>
        <w:t>7</w:t>
      </w:r>
      <w:r w:rsidR="4ABFFF80" w:rsidRPr="001245B7">
        <w:rPr>
          <w:rFonts w:asciiTheme="majorBidi" w:hAnsiTheme="majorBidi" w:cstheme="majorBidi"/>
          <w:sz w:val="22"/>
          <w:szCs w:val="22"/>
          <w:vertAlign w:val="superscript"/>
        </w:rPr>
        <w:t>th</w:t>
      </w:r>
      <w:r w:rsidR="4ABFFF80" w:rsidRPr="0ECD4335">
        <w:rPr>
          <w:rFonts w:asciiTheme="majorBidi" w:hAnsiTheme="majorBidi" w:cstheme="majorBidi"/>
          <w:sz w:val="22"/>
          <w:szCs w:val="22"/>
        </w:rPr>
        <w:t xml:space="preserve"> based on t</w:t>
      </w:r>
      <w:r w:rsidR="000564D4" w:rsidRPr="0ECD4335">
        <w:rPr>
          <w:rFonts w:asciiTheme="majorBidi" w:hAnsiTheme="majorBidi" w:cstheme="majorBidi"/>
          <w:sz w:val="22"/>
          <w:szCs w:val="22"/>
        </w:rPr>
        <w:t>he human development index (HDI)</w:t>
      </w:r>
      <w:r w:rsidR="7DAA513D" w:rsidRPr="0ECD4335">
        <w:rPr>
          <w:rFonts w:asciiTheme="majorBidi" w:hAnsiTheme="majorBidi" w:cstheme="majorBidi"/>
          <w:sz w:val="22"/>
          <w:szCs w:val="22"/>
        </w:rPr>
        <w:t xml:space="preserve"> with </w:t>
      </w:r>
      <w:r w:rsidR="58442926" w:rsidRPr="0ECD4335">
        <w:rPr>
          <w:rFonts w:asciiTheme="majorBidi" w:hAnsiTheme="majorBidi" w:cstheme="majorBidi"/>
          <w:sz w:val="22"/>
          <w:szCs w:val="22"/>
        </w:rPr>
        <w:t xml:space="preserve">an overall HDI of 0.587 and </w:t>
      </w:r>
      <w:r w:rsidR="000564D4" w:rsidRPr="0ECD4335">
        <w:rPr>
          <w:rFonts w:asciiTheme="majorBidi" w:hAnsiTheme="majorBidi" w:cstheme="majorBidi"/>
          <w:sz w:val="22"/>
          <w:szCs w:val="22"/>
        </w:rPr>
        <w:t xml:space="preserve"> rural and urban parts of Nepal </w:t>
      </w:r>
      <w:r w:rsidR="2C42D3C4" w:rsidRPr="0ECD4335">
        <w:rPr>
          <w:rFonts w:asciiTheme="majorBidi" w:hAnsiTheme="majorBidi" w:cstheme="majorBidi"/>
          <w:sz w:val="22"/>
          <w:szCs w:val="22"/>
        </w:rPr>
        <w:t xml:space="preserve"> of</w:t>
      </w:r>
      <w:r w:rsidR="003D38AA">
        <w:rPr>
          <w:rFonts w:asciiTheme="majorBidi" w:hAnsiTheme="majorBidi" w:cstheme="majorBidi"/>
          <w:sz w:val="22"/>
          <w:szCs w:val="22"/>
        </w:rPr>
        <w:t xml:space="preserve"> </w:t>
      </w:r>
      <w:r w:rsidR="000564D4" w:rsidRPr="0ECD4335">
        <w:rPr>
          <w:rFonts w:asciiTheme="majorBidi" w:hAnsiTheme="majorBidi" w:cstheme="majorBidi"/>
          <w:sz w:val="22"/>
          <w:szCs w:val="22"/>
        </w:rPr>
        <w:t>0.647 and 0.561 respectively</w:t>
      </w:r>
      <w:del w:id="49" w:author="Dahal, Kajol" w:date="2025-12-02T10:51:00Z">
        <w:r w:rsidR="4024B88D" w:rsidRPr="0ECD4335" w:rsidDel="002D6AE3">
          <w:rPr>
            <w:rFonts w:asciiTheme="majorBidi" w:hAnsiTheme="majorBidi" w:cstheme="majorBidi"/>
            <w:sz w:val="22"/>
            <w:szCs w:val="22"/>
          </w:rPr>
          <w:delText>.</w:delText>
        </w:r>
      </w:del>
      <w:r w:rsidR="000564D4" w:rsidRPr="0ECD4335">
        <w:rPr>
          <w:rFonts w:asciiTheme="majorBidi" w:hAnsiTheme="majorBidi" w:cstheme="majorBidi"/>
          <w:sz w:val="22"/>
          <w:szCs w:val="22"/>
        </w:rPr>
        <w:t xml:space="preserve"> </w:t>
      </w:r>
      <w:r w:rsidRPr="0ECD4335">
        <w:rPr>
          <w:rFonts w:asciiTheme="majorBidi" w:hAnsiTheme="majorBidi" w:cstheme="majorBidi"/>
          <w:sz w:val="22"/>
          <w:szCs w:val="22"/>
        </w:rPr>
        <w:fldChar w:fldCharType="begin"/>
      </w:r>
      <w:r w:rsidR="002B3C49">
        <w:rPr>
          <w:rFonts w:asciiTheme="majorBidi" w:hAnsiTheme="majorBidi" w:cstheme="majorBidi"/>
          <w:sz w:val="22"/>
          <w:szCs w:val="22"/>
        </w:rPr>
        <w:instrText xml:space="preserve"> ADDIN ZOTERO_ITEM CSL_CITATION {"citationID":"DFunrSXB","properties":{"formattedCitation":"[25]","plainCitation":"[25]","noteIndex":0},"citationItems":[{"id":650,"uris":["http://zotero.org/users/3118180/items/7U7A85NF"],"itemData":{"id":650,"type":"report","event-place":"Lalitpur, Nepal","publisher-place":"Lalitpur, Nepal","title":"Nepal Human Development Report 2020: Beyond Graduation: Productive Transformation and Prosperity","author":[{"literal":"Government of Nepal-National Planning Comission"},{"literal":"United Nations Development Programme"}],"issued":{"date-parts":[["2020"]]}}}],"schema":"https://github.com/citation-style-language/schema/raw/master/csl-citation.json"} </w:instrText>
      </w:r>
      <w:r w:rsidRPr="0ECD4335">
        <w:rPr>
          <w:rFonts w:asciiTheme="majorBidi" w:hAnsiTheme="majorBidi" w:cstheme="majorBidi"/>
          <w:sz w:val="22"/>
          <w:szCs w:val="22"/>
        </w:rPr>
        <w:fldChar w:fldCharType="separate"/>
      </w:r>
      <w:r w:rsidR="00C92D93" w:rsidRPr="0ECD4335">
        <w:rPr>
          <w:rFonts w:ascii="Times New Roman" w:hAnsi="Times New Roman" w:cs="Times New Roman"/>
          <w:sz w:val="22"/>
          <w:szCs w:val="22"/>
        </w:rPr>
        <w:t>[25]</w:t>
      </w:r>
      <w:r w:rsidRPr="0ECD4335">
        <w:rPr>
          <w:rFonts w:asciiTheme="majorBidi" w:hAnsiTheme="majorBidi" w:cstheme="majorBidi"/>
          <w:sz w:val="22"/>
          <w:szCs w:val="22"/>
        </w:rPr>
        <w:fldChar w:fldCharType="end"/>
      </w:r>
      <w:r w:rsidR="000564D4" w:rsidRPr="0ECD4335">
        <w:rPr>
          <w:rFonts w:asciiTheme="majorBidi" w:hAnsiTheme="majorBidi" w:cstheme="majorBidi"/>
          <w:sz w:val="22"/>
          <w:szCs w:val="22"/>
        </w:rPr>
        <w:t>.</w:t>
      </w:r>
      <w:r w:rsidR="00784A59" w:rsidRPr="0ECD4335">
        <w:rPr>
          <w:rFonts w:asciiTheme="majorBidi" w:hAnsiTheme="majorBidi" w:cstheme="majorBidi"/>
          <w:sz w:val="22"/>
          <w:szCs w:val="22"/>
        </w:rPr>
        <w:t xml:space="preserve"> According to the Global Hunger Index, Nepal has a ranking of 19.5, implying moderate food insecurity and undernourishment risk</w:t>
      </w:r>
      <w:del w:id="50" w:author="Dahal, Kajol" w:date="2025-12-02T10:51:00Z">
        <w:r w:rsidR="22F5DD00" w:rsidRPr="0ECD4335" w:rsidDel="002D6AE3">
          <w:rPr>
            <w:rFonts w:asciiTheme="majorBidi" w:hAnsiTheme="majorBidi" w:cstheme="majorBidi"/>
            <w:sz w:val="22"/>
            <w:szCs w:val="22"/>
          </w:rPr>
          <w:delText xml:space="preserve">, </w:delText>
        </w:r>
      </w:del>
      <w:r w:rsidR="00C92D93" w:rsidRPr="0ECD4335">
        <w:rPr>
          <w:rFonts w:asciiTheme="majorBidi" w:hAnsiTheme="majorBidi" w:cstheme="majorBidi"/>
          <w:sz w:val="22"/>
          <w:szCs w:val="22"/>
        </w:rPr>
        <w:t xml:space="preserve"> </w:t>
      </w:r>
      <w:r w:rsidRPr="0ECD4335">
        <w:rPr>
          <w:rFonts w:asciiTheme="majorBidi" w:hAnsiTheme="majorBidi" w:cstheme="majorBidi"/>
          <w:sz w:val="22"/>
          <w:szCs w:val="22"/>
        </w:rPr>
        <w:fldChar w:fldCharType="begin"/>
      </w:r>
      <w:r w:rsidR="002B3C49">
        <w:rPr>
          <w:rFonts w:asciiTheme="majorBidi" w:hAnsiTheme="majorBidi" w:cstheme="majorBidi"/>
          <w:sz w:val="22"/>
          <w:szCs w:val="22"/>
        </w:rPr>
        <w:instrText xml:space="preserve"> ADDIN ZOTERO_ITEM CSL_CITATION {"citationID":"GG8hhgJd","properties":{"formattedCitation":"[26]","plainCitation":"[26]","noteIndex":0},"citationItems":[{"id":2331,"uris":["http://zotero.org/users/3118180/items/B9PM365J"],"itemData":{"id":2331,"type":"webpage","abstract":"Nepal is an ethnically diverse South Asian country with a population of 28 million people experiencing multiple demographic changes.","container-title":"Global Hunger Index (GHI) - peer-reviewed annual publication designed to comprehensively measure and track hunger at the global, regional, and country levels","language":"en","title":"A Closer Look at Hunger and Undernutrition in Nepal","URL":"https://www.globalhungerindex.org/case-studies/2020-nepal.html","accessed":{"date-parts":[["2025",10,26]]}}}],"schema":"https://github.com/citation-style-language/schema/raw/master/csl-citation.json"} </w:instrText>
      </w:r>
      <w:r w:rsidRPr="0ECD4335">
        <w:rPr>
          <w:rFonts w:asciiTheme="majorBidi" w:hAnsiTheme="majorBidi" w:cstheme="majorBidi"/>
          <w:sz w:val="22"/>
          <w:szCs w:val="22"/>
        </w:rPr>
        <w:fldChar w:fldCharType="separate"/>
      </w:r>
      <w:r w:rsidR="00C92D93" w:rsidRPr="0ECD4335">
        <w:rPr>
          <w:rFonts w:ascii="Times New Roman" w:hAnsi="Times New Roman" w:cs="Times New Roman"/>
          <w:sz w:val="22"/>
          <w:szCs w:val="22"/>
        </w:rPr>
        <w:t>[26]</w:t>
      </w:r>
      <w:r w:rsidRPr="0ECD4335">
        <w:rPr>
          <w:rFonts w:asciiTheme="majorBidi" w:hAnsiTheme="majorBidi" w:cstheme="majorBidi"/>
          <w:sz w:val="22"/>
          <w:szCs w:val="22"/>
        </w:rPr>
        <w:fldChar w:fldCharType="end"/>
      </w:r>
      <w:r w:rsidR="00784A59" w:rsidRPr="0ECD4335">
        <w:rPr>
          <w:rFonts w:asciiTheme="majorBidi" w:hAnsiTheme="majorBidi" w:cstheme="majorBidi"/>
          <w:sz w:val="22"/>
          <w:szCs w:val="22"/>
        </w:rPr>
        <w:t>.</w:t>
      </w:r>
    </w:p>
    <w:p w14:paraId="7BF53EF6" w14:textId="0BCF9375" w:rsidR="00473A4F" w:rsidDel="002F133B" w:rsidRDefault="00473A4F" w:rsidP="002F133B">
      <w:pPr>
        <w:rPr>
          <w:del w:id="51" w:author="Bikram Adhikari (bdhikari)" w:date="2025-12-02T14:48:00Z" w16du:dateUtc="2025-12-02T20:48:00Z"/>
          <w:rFonts w:asciiTheme="majorBidi" w:hAnsiTheme="majorBidi" w:cstheme="majorBidi"/>
          <w:i/>
          <w:iCs/>
          <w:sz w:val="22"/>
          <w:szCs w:val="22"/>
        </w:rPr>
      </w:pPr>
      <w:del w:id="52" w:author="Bikram Adhikari (bdhikari)" w:date="2025-12-02T14:48:00Z" w16du:dateUtc="2025-12-02T20:48:00Z">
        <w:r w:rsidDel="002F133B">
          <w:rPr>
            <w:rFonts w:asciiTheme="majorBidi" w:hAnsiTheme="majorBidi" w:cstheme="majorBidi"/>
            <w:i/>
            <w:iCs/>
            <w:sz w:val="22"/>
            <w:szCs w:val="22"/>
          </w:rPr>
          <w:br w:type="page"/>
        </w:r>
      </w:del>
    </w:p>
    <w:p w14:paraId="55F90BB0" w14:textId="77777777" w:rsidR="002F133B" w:rsidRDefault="002F133B">
      <w:pPr>
        <w:rPr>
          <w:ins w:id="53" w:author="Bikram Adhikari (bdhikari)" w:date="2025-12-02T14:48:00Z" w16du:dateUtc="2025-12-02T20:48:00Z"/>
          <w:rFonts w:asciiTheme="majorBidi" w:hAnsiTheme="majorBidi" w:cstheme="majorBidi"/>
          <w:i/>
          <w:iCs/>
          <w:sz w:val="22"/>
          <w:szCs w:val="22"/>
        </w:rPr>
      </w:pPr>
    </w:p>
    <w:p w14:paraId="567B33F5" w14:textId="29E56ED1" w:rsidR="00FB006A" w:rsidDel="0005231D" w:rsidRDefault="0005231D" w:rsidP="00775DF7">
      <w:pPr>
        <w:spacing w:line="360" w:lineRule="auto"/>
        <w:jc w:val="both"/>
        <w:rPr>
          <w:del w:id="54" w:author="Bikram Adhikari (bdhikari)" w:date="2025-12-02T16:53:00Z" w16du:dateUtc="2025-12-02T22:53:00Z"/>
          <w:rFonts w:asciiTheme="majorBidi" w:hAnsiTheme="majorBidi" w:cstheme="majorBidi"/>
          <w:i/>
          <w:iCs/>
          <w:sz w:val="22"/>
          <w:szCs w:val="22"/>
        </w:rPr>
      </w:pPr>
      <w:ins w:id="55" w:author="Bikram Adhikari (bdhikari)" w:date="2025-12-02T16:53:00Z" w16du:dateUtc="2025-12-02T22:53:00Z">
        <w:r>
          <w:rPr>
            <w:rFonts w:asciiTheme="majorBidi" w:hAnsiTheme="majorBidi" w:cstheme="majorBidi"/>
            <w:i/>
            <w:iCs/>
            <w:sz w:val="22"/>
            <w:szCs w:val="22"/>
          </w:rPr>
          <w:t>Sampling and data collection</w:t>
        </w:r>
        <w:r w:rsidR="003B1280">
          <w:rPr>
            <w:rFonts w:asciiTheme="majorBidi" w:hAnsiTheme="majorBidi" w:cstheme="majorBidi"/>
            <w:i/>
            <w:iCs/>
            <w:sz w:val="22"/>
            <w:szCs w:val="22"/>
          </w:rPr>
          <w:t xml:space="preserve"> in NDHS</w:t>
        </w:r>
      </w:ins>
      <w:del w:id="56" w:author="Bikram Adhikari (bdhikari)" w:date="2025-12-02T16:53:00Z" w16du:dateUtc="2025-12-02T22:53:00Z">
        <w:r w:rsidR="000564D4" w:rsidRPr="00A12542" w:rsidDel="0005231D">
          <w:rPr>
            <w:rFonts w:asciiTheme="majorBidi" w:hAnsiTheme="majorBidi" w:cstheme="majorBidi"/>
            <w:i/>
            <w:iCs/>
            <w:sz w:val="22"/>
            <w:szCs w:val="22"/>
          </w:rPr>
          <w:delText>Sample and sampling</w:delText>
        </w:r>
      </w:del>
    </w:p>
    <w:p w14:paraId="5E089579" w14:textId="77777777" w:rsidR="0005231D" w:rsidRDefault="0005231D">
      <w:pPr>
        <w:rPr>
          <w:ins w:id="57" w:author="Bikram Adhikari (bdhikari)" w:date="2025-12-02T16:53:00Z" w16du:dateUtc="2025-12-02T22:53:00Z"/>
          <w:rFonts w:asciiTheme="majorBidi" w:hAnsiTheme="majorBidi" w:cstheme="majorBidi"/>
          <w:i/>
          <w:iCs/>
          <w:sz w:val="22"/>
          <w:szCs w:val="22"/>
        </w:rPr>
        <w:pPrChange w:id="58" w:author="Bikram Adhikari (bdhikari)" w:date="2025-12-02T14:48:00Z" w16du:dateUtc="2025-12-02T20:48:00Z">
          <w:pPr>
            <w:spacing w:line="360" w:lineRule="auto"/>
            <w:jc w:val="both"/>
          </w:pPr>
        </w:pPrChange>
      </w:pPr>
    </w:p>
    <w:p w14:paraId="0EAF56D9" w14:textId="438C75A4" w:rsidR="003B1280" w:rsidRDefault="00AE0F4D" w:rsidP="00775DF7">
      <w:pPr>
        <w:spacing w:line="360" w:lineRule="auto"/>
        <w:jc w:val="both"/>
        <w:rPr>
          <w:ins w:id="59" w:author="Bikram Adhikari (bdhikari)" w:date="2025-12-02T16:54:00Z" w16du:dateUtc="2025-12-02T22:54:00Z"/>
          <w:rFonts w:asciiTheme="majorBidi" w:hAnsiTheme="majorBidi" w:cstheme="majorBidi"/>
          <w:sz w:val="22"/>
          <w:szCs w:val="22"/>
        </w:rPr>
      </w:pPr>
      <w:moveFromRangeStart w:id="60" w:author="Bikram Adhikari (bdhikari)" w:date="2025-12-02T16:50:00Z" w:name="move215586666"/>
      <w:moveFrom w:id="61" w:author="Bikram Adhikari (bdhikari)" w:date="2025-12-02T16:50:00Z" w16du:dateUtc="2025-12-02T22:50:00Z">
        <w:r w:rsidRPr="00A12542" w:rsidDel="00897C10">
          <w:rPr>
            <w:rFonts w:asciiTheme="majorBidi" w:hAnsiTheme="majorBidi" w:cstheme="majorBidi"/>
            <w:sz w:val="22"/>
            <w:szCs w:val="22"/>
          </w:rPr>
          <w:t>The</w:t>
        </w:r>
        <w:r w:rsidR="002E7418" w:rsidRPr="00A12542" w:rsidDel="00897C10">
          <w:rPr>
            <w:rFonts w:asciiTheme="majorBidi" w:hAnsiTheme="majorBidi" w:cstheme="majorBidi"/>
            <w:sz w:val="22"/>
            <w:szCs w:val="22"/>
          </w:rPr>
          <w:t xml:space="preserve"> </w:t>
        </w:r>
        <w:r w:rsidR="008740E2" w:rsidRPr="00A12542" w:rsidDel="00897C10">
          <w:rPr>
            <w:rFonts w:asciiTheme="majorBidi" w:hAnsiTheme="majorBidi" w:cstheme="majorBidi"/>
            <w:sz w:val="22"/>
            <w:szCs w:val="22"/>
          </w:rPr>
          <w:t>NDHS 2022</w:t>
        </w:r>
        <w:r w:rsidR="00B76A29" w:rsidRPr="00A12542" w:rsidDel="00897C10">
          <w:rPr>
            <w:rFonts w:asciiTheme="majorBidi" w:hAnsiTheme="majorBidi" w:cstheme="majorBidi"/>
            <w:sz w:val="22"/>
            <w:szCs w:val="22"/>
          </w:rPr>
          <w:t xml:space="preserve"> used </w:t>
        </w:r>
        <w:r w:rsidRPr="00A12542" w:rsidDel="00897C10">
          <w:rPr>
            <w:rFonts w:asciiTheme="majorBidi" w:hAnsiTheme="majorBidi" w:cstheme="majorBidi"/>
            <w:sz w:val="22"/>
            <w:szCs w:val="22"/>
          </w:rPr>
          <w:t>a</w:t>
        </w:r>
        <w:r w:rsidR="002E7418" w:rsidRPr="00A12542" w:rsidDel="00897C10">
          <w:rPr>
            <w:rFonts w:asciiTheme="majorBidi" w:hAnsiTheme="majorBidi" w:cstheme="majorBidi"/>
            <w:sz w:val="22"/>
            <w:szCs w:val="22"/>
          </w:rPr>
          <w:t xml:space="preserve"> </w:t>
        </w:r>
        <w:r w:rsidR="00D82B22" w:rsidRPr="00A12542" w:rsidDel="00897C10">
          <w:rPr>
            <w:rFonts w:asciiTheme="majorBidi" w:hAnsiTheme="majorBidi" w:cstheme="majorBidi"/>
            <w:sz w:val="22"/>
            <w:szCs w:val="22"/>
          </w:rPr>
          <w:t>two</w:t>
        </w:r>
        <w:r w:rsidRPr="00A12542" w:rsidDel="00897C10">
          <w:rPr>
            <w:rFonts w:asciiTheme="majorBidi" w:hAnsiTheme="majorBidi" w:cstheme="majorBidi"/>
            <w:sz w:val="22"/>
            <w:szCs w:val="22"/>
          </w:rPr>
          <w:t>-</w:t>
        </w:r>
        <w:r w:rsidR="00D82B22" w:rsidRPr="00A12542" w:rsidDel="00897C10">
          <w:rPr>
            <w:rFonts w:asciiTheme="majorBidi" w:hAnsiTheme="majorBidi" w:cstheme="majorBidi"/>
            <w:sz w:val="22"/>
            <w:szCs w:val="22"/>
          </w:rPr>
          <w:t>stage stratified cluster sampl</w:t>
        </w:r>
        <w:r w:rsidRPr="00A12542" w:rsidDel="00897C10">
          <w:rPr>
            <w:rFonts w:asciiTheme="majorBidi" w:hAnsiTheme="majorBidi" w:cstheme="majorBidi"/>
            <w:sz w:val="22"/>
            <w:szCs w:val="22"/>
          </w:rPr>
          <w:t>ing</w:t>
        </w:r>
        <w:r w:rsidR="00D82B22" w:rsidRPr="00A12542" w:rsidDel="00897C10">
          <w:rPr>
            <w:rFonts w:asciiTheme="majorBidi" w:hAnsiTheme="majorBidi" w:cstheme="majorBidi"/>
            <w:sz w:val="22"/>
            <w:szCs w:val="22"/>
          </w:rPr>
          <w:t xml:space="preserve"> of households and stratification was achieved based on rural and urban settings</w:t>
        </w:r>
        <w:r w:rsidR="00747CBE" w:rsidRPr="00A12542" w:rsidDel="00897C10">
          <w:rPr>
            <w:rFonts w:asciiTheme="majorBidi" w:hAnsiTheme="majorBidi" w:cstheme="majorBidi"/>
            <w:sz w:val="22"/>
            <w:szCs w:val="22"/>
          </w:rPr>
          <w:t>. In the first stage of sampling, P</w:t>
        </w:r>
        <w:r w:rsidR="00B0587A" w:rsidDel="00897C10">
          <w:rPr>
            <w:rFonts w:asciiTheme="majorBidi" w:hAnsiTheme="majorBidi" w:cstheme="majorBidi"/>
            <w:sz w:val="22"/>
            <w:szCs w:val="22"/>
          </w:rPr>
          <w:t xml:space="preserve">rimary </w:t>
        </w:r>
        <w:r w:rsidR="00747CBE" w:rsidRPr="00A12542" w:rsidDel="00897C10">
          <w:rPr>
            <w:rFonts w:asciiTheme="majorBidi" w:hAnsiTheme="majorBidi" w:cstheme="majorBidi"/>
            <w:sz w:val="22"/>
            <w:szCs w:val="22"/>
          </w:rPr>
          <w:t>S</w:t>
        </w:r>
        <w:r w:rsidR="00B0587A" w:rsidDel="00897C10">
          <w:rPr>
            <w:rFonts w:asciiTheme="majorBidi" w:hAnsiTheme="majorBidi" w:cstheme="majorBidi"/>
            <w:sz w:val="22"/>
            <w:szCs w:val="22"/>
          </w:rPr>
          <w:t xml:space="preserve">ampling </w:t>
        </w:r>
        <w:r w:rsidR="00747CBE" w:rsidRPr="00A12542" w:rsidDel="00897C10">
          <w:rPr>
            <w:rFonts w:asciiTheme="majorBidi" w:hAnsiTheme="majorBidi" w:cstheme="majorBidi"/>
            <w:sz w:val="22"/>
            <w:szCs w:val="22"/>
          </w:rPr>
          <w:t>U</w:t>
        </w:r>
        <w:r w:rsidR="00B0587A" w:rsidDel="00897C10">
          <w:rPr>
            <w:rFonts w:asciiTheme="majorBidi" w:hAnsiTheme="majorBidi" w:cstheme="majorBidi"/>
            <w:sz w:val="22"/>
            <w:szCs w:val="22"/>
          </w:rPr>
          <w:t>nit</w:t>
        </w:r>
        <w:r w:rsidR="00747CBE" w:rsidRPr="00A12542" w:rsidDel="00897C10">
          <w:rPr>
            <w:rFonts w:asciiTheme="majorBidi" w:hAnsiTheme="majorBidi" w:cstheme="majorBidi"/>
            <w:sz w:val="22"/>
            <w:szCs w:val="22"/>
          </w:rPr>
          <w:t>s</w:t>
        </w:r>
        <w:r w:rsidR="00B0587A" w:rsidDel="00897C10">
          <w:rPr>
            <w:rFonts w:asciiTheme="majorBidi" w:hAnsiTheme="majorBidi" w:cstheme="majorBidi"/>
            <w:sz w:val="22"/>
            <w:szCs w:val="22"/>
          </w:rPr>
          <w:t xml:space="preserve"> (PSUs)</w:t>
        </w:r>
        <w:r w:rsidR="00747CBE" w:rsidRPr="00A12542" w:rsidDel="00897C10">
          <w:rPr>
            <w:rFonts w:asciiTheme="majorBidi" w:hAnsiTheme="majorBidi" w:cstheme="majorBidi"/>
            <w:sz w:val="22"/>
            <w:szCs w:val="22"/>
          </w:rPr>
          <w:t xml:space="preserve"> were nominated by probability proportional to size followed by </w:t>
        </w:r>
        <w:r w:rsidR="008F2016" w:rsidRPr="00A12542" w:rsidDel="00897C10">
          <w:rPr>
            <w:rFonts w:asciiTheme="majorBidi" w:hAnsiTheme="majorBidi" w:cstheme="majorBidi"/>
            <w:sz w:val="22"/>
            <w:szCs w:val="22"/>
          </w:rPr>
          <w:t>a</w:t>
        </w:r>
        <w:r w:rsidR="002E7418" w:rsidRPr="00A12542" w:rsidDel="00897C10">
          <w:rPr>
            <w:rFonts w:asciiTheme="majorBidi" w:hAnsiTheme="majorBidi" w:cstheme="majorBidi"/>
            <w:sz w:val="22"/>
            <w:szCs w:val="22"/>
          </w:rPr>
          <w:t xml:space="preserve"> </w:t>
        </w:r>
        <w:r w:rsidR="00747CBE" w:rsidRPr="00A12542" w:rsidDel="00897C10">
          <w:rPr>
            <w:rFonts w:asciiTheme="majorBidi" w:hAnsiTheme="majorBidi" w:cstheme="majorBidi"/>
            <w:sz w:val="22"/>
            <w:szCs w:val="22"/>
          </w:rPr>
          <w:t>systematic selection of households from individual PSU</w:t>
        </w:r>
        <w:r w:rsidR="008F2016" w:rsidRPr="00A12542" w:rsidDel="00897C10">
          <w:rPr>
            <w:rFonts w:asciiTheme="majorBidi" w:hAnsiTheme="majorBidi" w:cstheme="majorBidi"/>
            <w:sz w:val="22"/>
            <w:szCs w:val="22"/>
          </w:rPr>
          <w:t>s</w:t>
        </w:r>
        <w:r w:rsidR="00747CBE" w:rsidRPr="00A12542" w:rsidDel="00897C10">
          <w:rPr>
            <w:rFonts w:asciiTheme="majorBidi" w:hAnsiTheme="majorBidi" w:cstheme="majorBidi"/>
            <w:sz w:val="22"/>
            <w:szCs w:val="22"/>
          </w:rPr>
          <w:t xml:space="preserve"> during </w:t>
        </w:r>
        <w:r w:rsidR="008F2016" w:rsidRPr="00A12542" w:rsidDel="00897C10">
          <w:rPr>
            <w:rFonts w:asciiTheme="majorBidi" w:hAnsiTheme="majorBidi" w:cstheme="majorBidi"/>
            <w:sz w:val="22"/>
            <w:szCs w:val="22"/>
          </w:rPr>
          <w:t>the</w:t>
        </w:r>
        <w:r w:rsidR="002E7418" w:rsidRPr="00A12542" w:rsidDel="00897C10">
          <w:rPr>
            <w:rFonts w:asciiTheme="majorBidi" w:hAnsiTheme="majorBidi" w:cstheme="majorBidi"/>
            <w:sz w:val="22"/>
            <w:szCs w:val="22"/>
          </w:rPr>
          <w:t xml:space="preserve"> </w:t>
        </w:r>
        <w:r w:rsidR="00747CBE" w:rsidRPr="00A12542" w:rsidDel="00897C10">
          <w:rPr>
            <w:rFonts w:asciiTheme="majorBidi" w:hAnsiTheme="majorBidi" w:cstheme="majorBidi"/>
            <w:sz w:val="22"/>
            <w:szCs w:val="22"/>
          </w:rPr>
          <w:t>second stage of sampling.</w:t>
        </w:r>
        <w:r w:rsidR="00003636" w:rsidRPr="00A12542" w:rsidDel="00897C10">
          <w:rPr>
            <w:rFonts w:asciiTheme="majorBidi" w:hAnsiTheme="majorBidi" w:cstheme="majorBidi"/>
            <w:sz w:val="22"/>
            <w:szCs w:val="22"/>
          </w:rPr>
          <w:t xml:space="preserve"> In this study</w:t>
        </w:r>
        <w:r w:rsidR="008F2016" w:rsidRPr="00A12542" w:rsidDel="00897C10">
          <w:rPr>
            <w:rFonts w:asciiTheme="majorBidi" w:hAnsiTheme="majorBidi" w:cstheme="majorBidi"/>
            <w:sz w:val="22"/>
            <w:szCs w:val="22"/>
          </w:rPr>
          <w:t>,</w:t>
        </w:r>
        <w:r w:rsidR="00003636" w:rsidRPr="00A12542" w:rsidDel="00897C10">
          <w:rPr>
            <w:rFonts w:asciiTheme="majorBidi" w:hAnsiTheme="majorBidi" w:cstheme="majorBidi"/>
            <w:sz w:val="22"/>
            <w:szCs w:val="22"/>
          </w:rPr>
          <w:t xml:space="preserve"> we will analyze the data of</w:t>
        </w:r>
        <w:r w:rsidR="00E12BD4" w:rsidRPr="00A12542" w:rsidDel="00897C10">
          <w:rPr>
            <w:rFonts w:asciiTheme="majorBidi" w:hAnsiTheme="majorBidi" w:cstheme="majorBidi"/>
            <w:sz w:val="22"/>
            <w:szCs w:val="22"/>
          </w:rPr>
          <w:t xml:space="preserve"> </w:t>
        </w:r>
        <w:r w:rsidR="004645FE" w:rsidRPr="67D89E56" w:rsidDel="00897C10">
          <w:rPr>
            <w:rFonts w:asciiTheme="majorBidi" w:hAnsiTheme="majorBidi" w:cstheme="majorBidi"/>
            <w:sz w:val="22"/>
            <w:szCs w:val="22"/>
          </w:rPr>
          <w:t>2</w:t>
        </w:r>
        <w:r w:rsidR="573652AD" w:rsidRPr="67D89E56" w:rsidDel="00897C10">
          <w:rPr>
            <w:rFonts w:asciiTheme="majorBidi" w:hAnsiTheme="majorBidi" w:cstheme="majorBidi"/>
            <w:sz w:val="22"/>
            <w:szCs w:val="22"/>
          </w:rPr>
          <w:t>,</w:t>
        </w:r>
        <w:r w:rsidR="004645FE" w:rsidRPr="67D89E56" w:rsidDel="00897C10">
          <w:rPr>
            <w:rFonts w:asciiTheme="majorBidi" w:hAnsiTheme="majorBidi" w:cstheme="majorBidi"/>
            <w:sz w:val="22"/>
            <w:szCs w:val="22"/>
          </w:rPr>
          <w:t>395</w:t>
        </w:r>
        <w:r w:rsidR="002E7418" w:rsidRPr="00A12542" w:rsidDel="00897C10">
          <w:rPr>
            <w:rFonts w:asciiTheme="majorBidi" w:hAnsiTheme="majorBidi" w:cstheme="majorBidi"/>
            <w:sz w:val="22"/>
            <w:szCs w:val="22"/>
          </w:rPr>
          <w:t xml:space="preserve"> </w:t>
        </w:r>
        <w:r w:rsidR="00981910" w:rsidRPr="00A12542" w:rsidDel="00897C10">
          <w:rPr>
            <w:rFonts w:asciiTheme="majorBidi" w:hAnsiTheme="majorBidi" w:cstheme="majorBidi"/>
            <w:sz w:val="22"/>
            <w:szCs w:val="22"/>
          </w:rPr>
          <w:t xml:space="preserve">children </w:t>
        </w:r>
        <w:r w:rsidR="00981910" w:rsidDel="00897C10">
          <w:rPr>
            <w:rFonts w:asciiTheme="majorBidi" w:hAnsiTheme="majorBidi" w:cstheme="majorBidi"/>
            <w:sz w:val="22"/>
            <w:szCs w:val="22"/>
          </w:rPr>
          <w:t>aged</w:t>
        </w:r>
        <w:r w:rsidR="002A7276" w:rsidDel="00897C10">
          <w:rPr>
            <w:rFonts w:asciiTheme="majorBidi" w:hAnsiTheme="majorBidi" w:cstheme="majorBidi"/>
            <w:sz w:val="22"/>
            <w:szCs w:val="22"/>
          </w:rPr>
          <w:t xml:space="preserve"> 6 months to 5 years </w:t>
        </w:r>
        <w:r w:rsidR="008B6B13" w:rsidDel="00897C10">
          <w:rPr>
            <w:rFonts w:asciiTheme="majorBidi" w:hAnsiTheme="majorBidi" w:cstheme="majorBidi"/>
            <w:sz w:val="22"/>
            <w:szCs w:val="22"/>
          </w:rPr>
          <w:t xml:space="preserve">using </w:t>
        </w:r>
        <w:r w:rsidR="008B6B13" w:rsidRPr="00A12542" w:rsidDel="00897C10">
          <w:rPr>
            <w:rFonts w:asciiTheme="majorBidi" w:hAnsiTheme="majorBidi" w:cstheme="majorBidi"/>
            <w:sz w:val="22"/>
            <w:szCs w:val="22"/>
          </w:rPr>
          <w:t>NDHS</w:t>
        </w:r>
        <w:r w:rsidR="002E7418" w:rsidRPr="00A12542" w:rsidDel="00897C10">
          <w:rPr>
            <w:rFonts w:asciiTheme="majorBidi" w:hAnsiTheme="majorBidi" w:cstheme="majorBidi"/>
            <w:sz w:val="22"/>
            <w:szCs w:val="22"/>
          </w:rPr>
          <w:t xml:space="preserve"> </w:t>
        </w:r>
        <w:r w:rsidR="008F2016" w:rsidRPr="00A12542" w:rsidDel="00897C10">
          <w:rPr>
            <w:rFonts w:asciiTheme="majorBidi" w:hAnsiTheme="majorBidi" w:cstheme="majorBidi"/>
            <w:sz w:val="22"/>
            <w:szCs w:val="22"/>
          </w:rPr>
          <w:t>2022</w:t>
        </w:r>
        <w:r w:rsidR="008740E2" w:rsidRPr="00A12542" w:rsidDel="00897C10">
          <w:rPr>
            <w:rFonts w:asciiTheme="majorBidi" w:hAnsiTheme="majorBidi" w:cstheme="majorBidi"/>
            <w:sz w:val="22"/>
            <w:szCs w:val="22"/>
          </w:rPr>
          <w:t xml:space="preserve"> dataset</w:t>
        </w:r>
        <w:r w:rsidR="002C7DDE" w:rsidRPr="00A12542" w:rsidDel="00897C10">
          <w:rPr>
            <w:rFonts w:asciiTheme="majorBidi" w:hAnsiTheme="majorBidi" w:cstheme="majorBidi"/>
            <w:sz w:val="22"/>
            <w:szCs w:val="22"/>
          </w:rPr>
          <w:t>.</w:t>
        </w:r>
      </w:moveFrom>
      <w:moveFromRangeEnd w:id="60"/>
      <w:ins w:id="62" w:author="Bikram Adhikari (bdhikari)" w:date="2025-12-02T16:50:00Z" w16du:dateUtc="2025-12-02T22:50:00Z">
        <w:r w:rsidR="00897C10" w:rsidRPr="002477FF">
          <w:rPr>
            <w:rFonts w:asciiTheme="majorBidi" w:hAnsiTheme="majorBidi" w:cstheme="majorBidi"/>
            <w:sz w:val="22"/>
            <w:szCs w:val="22"/>
          </w:rPr>
          <w:t xml:space="preserve">The NDHS uses a two-stage stratified cluster sampling design. In the first stage, </w:t>
        </w:r>
        <w:proofErr w:type="gramStart"/>
        <w:r w:rsidR="00897C10" w:rsidRPr="002477FF">
          <w:rPr>
            <w:rFonts w:asciiTheme="majorBidi" w:hAnsiTheme="majorBidi" w:cstheme="majorBidi"/>
            <w:sz w:val="22"/>
            <w:szCs w:val="22"/>
          </w:rPr>
          <w:t>wards</w:t>
        </w:r>
        <w:proofErr w:type="gramEnd"/>
        <w:r w:rsidR="00897C10" w:rsidRPr="002477FF">
          <w:rPr>
            <w:rFonts w:asciiTheme="majorBidi" w:hAnsiTheme="majorBidi" w:cstheme="majorBidi"/>
            <w:sz w:val="22"/>
            <w:szCs w:val="22"/>
          </w:rPr>
          <w:t xml:space="preserve"> were selected as primary sampling units using probability proportional to size. In the second stage, households within each cluster were selected through </w:t>
        </w:r>
        <w:proofErr w:type="gramStart"/>
        <w:r w:rsidR="00897C10" w:rsidRPr="002477FF">
          <w:rPr>
            <w:rFonts w:asciiTheme="majorBidi" w:hAnsiTheme="majorBidi" w:cstheme="majorBidi"/>
            <w:sz w:val="22"/>
            <w:szCs w:val="22"/>
          </w:rPr>
          <w:t>systematic</w:t>
        </w:r>
        <w:proofErr w:type="gramEnd"/>
        <w:r w:rsidR="00897C10" w:rsidRPr="002477FF">
          <w:rPr>
            <w:rFonts w:asciiTheme="majorBidi" w:hAnsiTheme="majorBidi" w:cstheme="majorBidi"/>
            <w:sz w:val="22"/>
            <w:szCs w:val="22"/>
          </w:rPr>
          <w:t xml:space="preserve"> random sampling. Selected households were contacted </w:t>
        </w:r>
        <w:r w:rsidR="00897C10" w:rsidRPr="002477FF">
          <w:rPr>
            <w:rFonts w:asciiTheme="majorBidi" w:hAnsiTheme="majorBidi" w:cstheme="majorBidi"/>
            <w:sz w:val="22"/>
            <w:szCs w:val="22"/>
          </w:rPr>
          <w:lastRenderedPageBreak/>
          <w:t>through in-person visits, during which trained field enumerators listed all usual residents and visitors. All women aged 15</w:t>
        </w:r>
        <w:r w:rsidR="00897C10" w:rsidRPr="002477FF">
          <w:rPr>
            <w:rFonts w:asciiTheme="majorBidi" w:hAnsiTheme="majorBidi" w:cstheme="majorBidi" w:hint="cs"/>
            <w:sz w:val="22"/>
            <w:szCs w:val="22"/>
          </w:rPr>
          <w:t>–</w:t>
        </w:r>
        <w:r w:rsidR="00897C10" w:rsidRPr="002477FF">
          <w:rPr>
            <w:rFonts w:asciiTheme="majorBidi" w:hAnsiTheme="majorBidi" w:cstheme="majorBidi"/>
            <w:sz w:val="22"/>
            <w:szCs w:val="22"/>
          </w:rPr>
          <w:t>49 years who were either permanent residents or stayed in the selected household the night before the survey were invited to participate. In a subsample of households, men aged 15</w:t>
        </w:r>
        <w:r w:rsidR="00897C10" w:rsidRPr="002477FF">
          <w:rPr>
            <w:rFonts w:asciiTheme="majorBidi" w:hAnsiTheme="majorBidi" w:cstheme="majorBidi" w:hint="cs"/>
            <w:sz w:val="22"/>
            <w:szCs w:val="22"/>
          </w:rPr>
          <w:t>–</w:t>
        </w:r>
        <w:r w:rsidR="00897C10" w:rsidRPr="002477FF">
          <w:rPr>
            <w:rFonts w:asciiTheme="majorBidi" w:hAnsiTheme="majorBidi" w:cstheme="majorBidi"/>
            <w:sz w:val="22"/>
            <w:szCs w:val="22"/>
          </w:rPr>
          <w:t>49 years were also invited. In total, the 2022 NDHS interviewed 13,786 households, yielding completed interviews from 14,845 women, 4,913 men, and proxy-reported information for 2,643 children under five</w:t>
        </w:r>
        <w:r w:rsidR="00897C10">
          <w:rPr>
            <w:rFonts w:asciiTheme="majorBidi" w:hAnsiTheme="majorBidi" w:cstheme="majorBidi"/>
            <w:sz w:val="22"/>
            <w:szCs w:val="22"/>
          </w:rPr>
          <w:t xml:space="preserve"> </w:t>
        </w:r>
        <w:r w:rsidR="00897C10" w:rsidRPr="236ED447">
          <w:rPr>
            <w:rFonts w:asciiTheme="majorBidi" w:hAnsiTheme="majorBidi" w:cstheme="majorBidi"/>
            <w:sz w:val="22"/>
            <w:szCs w:val="22"/>
          </w:rPr>
          <w:fldChar w:fldCharType="begin"/>
        </w:r>
        <w:r w:rsidR="00897C10">
          <w:rPr>
            <w:rFonts w:asciiTheme="majorBidi" w:hAnsiTheme="majorBidi" w:cstheme="majorBidi"/>
            <w:sz w:val="22"/>
            <w:szCs w:val="22"/>
          </w:rPr>
          <w:instrText xml:space="preserve"> ADDIN ZOTERO_ITEM CSL_CITATION {"citationID":"VHWcBsUe","properties":{"formattedCitation":"[13]","plainCitation":"[13]","noteIndex":0},"citationItems":[{"id":653,"uris":["http://zotero.org/users/3118180/items/V9GGFC5V"],"itemData":{"id":653,"type":"report","event-place":"Kathmandu,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00897C10" w:rsidRPr="236ED447">
          <w:rPr>
            <w:rFonts w:asciiTheme="majorBidi" w:hAnsiTheme="majorBidi" w:cstheme="majorBidi"/>
            <w:sz w:val="22"/>
            <w:szCs w:val="22"/>
          </w:rPr>
          <w:fldChar w:fldCharType="separate"/>
        </w:r>
        <w:r w:rsidR="00897C10" w:rsidRPr="236ED447">
          <w:rPr>
            <w:rFonts w:ascii="Times New Roman" w:hAnsi="Times New Roman" w:cs="Times New Roman"/>
            <w:sz w:val="22"/>
            <w:szCs w:val="22"/>
          </w:rPr>
          <w:t>[13]</w:t>
        </w:r>
        <w:r w:rsidR="00897C10" w:rsidRPr="236ED447">
          <w:rPr>
            <w:rFonts w:asciiTheme="majorBidi" w:hAnsiTheme="majorBidi" w:cstheme="majorBidi"/>
            <w:sz w:val="22"/>
            <w:szCs w:val="22"/>
          </w:rPr>
          <w:fldChar w:fldCharType="end"/>
        </w:r>
        <w:r w:rsidR="00897C10" w:rsidRPr="236ED447">
          <w:rPr>
            <w:rFonts w:asciiTheme="majorBidi" w:hAnsiTheme="majorBidi" w:cstheme="majorBidi"/>
            <w:sz w:val="22"/>
            <w:szCs w:val="22"/>
          </w:rPr>
          <w:t>.</w:t>
        </w:r>
        <w:r w:rsidR="00897C10">
          <w:rPr>
            <w:rFonts w:asciiTheme="majorBidi" w:hAnsiTheme="majorBidi" w:cstheme="majorBidi"/>
            <w:sz w:val="22"/>
            <w:szCs w:val="22"/>
          </w:rPr>
          <w:t xml:space="preserve"> </w:t>
        </w:r>
      </w:ins>
      <w:ins w:id="63" w:author="Bikram Adhikari (bdhikari)" w:date="2025-12-02T16:55:00Z" w16du:dateUtc="2025-12-02T22:55:00Z">
        <w:r w:rsidR="00E520DA">
          <w:rPr>
            <w:rFonts w:asciiTheme="majorBidi" w:hAnsiTheme="majorBidi" w:cstheme="majorBidi"/>
            <w:sz w:val="22"/>
            <w:szCs w:val="22"/>
          </w:rPr>
          <w:t xml:space="preserve"> </w:t>
        </w:r>
        <w:r w:rsidR="00E520DA" w:rsidRPr="002477FF">
          <w:rPr>
            <w:rFonts w:asciiTheme="majorBidi" w:hAnsiTheme="majorBidi" w:cstheme="majorBidi"/>
            <w:sz w:val="22"/>
            <w:szCs w:val="22"/>
          </w:rPr>
          <w:t xml:space="preserve">Data collection was done </w:t>
        </w:r>
        <w:r w:rsidR="00E520DA">
          <w:rPr>
            <w:rFonts w:asciiTheme="majorBidi" w:hAnsiTheme="majorBidi" w:cstheme="majorBidi"/>
            <w:sz w:val="22"/>
            <w:szCs w:val="22"/>
          </w:rPr>
          <w:t xml:space="preserve">in NDHS </w:t>
        </w:r>
        <w:r w:rsidR="00E520DA" w:rsidRPr="002477FF">
          <w:rPr>
            <w:rFonts w:asciiTheme="majorBidi" w:hAnsiTheme="majorBidi" w:cstheme="majorBidi"/>
            <w:sz w:val="22"/>
            <w:szCs w:val="22"/>
          </w:rPr>
          <w:t>using standardized questionnaires (Household, Woman</w:t>
        </w:r>
        <w:r w:rsidR="00E520DA" w:rsidRPr="002477FF">
          <w:rPr>
            <w:rFonts w:asciiTheme="majorBidi" w:hAnsiTheme="majorBidi" w:cstheme="majorBidi" w:hint="cs"/>
            <w:sz w:val="22"/>
            <w:szCs w:val="22"/>
          </w:rPr>
          <w:t>’</w:t>
        </w:r>
        <w:r w:rsidR="00E520DA" w:rsidRPr="002477FF">
          <w:rPr>
            <w:rFonts w:asciiTheme="majorBidi" w:hAnsiTheme="majorBidi" w:cstheme="majorBidi"/>
            <w:sz w:val="22"/>
            <w:szCs w:val="22"/>
          </w:rPr>
          <w:t>s, Man</w:t>
        </w:r>
        <w:r w:rsidR="00E520DA" w:rsidRPr="002477FF">
          <w:rPr>
            <w:rFonts w:asciiTheme="majorBidi" w:hAnsiTheme="majorBidi" w:cstheme="majorBidi" w:hint="cs"/>
            <w:sz w:val="22"/>
            <w:szCs w:val="22"/>
          </w:rPr>
          <w:t>’</w:t>
        </w:r>
        <w:r w:rsidR="00E520DA" w:rsidRPr="002477FF">
          <w:rPr>
            <w:rFonts w:asciiTheme="majorBidi" w:hAnsiTheme="majorBidi" w:cstheme="majorBidi"/>
            <w:sz w:val="22"/>
            <w:szCs w:val="22"/>
          </w:rPr>
          <w:t>s, and Biomarker questionnaires), administered via face-to-face interviews using tablet-based data entry</w:t>
        </w:r>
        <w:r w:rsidR="00E520DA">
          <w:rPr>
            <w:rFonts w:asciiTheme="majorBidi" w:hAnsiTheme="majorBidi" w:cstheme="majorBidi"/>
            <w:sz w:val="22"/>
            <w:szCs w:val="22"/>
          </w:rPr>
          <w:t xml:space="preserve">. </w:t>
        </w:r>
      </w:ins>
      <w:ins w:id="64" w:author="Bikram Adhikari (bdhikari)" w:date="2025-12-02T16:54:00Z" w16du:dateUtc="2025-12-02T22:54:00Z">
        <w:r w:rsidR="00E520DA">
          <w:rPr>
            <w:rFonts w:asciiTheme="majorBidi" w:hAnsiTheme="majorBidi" w:cstheme="majorBidi"/>
            <w:sz w:val="22"/>
            <w:szCs w:val="22"/>
          </w:rPr>
          <w:t xml:space="preserve"> </w:t>
        </w:r>
        <w:r w:rsidR="00E520DA" w:rsidRPr="00A12542">
          <w:rPr>
            <w:rFonts w:asciiTheme="majorBidi" w:hAnsiTheme="majorBidi" w:cstheme="majorBidi"/>
            <w:sz w:val="22"/>
            <w:szCs w:val="22"/>
          </w:rPr>
          <w:t xml:space="preserve">In this study, we will analyze the data of </w:t>
        </w:r>
        <w:r w:rsidR="00E520DA" w:rsidRPr="67D89E56">
          <w:rPr>
            <w:rFonts w:asciiTheme="majorBidi" w:hAnsiTheme="majorBidi" w:cstheme="majorBidi"/>
            <w:sz w:val="22"/>
            <w:szCs w:val="22"/>
          </w:rPr>
          <w:t>2,395</w:t>
        </w:r>
        <w:r w:rsidR="00E520DA" w:rsidRPr="00A12542">
          <w:rPr>
            <w:rFonts w:asciiTheme="majorBidi" w:hAnsiTheme="majorBidi" w:cstheme="majorBidi"/>
            <w:sz w:val="22"/>
            <w:szCs w:val="22"/>
          </w:rPr>
          <w:t xml:space="preserve"> children </w:t>
        </w:r>
        <w:r w:rsidR="00E520DA">
          <w:rPr>
            <w:rFonts w:asciiTheme="majorBidi" w:hAnsiTheme="majorBidi" w:cstheme="majorBidi"/>
            <w:sz w:val="22"/>
            <w:szCs w:val="22"/>
          </w:rPr>
          <w:t xml:space="preserve">aged 6 months to 5 years using </w:t>
        </w:r>
        <w:r w:rsidR="00E520DA" w:rsidRPr="00A12542">
          <w:rPr>
            <w:rFonts w:asciiTheme="majorBidi" w:hAnsiTheme="majorBidi" w:cstheme="majorBidi"/>
            <w:sz w:val="22"/>
            <w:szCs w:val="22"/>
          </w:rPr>
          <w:t>NDHS 2022 dataset.</w:t>
        </w:r>
      </w:ins>
    </w:p>
    <w:p w14:paraId="4BDEDE22" w14:textId="6094B9A5" w:rsidR="00897C10" w:rsidDel="003C703E" w:rsidRDefault="00897C10" w:rsidP="00897C10">
      <w:pPr>
        <w:spacing w:line="360" w:lineRule="auto"/>
        <w:jc w:val="both"/>
        <w:rPr>
          <w:del w:id="65" w:author="Bikram Adhikari (bdhikari)" w:date="2025-12-02T16:51:00Z" w16du:dateUtc="2025-12-02T22:51:00Z"/>
          <w:moveTo w:id="66" w:author="Bikram Adhikari (bdhikari)" w:date="2025-12-02T16:50:00Z" w16du:dateUtc="2025-12-02T22:50:00Z"/>
          <w:rFonts w:asciiTheme="majorBidi" w:hAnsiTheme="majorBidi" w:cstheme="majorBidi"/>
          <w:sz w:val="22"/>
          <w:szCs w:val="22"/>
        </w:rPr>
      </w:pPr>
      <w:moveToRangeStart w:id="67" w:author="Bikram Adhikari (bdhikari)" w:date="2025-12-02T16:50:00Z" w:name="move215586666"/>
      <w:moveTo w:id="68" w:author="Bikram Adhikari (bdhikari)" w:date="2025-12-02T16:50:00Z" w16du:dateUtc="2025-12-02T22:50:00Z">
        <w:del w:id="69" w:author="Bikram Adhikari (bdhikari)" w:date="2025-12-02T16:50:00Z" w16du:dateUtc="2025-12-02T22:50:00Z">
          <w:r w:rsidRPr="00A12542" w:rsidDel="00897C10">
            <w:rPr>
              <w:rFonts w:asciiTheme="majorBidi" w:hAnsiTheme="majorBidi" w:cstheme="majorBidi"/>
              <w:sz w:val="22"/>
              <w:szCs w:val="22"/>
            </w:rPr>
            <w:delText>The NDHS 2022 used a two-stage stratified cluster sampling of households and stratification was achieved based on rural and urban settings. In the first stage of sampling, P</w:delText>
          </w:r>
          <w:r w:rsidDel="00897C10">
            <w:rPr>
              <w:rFonts w:asciiTheme="majorBidi" w:hAnsiTheme="majorBidi" w:cstheme="majorBidi"/>
              <w:sz w:val="22"/>
              <w:szCs w:val="22"/>
            </w:rPr>
            <w:delText xml:space="preserve">rimary </w:delText>
          </w:r>
          <w:r w:rsidRPr="00A12542" w:rsidDel="00897C10">
            <w:rPr>
              <w:rFonts w:asciiTheme="majorBidi" w:hAnsiTheme="majorBidi" w:cstheme="majorBidi"/>
              <w:sz w:val="22"/>
              <w:szCs w:val="22"/>
            </w:rPr>
            <w:delText>S</w:delText>
          </w:r>
          <w:r w:rsidDel="00897C10">
            <w:rPr>
              <w:rFonts w:asciiTheme="majorBidi" w:hAnsiTheme="majorBidi" w:cstheme="majorBidi"/>
              <w:sz w:val="22"/>
              <w:szCs w:val="22"/>
            </w:rPr>
            <w:delText xml:space="preserve">ampling </w:delText>
          </w:r>
          <w:r w:rsidRPr="00A12542" w:rsidDel="00897C10">
            <w:rPr>
              <w:rFonts w:asciiTheme="majorBidi" w:hAnsiTheme="majorBidi" w:cstheme="majorBidi"/>
              <w:sz w:val="22"/>
              <w:szCs w:val="22"/>
            </w:rPr>
            <w:delText>U</w:delText>
          </w:r>
          <w:r w:rsidDel="00897C10">
            <w:rPr>
              <w:rFonts w:asciiTheme="majorBidi" w:hAnsiTheme="majorBidi" w:cstheme="majorBidi"/>
              <w:sz w:val="22"/>
              <w:szCs w:val="22"/>
            </w:rPr>
            <w:delText>nit</w:delText>
          </w:r>
          <w:r w:rsidRPr="00A12542" w:rsidDel="00897C10">
            <w:rPr>
              <w:rFonts w:asciiTheme="majorBidi" w:hAnsiTheme="majorBidi" w:cstheme="majorBidi"/>
              <w:sz w:val="22"/>
              <w:szCs w:val="22"/>
            </w:rPr>
            <w:delText>s</w:delText>
          </w:r>
          <w:r w:rsidDel="00897C10">
            <w:rPr>
              <w:rFonts w:asciiTheme="majorBidi" w:hAnsiTheme="majorBidi" w:cstheme="majorBidi"/>
              <w:sz w:val="22"/>
              <w:szCs w:val="22"/>
            </w:rPr>
            <w:delText xml:space="preserve"> (PSUs)</w:delText>
          </w:r>
          <w:r w:rsidRPr="00A12542" w:rsidDel="00897C10">
            <w:rPr>
              <w:rFonts w:asciiTheme="majorBidi" w:hAnsiTheme="majorBidi" w:cstheme="majorBidi"/>
              <w:sz w:val="22"/>
              <w:szCs w:val="22"/>
            </w:rPr>
            <w:delText xml:space="preserve"> were nominated by probability proportional to size followed by a systematic selection of households from individual PSUs during the second stage of sampling. </w:delText>
          </w:r>
        </w:del>
        <w:del w:id="70" w:author="Bikram Adhikari (bdhikari)" w:date="2025-12-02T16:54:00Z" w16du:dateUtc="2025-12-02T22:54:00Z">
          <w:r w:rsidRPr="00A12542" w:rsidDel="00E520DA">
            <w:rPr>
              <w:rFonts w:asciiTheme="majorBidi" w:hAnsiTheme="majorBidi" w:cstheme="majorBidi"/>
              <w:sz w:val="22"/>
              <w:szCs w:val="22"/>
            </w:rPr>
            <w:delText xml:space="preserve">In this study, we will analyze the data of </w:delText>
          </w:r>
          <w:r w:rsidRPr="67D89E56" w:rsidDel="00E520DA">
            <w:rPr>
              <w:rFonts w:asciiTheme="majorBidi" w:hAnsiTheme="majorBidi" w:cstheme="majorBidi"/>
              <w:sz w:val="22"/>
              <w:szCs w:val="22"/>
            </w:rPr>
            <w:delText>2,395</w:delText>
          </w:r>
          <w:r w:rsidRPr="00A12542" w:rsidDel="00E520DA">
            <w:rPr>
              <w:rFonts w:asciiTheme="majorBidi" w:hAnsiTheme="majorBidi" w:cstheme="majorBidi"/>
              <w:sz w:val="22"/>
              <w:szCs w:val="22"/>
            </w:rPr>
            <w:delText xml:space="preserve"> children </w:delText>
          </w:r>
          <w:r w:rsidDel="00E520DA">
            <w:rPr>
              <w:rFonts w:asciiTheme="majorBidi" w:hAnsiTheme="majorBidi" w:cstheme="majorBidi"/>
              <w:sz w:val="22"/>
              <w:szCs w:val="22"/>
            </w:rPr>
            <w:delText xml:space="preserve">aged 6 months to 5 years using </w:delText>
          </w:r>
          <w:r w:rsidRPr="00A12542" w:rsidDel="00E520DA">
            <w:rPr>
              <w:rFonts w:asciiTheme="majorBidi" w:hAnsiTheme="majorBidi" w:cstheme="majorBidi"/>
              <w:sz w:val="22"/>
              <w:szCs w:val="22"/>
            </w:rPr>
            <w:delText>NDHS 2022 dataset.</w:delText>
          </w:r>
        </w:del>
      </w:moveTo>
    </w:p>
    <w:moveToRangeEnd w:id="67"/>
    <w:p w14:paraId="300ADA91" w14:textId="0A8F8870" w:rsidR="00897C10" w:rsidRPr="00A12542" w:rsidDel="00E520DA" w:rsidRDefault="00897C10" w:rsidP="00775DF7">
      <w:pPr>
        <w:spacing w:line="360" w:lineRule="auto"/>
        <w:jc w:val="both"/>
        <w:rPr>
          <w:del w:id="71" w:author="Bikram Adhikari (bdhikari)" w:date="2025-12-02T16:55:00Z" w16du:dateUtc="2025-12-02T22:55:00Z"/>
          <w:rFonts w:asciiTheme="majorBidi" w:hAnsiTheme="majorBidi" w:cstheme="majorBidi"/>
          <w:sz w:val="22"/>
          <w:szCs w:val="22"/>
        </w:rPr>
      </w:pPr>
    </w:p>
    <w:p w14:paraId="51850DAC" w14:textId="77777777" w:rsidR="002F133B" w:rsidRDefault="002F133B" w:rsidP="00775DF7">
      <w:pPr>
        <w:spacing w:line="360" w:lineRule="auto"/>
        <w:jc w:val="both"/>
        <w:rPr>
          <w:rFonts w:asciiTheme="majorBidi" w:hAnsiTheme="majorBidi" w:cstheme="majorBidi"/>
          <w:i/>
          <w:iCs/>
          <w:sz w:val="22"/>
          <w:szCs w:val="22"/>
        </w:rPr>
      </w:pPr>
    </w:p>
    <w:p w14:paraId="64DF8922" w14:textId="0A7D5569" w:rsidR="00463E12" w:rsidRPr="00A12542" w:rsidRDefault="00D22E1C" w:rsidP="001245B7">
      <w:pPr>
        <w:spacing w:after="0" w:line="360" w:lineRule="auto"/>
        <w:jc w:val="both"/>
        <w:rPr>
          <w:rFonts w:asciiTheme="majorBidi" w:hAnsiTheme="majorBidi" w:cstheme="majorBidi"/>
          <w:i/>
          <w:iCs/>
          <w:sz w:val="22"/>
          <w:szCs w:val="22"/>
        </w:rPr>
      </w:pPr>
      <w:r w:rsidRPr="00A12542">
        <w:rPr>
          <w:rFonts w:asciiTheme="majorBidi" w:hAnsiTheme="majorBidi" w:cstheme="majorBidi"/>
          <w:i/>
          <w:iCs/>
          <w:sz w:val="22"/>
          <w:szCs w:val="22"/>
        </w:rPr>
        <w:t>Measures</w:t>
      </w:r>
    </w:p>
    <w:p w14:paraId="104320E9" w14:textId="34FBA4E1" w:rsidR="00463E12" w:rsidRPr="0010589C" w:rsidRDefault="00463E12" w:rsidP="001245B7">
      <w:pPr>
        <w:spacing w:after="0" w:line="360" w:lineRule="auto"/>
        <w:jc w:val="both"/>
        <w:rPr>
          <w:rFonts w:asciiTheme="majorBidi" w:hAnsiTheme="majorBidi" w:cstheme="majorBidi"/>
          <w:sz w:val="22"/>
          <w:szCs w:val="22"/>
          <w:u w:val="single"/>
        </w:rPr>
      </w:pPr>
      <w:r w:rsidRPr="0010589C">
        <w:rPr>
          <w:rFonts w:asciiTheme="majorBidi" w:hAnsiTheme="majorBidi" w:cstheme="majorBidi"/>
          <w:sz w:val="22"/>
          <w:szCs w:val="22"/>
          <w:u w:val="single"/>
        </w:rPr>
        <w:t>Outcome variables</w:t>
      </w:r>
    </w:p>
    <w:p w14:paraId="18897F73" w14:textId="1A67CF66" w:rsidR="00133705" w:rsidRDefault="00455C27" w:rsidP="001245B7">
      <w:pPr>
        <w:spacing w:after="0" w:line="360" w:lineRule="auto"/>
        <w:jc w:val="both"/>
        <w:rPr>
          <w:rFonts w:asciiTheme="majorBidi" w:hAnsiTheme="majorBidi" w:cstheme="majorBidi"/>
          <w:sz w:val="22"/>
          <w:szCs w:val="22"/>
        </w:rPr>
      </w:pPr>
      <w:r w:rsidRPr="0ECD4335">
        <w:rPr>
          <w:rFonts w:asciiTheme="majorBidi" w:hAnsiTheme="majorBidi" w:cstheme="majorBidi"/>
          <w:sz w:val="22"/>
          <w:szCs w:val="22"/>
        </w:rPr>
        <w:t xml:space="preserve">The primary outcome was </w:t>
      </w:r>
      <w:r w:rsidR="2F2F3ADE" w:rsidRPr="0ECD4335">
        <w:rPr>
          <w:rFonts w:asciiTheme="majorBidi" w:hAnsiTheme="majorBidi" w:cstheme="majorBidi"/>
          <w:sz w:val="22"/>
          <w:szCs w:val="22"/>
        </w:rPr>
        <w:t xml:space="preserve">“Coexistence of </w:t>
      </w:r>
      <w:r w:rsidR="3B4ED329" w:rsidRPr="0ECD4335">
        <w:rPr>
          <w:rFonts w:asciiTheme="majorBidi" w:hAnsiTheme="majorBidi" w:cstheme="majorBidi"/>
          <w:sz w:val="22"/>
          <w:szCs w:val="22"/>
        </w:rPr>
        <w:t>undernutrition</w:t>
      </w:r>
      <w:r w:rsidRPr="0ECD4335">
        <w:rPr>
          <w:rFonts w:asciiTheme="majorBidi" w:hAnsiTheme="majorBidi" w:cstheme="majorBidi"/>
          <w:sz w:val="22"/>
          <w:szCs w:val="22"/>
        </w:rPr>
        <w:t xml:space="preserve"> (stunting, wasting or underweight)</w:t>
      </w:r>
      <w:r w:rsidR="2F2F3ADE" w:rsidRPr="0ECD4335">
        <w:rPr>
          <w:rFonts w:asciiTheme="majorBidi" w:hAnsiTheme="majorBidi" w:cstheme="majorBidi"/>
          <w:sz w:val="22"/>
          <w:szCs w:val="22"/>
        </w:rPr>
        <w:t xml:space="preserve"> and anemia”</w:t>
      </w:r>
      <w:r w:rsidRPr="0ECD4335">
        <w:rPr>
          <w:rFonts w:asciiTheme="majorBidi" w:hAnsiTheme="majorBidi" w:cstheme="majorBidi"/>
          <w:sz w:val="22"/>
          <w:szCs w:val="22"/>
        </w:rPr>
        <w:t xml:space="preserve">. </w:t>
      </w:r>
      <w:r w:rsidR="00133705" w:rsidRPr="0ECD4335">
        <w:rPr>
          <w:rFonts w:asciiTheme="majorBidi" w:hAnsiTheme="majorBidi" w:cstheme="majorBidi"/>
          <w:sz w:val="22"/>
          <w:szCs w:val="22"/>
        </w:rPr>
        <w:t xml:space="preserve">Anemia was assessed using altitude-adjusted hemoglobin levels and a child was considered anemic if the level was less than 11.0 gm/deciliter </w:t>
      </w:r>
      <w:r w:rsidRPr="0ECD4335">
        <w:rPr>
          <w:rFonts w:asciiTheme="majorBidi" w:hAnsiTheme="majorBidi" w:cstheme="majorBidi"/>
          <w:sz w:val="22"/>
          <w:szCs w:val="22"/>
        </w:rPr>
        <w:fldChar w:fldCharType="begin"/>
      </w:r>
      <w:r w:rsidR="002B3C49">
        <w:rPr>
          <w:rFonts w:asciiTheme="majorBidi" w:hAnsiTheme="majorBidi" w:cstheme="majorBidi"/>
          <w:sz w:val="22"/>
          <w:szCs w:val="22"/>
        </w:rPr>
        <w:instrText xml:space="preserve"> ADDIN ZOTERO_ITEM CSL_CITATION {"citationID":"kx4FZ9sz","properties":{"formattedCitation":"[13]","plainCitation":"[13]","noteIndex":0},"citationItems":[{"id":653,"uris":["http://zotero.org/users/3118180/items/V9GGFC5V"],"itemData":{"id":653,"type":"report","event-place":"Kathmandu,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Pr="0ECD4335">
        <w:rPr>
          <w:rFonts w:asciiTheme="majorBidi" w:hAnsiTheme="majorBidi" w:cstheme="majorBidi"/>
          <w:sz w:val="22"/>
          <w:szCs w:val="22"/>
        </w:rPr>
        <w:fldChar w:fldCharType="separate"/>
      </w:r>
      <w:r w:rsidR="00133705" w:rsidRPr="0ECD4335">
        <w:rPr>
          <w:rFonts w:ascii="Times New Roman" w:hAnsi="Times New Roman" w:cs="Times New Roman"/>
          <w:sz w:val="22"/>
          <w:szCs w:val="22"/>
        </w:rPr>
        <w:t>[13]</w:t>
      </w:r>
      <w:r w:rsidRPr="0ECD4335">
        <w:rPr>
          <w:rFonts w:asciiTheme="majorBidi" w:hAnsiTheme="majorBidi" w:cstheme="majorBidi"/>
          <w:sz w:val="22"/>
          <w:szCs w:val="22"/>
        </w:rPr>
        <w:fldChar w:fldCharType="end"/>
      </w:r>
      <w:r w:rsidR="00133705" w:rsidRPr="0ECD4335">
        <w:rPr>
          <w:rFonts w:asciiTheme="majorBidi" w:hAnsiTheme="majorBidi" w:cstheme="majorBidi"/>
          <w:sz w:val="22"/>
          <w:szCs w:val="22"/>
        </w:rPr>
        <w:t xml:space="preserve">.  </w:t>
      </w:r>
      <w:r w:rsidR="000C09EA" w:rsidRPr="0ECD4335">
        <w:rPr>
          <w:rFonts w:asciiTheme="majorBidi" w:hAnsiTheme="majorBidi" w:cstheme="majorBidi"/>
          <w:sz w:val="22"/>
          <w:szCs w:val="22"/>
        </w:rPr>
        <w:t xml:space="preserve">A child is classified to have undernutrition if they exhibit </w:t>
      </w:r>
      <w:r w:rsidR="73779B6B" w:rsidRPr="0ECD4335">
        <w:rPr>
          <w:rFonts w:asciiTheme="majorBidi" w:hAnsiTheme="majorBidi" w:cstheme="majorBidi"/>
          <w:sz w:val="22"/>
          <w:szCs w:val="22"/>
        </w:rPr>
        <w:t xml:space="preserve">either </w:t>
      </w:r>
      <w:r w:rsidR="000C09EA" w:rsidRPr="0ECD4335">
        <w:rPr>
          <w:rFonts w:asciiTheme="majorBidi" w:hAnsiTheme="majorBidi" w:cstheme="majorBidi"/>
          <w:sz w:val="22"/>
          <w:szCs w:val="22"/>
        </w:rPr>
        <w:t>stunting, wasting, underweight, or any of these conditions</w:t>
      </w:r>
      <w:r w:rsidR="2CC0E78B" w:rsidRPr="0ECD4335">
        <w:rPr>
          <w:rFonts w:asciiTheme="majorBidi" w:hAnsiTheme="majorBidi" w:cstheme="majorBidi"/>
          <w:sz w:val="22"/>
          <w:szCs w:val="22"/>
        </w:rPr>
        <w:t>, as</w:t>
      </w:r>
      <w:r w:rsidR="2CC0E78B" w:rsidRPr="001245B7">
        <w:rPr>
          <w:rFonts w:asciiTheme="majorBidi" w:eastAsiaTheme="minorEastAsia" w:hAnsiTheme="majorBidi" w:cstheme="majorBidi"/>
          <w:sz w:val="22"/>
          <w:szCs w:val="22"/>
        </w:rPr>
        <w:t xml:space="preserve"> based on the composite </w:t>
      </w:r>
      <w:r w:rsidR="00492664">
        <w:rPr>
          <w:rFonts w:asciiTheme="majorBidi" w:eastAsiaTheme="minorEastAsia" w:hAnsiTheme="majorBidi" w:cstheme="majorBidi"/>
          <w:sz w:val="22"/>
          <w:szCs w:val="22"/>
        </w:rPr>
        <w:t>i</w:t>
      </w:r>
      <w:r w:rsidR="2CC0E78B" w:rsidRPr="001245B7">
        <w:rPr>
          <w:rFonts w:asciiTheme="majorBidi" w:eastAsiaTheme="minorEastAsia" w:hAnsiTheme="majorBidi" w:cstheme="majorBidi"/>
          <w:sz w:val="22"/>
          <w:szCs w:val="22"/>
        </w:rPr>
        <w:t xml:space="preserve">ndex of </w:t>
      </w:r>
      <w:r w:rsidR="00492664">
        <w:rPr>
          <w:rFonts w:asciiTheme="majorBidi" w:eastAsiaTheme="minorEastAsia" w:hAnsiTheme="majorBidi" w:cstheme="majorBidi"/>
          <w:sz w:val="22"/>
          <w:szCs w:val="22"/>
        </w:rPr>
        <w:t>a</w:t>
      </w:r>
      <w:r w:rsidR="2CC0E78B" w:rsidRPr="001245B7">
        <w:rPr>
          <w:rFonts w:asciiTheme="majorBidi" w:eastAsiaTheme="minorEastAsia" w:hAnsiTheme="majorBidi" w:cstheme="majorBidi"/>
          <w:sz w:val="22"/>
          <w:szCs w:val="22"/>
        </w:rPr>
        <w:t xml:space="preserve">nthropometric </w:t>
      </w:r>
      <w:r w:rsidR="00492664">
        <w:rPr>
          <w:rFonts w:asciiTheme="majorBidi" w:eastAsiaTheme="minorEastAsia" w:hAnsiTheme="majorBidi" w:cstheme="majorBidi"/>
          <w:sz w:val="22"/>
          <w:szCs w:val="22"/>
        </w:rPr>
        <w:t>f</w:t>
      </w:r>
      <w:r w:rsidR="2CC0E78B" w:rsidRPr="001245B7">
        <w:rPr>
          <w:rFonts w:asciiTheme="majorBidi" w:eastAsiaTheme="minorEastAsia" w:hAnsiTheme="majorBidi" w:cstheme="majorBidi"/>
          <w:sz w:val="22"/>
          <w:szCs w:val="22"/>
        </w:rPr>
        <w:t>ailure (CIAF) concept</w:t>
      </w:r>
      <w:r w:rsidR="005B7766" w:rsidRPr="0ECD4335">
        <w:rPr>
          <w:rFonts w:asciiTheme="majorBidi" w:hAnsiTheme="majorBidi" w:cstheme="majorBidi"/>
          <w:sz w:val="22"/>
          <w:szCs w:val="22"/>
        </w:rPr>
        <w:t xml:space="preserve"> </w:t>
      </w:r>
      <w:r w:rsidRPr="0ECD4335">
        <w:rPr>
          <w:rFonts w:asciiTheme="majorBidi" w:hAnsiTheme="majorBidi" w:cstheme="majorBidi"/>
          <w:sz w:val="22"/>
          <w:szCs w:val="22"/>
        </w:rPr>
        <w:fldChar w:fldCharType="begin"/>
      </w:r>
      <w:r w:rsidR="002B3C49">
        <w:rPr>
          <w:rFonts w:asciiTheme="majorBidi" w:hAnsiTheme="majorBidi" w:cstheme="majorBidi"/>
          <w:sz w:val="22"/>
          <w:szCs w:val="22"/>
        </w:rPr>
        <w:instrText xml:space="preserve"> ADDIN ZOTERO_ITEM CSL_CITATION {"citationID":"uMGrSUnf","properties":{"formattedCitation":"[27]","plainCitation":"[27]","noteIndex":0},"citationItems":[{"id":2137,"uris":["http://zotero.org/users/3118180/items/ALL45CMY"],"itemData":{"id":2137,"type":"article-journal","abstract":"The Composite Index of Anthropometric Failure (CIAF) can comprehensively identify undernutrition by combining several indicators of nutritional status – namely, weight-for-age, length/height-for-age and weight-for-length/height – to determine the nutritional status of children under five years of age. This study aims to assess undernutrition using the CIAF and its determinants on children under five years of age in the Bogor District, Indonesia.","container-title":"BMC Nutrition","DOI":"10.1186/s40795-022-00627-3","ISSN":"2055-0928","issue":"1","journalAbbreviation":"BMC Nutrition","page":"133","source":"BioMed Central","title":"Assessment of undernutrition using the composite index of anthropometric failure (CIAF) and its determinants: A cross-sectional study in the rural area of the Bogor District in Indonesia","title-short":"Assessment of undernutrition using the composite index of anthropometric failure (CIAF) and its determinants","volume":"8","author":[{"family":"Permatasari","given":"Tria Astika Endah"},{"family":"Chadirin","given":"Yudi"}],"issued":{"date-parts":[["2022",11,16]]}}}],"schema":"https://github.com/citation-style-language/schema/raw/master/csl-citation.json"} </w:instrText>
      </w:r>
      <w:r w:rsidRPr="0ECD4335">
        <w:rPr>
          <w:rFonts w:asciiTheme="majorBidi" w:hAnsiTheme="majorBidi" w:cstheme="majorBidi"/>
          <w:sz w:val="22"/>
          <w:szCs w:val="22"/>
        </w:rPr>
        <w:fldChar w:fldCharType="separate"/>
      </w:r>
      <w:r w:rsidR="00C92D93" w:rsidRPr="0ECD4335">
        <w:rPr>
          <w:rFonts w:ascii="Times New Roman" w:hAnsi="Times New Roman" w:cs="Times New Roman"/>
          <w:sz w:val="22"/>
          <w:szCs w:val="22"/>
        </w:rPr>
        <w:t>[27]</w:t>
      </w:r>
      <w:r w:rsidRPr="0ECD4335">
        <w:rPr>
          <w:rFonts w:asciiTheme="majorBidi" w:hAnsiTheme="majorBidi" w:cstheme="majorBidi"/>
          <w:sz w:val="22"/>
          <w:szCs w:val="22"/>
        </w:rPr>
        <w:fldChar w:fldCharType="end"/>
      </w:r>
      <w:r w:rsidR="005B7766" w:rsidRPr="0ECD4335">
        <w:rPr>
          <w:rFonts w:asciiTheme="majorBidi" w:hAnsiTheme="majorBidi" w:cstheme="majorBidi"/>
          <w:sz w:val="22"/>
          <w:szCs w:val="22"/>
        </w:rPr>
        <w:t>.</w:t>
      </w:r>
      <w:r w:rsidR="000C09EA" w:rsidRPr="0ECD4335">
        <w:rPr>
          <w:rFonts w:asciiTheme="majorBidi" w:hAnsiTheme="majorBidi" w:cstheme="majorBidi"/>
          <w:sz w:val="22"/>
          <w:szCs w:val="22"/>
        </w:rPr>
        <w:t xml:space="preserve"> </w:t>
      </w:r>
      <w:r w:rsidR="002231C2" w:rsidRPr="0ECD4335">
        <w:rPr>
          <w:rFonts w:asciiTheme="majorBidi" w:hAnsiTheme="majorBidi" w:cstheme="majorBidi"/>
          <w:sz w:val="22"/>
          <w:szCs w:val="22"/>
        </w:rPr>
        <w:t xml:space="preserve"> </w:t>
      </w:r>
      <w:r w:rsidR="00133705" w:rsidRPr="0ECD4335">
        <w:rPr>
          <w:rFonts w:asciiTheme="majorBidi" w:hAnsiTheme="majorBidi" w:cstheme="majorBidi"/>
          <w:sz w:val="22"/>
          <w:szCs w:val="22"/>
        </w:rPr>
        <w:t>In the NDHS survey, w</w:t>
      </w:r>
      <w:r w:rsidR="00AD6F31" w:rsidRPr="0ECD4335">
        <w:rPr>
          <w:rFonts w:asciiTheme="majorBidi" w:hAnsiTheme="majorBidi" w:cstheme="majorBidi"/>
          <w:sz w:val="22"/>
          <w:szCs w:val="22"/>
        </w:rPr>
        <w:t xml:space="preserve">eight was measured using SECA scales (model SECA874U). Height and length were measured with a measuring board (Shorrboard </w:t>
      </w:r>
      <w:r w:rsidR="00AD6F31" w:rsidRPr="0ECD4335">
        <w:rPr>
          <w:rFonts w:asciiTheme="majorBidi" w:eastAsia="Symbol" w:hAnsiTheme="majorBidi" w:cstheme="majorBidi"/>
          <w:sz w:val="22"/>
          <w:szCs w:val="22"/>
        </w:rPr>
        <w:t>â</w:t>
      </w:r>
      <w:r w:rsidR="00AD6F31" w:rsidRPr="0ECD4335">
        <w:rPr>
          <w:rFonts w:asciiTheme="majorBidi" w:hAnsiTheme="majorBidi" w:cstheme="majorBidi"/>
          <w:sz w:val="22"/>
          <w:szCs w:val="22"/>
        </w:rPr>
        <w:t>). Anemia was measured with blood specimens via finger</w:t>
      </w:r>
      <w:r w:rsidR="003E5A3D" w:rsidRPr="0ECD4335">
        <w:rPr>
          <w:rFonts w:asciiTheme="majorBidi" w:hAnsiTheme="majorBidi" w:cstheme="majorBidi"/>
          <w:sz w:val="22"/>
          <w:szCs w:val="22"/>
        </w:rPr>
        <w:t>-</w:t>
      </w:r>
      <w:r w:rsidR="00AD6F31" w:rsidRPr="0ECD4335">
        <w:rPr>
          <w:rFonts w:asciiTheme="majorBidi" w:hAnsiTheme="majorBidi" w:cstheme="majorBidi"/>
          <w:sz w:val="22"/>
          <w:szCs w:val="22"/>
        </w:rPr>
        <w:t>p</w:t>
      </w:r>
      <w:r w:rsidR="003E5A3D" w:rsidRPr="0ECD4335">
        <w:rPr>
          <w:rFonts w:asciiTheme="majorBidi" w:hAnsiTheme="majorBidi" w:cstheme="majorBidi"/>
          <w:sz w:val="22"/>
          <w:szCs w:val="22"/>
        </w:rPr>
        <w:t>r</w:t>
      </w:r>
      <w:r w:rsidR="00AD6F31" w:rsidRPr="0ECD4335">
        <w:rPr>
          <w:rFonts w:asciiTheme="majorBidi" w:hAnsiTheme="majorBidi" w:cstheme="majorBidi"/>
          <w:sz w:val="22"/>
          <w:szCs w:val="22"/>
        </w:rPr>
        <w:t>ick or heel</w:t>
      </w:r>
      <w:r w:rsidR="003E5A3D" w:rsidRPr="0ECD4335">
        <w:rPr>
          <w:rFonts w:asciiTheme="majorBidi" w:hAnsiTheme="majorBidi" w:cstheme="majorBidi"/>
          <w:sz w:val="22"/>
          <w:szCs w:val="22"/>
        </w:rPr>
        <w:t>-</w:t>
      </w:r>
      <w:r w:rsidR="00AD6F31" w:rsidRPr="0ECD4335">
        <w:rPr>
          <w:rFonts w:asciiTheme="majorBidi" w:hAnsiTheme="majorBidi" w:cstheme="majorBidi"/>
          <w:sz w:val="22"/>
          <w:szCs w:val="22"/>
        </w:rPr>
        <w:t>prick (for children 6-1</w:t>
      </w:r>
      <w:ins w:id="72" w:author="Bikram Adhikari (bdhikari)" w:date="2025-12-02T15:36:00Z" w16du:dateUtc="2025-12-02T21:36:00Z">
        <w:r w:rsidR="00E44A23">
          <w:rPr>
            <w:rFonts w:asciiTheme="majorBidi" w:hAnsiTheme="majorBidi" w:cstheme="majorBidi"/>
            <w:sz w:val="22"/>
            <w:szCs w:val="22"/>
          </w:rPr>
          <w:t>2</w:t>
        </w:r>
      </w:ins>
      <w:del w:id="73" w:author="Bikram Adhikari (bdhikari)" w:date="2025-12-02T15:36:00Z" w16du:dateUtc="2025-12-02T21:36:00Z">
        <w:r w:rsidR="00AD6F31" w:rsidRPr="0ECD4335" w:rsidDel="00E44A23">
          <w:rPr>
            <w:rFonts w:asciiTheme="majorBidi" w:hAnsiTheme="majorBidi" w:cstheme="majorBidi"/>
            <w:sz w:val="22"/>
            <w:szCs w:val="22"/>
          </w:rPr>
          <w:delText>1</w:delText>
        </w:r>
      </w:del>
      <w:r w:rsidR="00AD6F31" w:rsidRPr="0ECD4335">
        <w:rPr>
          <w:rFonts w:asciiTheme="majorBidi" w:hAnsiTheme="majorBidi" w:cstheme="majorBidi"/>
          <w:sz w:val="22"/>
          <w:szCs w:val="22"/>
        </w:rPr>
        <w:t xml:space="preserve"> months of age). Hemoglobin was analyzed using a portable HemoCue</w:t>
      </w:r>
      <w:r w:rsidR="00AD6F31" w:rsidRPr="0ECD4335">
        <w:rPr>
          <w:rFonts w:asciiTheme="majorBidi" w:eastAsia="Symbol" w:hAnsiTheme="majorBidi" w:cstheme="majorBidi"/>
          <w:sz w:val="22"/>
          <w:szCs w:val="22"/>
        </w:rPr>
        <w:t>â</w:t>
      </w:r>
      <w:r w:rsidR="00AD6F31" w:rsidRPr="0ECD4335">
        <w:rPr>
          <w:rFonts w:asciiTheme="majorBidi" w:hAnsiTheme="majorBidi" w:cstheme="majorBidi"/>
          <w:sz w:val="22"/>
          <w:szCs w:val="22"/>
        </w:rPr>
        <w:t xml:space="preserve"> device</w:t>
      </w:r>
      <w:r w:rsidR="00332B30" w:rsidRPr="0ECD4335">
        <w:rPr>
          <w:rFonts w:asciiTheme="majorBidi" w:hAnsiTheme="majorBidi" w:cstheme="majorBidi"/>
          <w:sz w:val="22"/>
          <w:szCs w:val="22"/>
        </w:rPr>
        <w:t xml:space="preserve"> </w:t>
      </w:r>
      <w:r w:rsidRPr="0ECD4335">
        <w:rPr>
          <w:rFonts w:asciiTheme="majorBidi" w:hAnsiTheme="majorBidi" w:cstheme="majorBidi"/>
          <w:sz w:val="22"/>
          <w:szCs w:val="22"/>
        </w:rPr>
        <w:fldChar w:fldCharType="begin"/>
      </w:r>
      <w:r w:rsidR="002B3C49">
        <w:rPr>
          <w:rFonts w:asciiTheme="majorBidi" w:hAnsiTheme="majorBidi" w:cstheme="majorBidi"/>
          <w:sz w:val="22"/>
          <w:szCs w:val="22"/>
        </w:rPr>
        <w:instrText xml:space="preserve"> ADDIN ZOTERO_ITEM CSL_CITATION {"citationID":"uPtdG6Qg","properties":{"formattedCitation":"[13]","plainCitation":"[13]","noteIndex":0},"citationItems":[{"id":653,"uris":["http://zotero.org/users/3118180/items/V9GGFC5V"],"itemData":{"id":653,"type":"report","event-place":"Kathmandu,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Pr="0ECD4335">
        <w:rPr>
          <w:rFonts w:asciiTheme="majorBidi" w:hAnsiTheme="majorBidi" w:cstheme="majorBidi"/>
          <w:sz w:val="22"/>
          <w:szCs w:val="22"/>
        </w:rPr>
        <w:fldChar w:fldCharType="separate"/>
      </w:r>
      <w:r w:rsidR="00332B30" w:rsidRPr="0ECD4335">
        <w:rPr>
          <w:rFonts w:ascii="Times New Roman" w:hAnsi="Times New Roman" w:cs="Times New Roman"/>
          <w:sz w:val="22"/>
          <w:szCs w:val="22"/>
        </w:rPr>
        <w:t>[13]</w:t>
      </w:r>
      <w:r w:rsidRPr="0ECD4335">
        <w:rPr>
          <w:rFonts w:asciiTheme="majorBidi" w:hAnsiTheme="majorBidi" w:cstheme="majorBidi"/>
          <w:sz w:val="22"/>
          <w:szCs w:val="22"/>
        </w:rPr>
        <w:fldChar w:fldCharType="end"/>
      </w:r>
      <w:r w:rsidR="00AD6F31" w:rsidRPr="0ECD4335">
        <w:rPr>
          <w:rFonts w:asciiTheme="majorBidi" w:hAnsiTheme="majorBidi" w:cstheme="majorBidi"/>
          <w:sz w:val="22"/>
          <w:szCs w:val="22"/>
        </w:rPr>
        <w:t xml:space="preserve">. </w:t>
      </w:r>
    </w:p>
    <w:p w14:paraId="0AE59C17" w14:textId="7136E87D" w:rsidR="00AD6F31" w:rsidRDefault="002231C2" w:rsidP="00AD6F31">
      <w:pPr>
        <w:spacing w:line="360" w:lineRule="auto"/>
        <w:jc w:val="both"/>
        <w:rPr>
          <w:ins w:id="74" w:author="Bikram Adhikari (bdhikari)" w:date="2025-12-02T16:55:00Z" w16du:dateUtc="2025-12-02T22:55:00Z"/>
          <w:rFonts w:asciiTheme="majorBidi" w:hAnsiTheme="majorBidi" w:cstheme="majorBidi"/>
          <w:sz w:val="22"/>
          <w:szCs w:val="22"/>
        </w:rPr>
      </w:pPr>
      <w:r w:rsidRPr="0ECD4335">
        <w:rPr>
          <w:rFonts w:asciiTheme="majorBidi" w:hAnsiTheme="majorBidi" w:cstheme="majorBidi"/>
          <w:sz w:val="22"/>
          <w:szCs w:val="22"/>
        </w:rPr>
        <w:t xml:space="preserve">Children whose height-for-age z-score is below minus two standard deviations (–2 SD) from the median of the </w:t>
      </w:r>
      <w:r w:rsidR="4B021D31" w:rsidRPr="0ECD4335">
        <w:rPr>
          <w:rFonts w:asciiTheme="majorBidi" w:hAnsiTheme="majorBidi" w:cstheme="majorBidi"/>
          <w:sz w:val="22"/>
          <w:szCs w:val="22"/>
        </w:rPr>
        <w:t xml:space="preserve">internal </w:t>
      </w:r>
      <w:r w:rsidRPr="0ECD4335">
        <w:rPr>
          <w:rFonts w:asciiTheme="majorBidi" w:hAnsiTheme="majorBidi" w:cstheme="majorBidi"/>
          <w:sz w:val="22"/>
          <w:szCs w:val="22"/>
        </w:rPr>
        <w:t xml:space="preserve">reference population were defined as stunted </w:t>
      </w:r>
      <w:r w:rsidRPr="0ECD4335">
        <w:rPr>
          <w:rFonts w:asciiTheme="majorBidi" w:hAnsiTheme="majorBidi" w:cstheme="majorBidi"/>
          <w:sz w:val="22"/>
          <w:szCs w:val="22"/>
        </w:rPr>
        <w:fldChar w:fldCharType="begin"/>
      </w:r>
      <w:r w:rsidR="002B3C49">
        <w:rPr>
          <w:rFonts w:asciiTheme="majorBidi" w:hAnsiTheme="majorBidi" w:cstheme="majorBidi"/>
          <w:sz w:val="22"/>
          <w:szCs w:val="22"/>
        </w:rPr>
        <w:instrText xml:space="preserve"> ADDIN ZOTERO_ITEM CSL_CITATION {"citationID":"c1a7keCh","properties":{"formattedCitation":"[24]","plainCitation":"[24]","dontUpdate":true,"noteIndex":0},"citationItems":[{"id":2198,"uris":["http://zotero.org/users/3118180/items/KFCSEFXT"],"itemData":{"id":2198,"type":"webpage","abstract":"Updates for the integrated management of childhood illness (IMCI)\n\nAs part of its response to the global epidemic of obesity, WHO has issued guidelines to support primary healthcare workers identify and manage children who are overweight or obese. Specifically, all infants and children aged less than 5 years presenting to primary health-care facilities should have both weight and height measured in order to determine their weight-for-height and their nutritional status according to WHO child growth standards. Comparing a child's weight with norms for its length/height is an effective way to assess for both wasting and overweight.","language":"en","title":"Guideline: assessing and managing children at primary health-care facilities to prevent overweight and obesity in the context of the double burden of malnutrition","title-short":"Guideline","URL":"https://www.who.int/publications/i/item/9789241550123","accessed":{"date-parts":[["2025",3,5]]}}}],"schema":"https://github.com/citation-style-language/schema/raw/master/csl-citation.json"} </w:instrText>
      </w:r>
      <w:r w:rsidRPr="0ECD4335">
        <w:rPr>
          <w:rFonts w:asciiTheme="majorBidi" w:hAnsiTheme="majorBidi" w:cstheme="majorBidi"/>
          <w:sz w:val="22"/>
          <w:szCs w:val="22"/>
        </w:rPr>
        <w:fldChar w:fldCharType="separate"/>
      </w:r>
      <w:r w:rsidRPr="0ECD4335">
        <w:rPr>
          <w:rFonts w:ascii="Times New Roman" w:hAnsi="Times New Roman" w:cs="Times New Roman"/>
          <w:sz w:val="22"/>
          <w:szCs w:val="22"/>
        </w:rPr>
        <w:t>[24]</w:t>
      </w:r>
      <w:r w:rsidRPr="0ECD4335">
        <w:rPr>
          <w:rFonts w:asciiTheme="majorBidi" w:hAnsiTheme="majorBidi" w:cstheme="majorBidi"/>
          <w:sz w:val="22"/>
          <w:szCs w:val="22"/>
        </w:rPr>
        <w:fldChar w:fldCharType="end"/>
      </w:r>
      <w:r w:rsidRPr="0ECD4335">
        <w:rPr>
          <w:rFonts w:asciiTheme="majorBidi" w:hAnsiTheme="majorBidi" w:cstheme="majorBidi"/>
          <w:sz w:val="22"/>
          <w:szCs w:val="22"/>
        </w:rPr>
        <w:t xml:space="preserve">. Children whose weight-for-height z-score is below –2 SD from the median of the reference population were defined as wasted </w:t>
      </w:r>
      <w:r w:rsidRPr="0ECD4335">
        <w:rPr>
          <w:rFonts w:asciiTheme="majorBidi" w:hAnsiTheme="majorBidi" w:cstheme="majorBidi"/>
          <w:sz w:val="22"/>
          <w:szCs w:val="22"/>
        </w:rPr>
        <w:fldChar w:fldCharType="begin"/>
      </w:r>
      <w:r w:rsidR="002B3C49">
        <w:rPr>
          <w:rFonts w:asciiTheme="majorBidi" w:hAnsiTheme="majorBidi" w:cstheme="majorBidi"/>
          <w:sz w:val="22"/>
          <w:szCs w:val="22"/>
        </w:rPr>
        <w:instrText xml:space="preserve"> ADDIN ZOTERO_ITEM CSL_CITATION {"citationID":"FVvYnVG3","properties":{"formattedCitation":"[28]","plainCitation":"[28]","noteIndex":0},"citationItems":[{"id":2198,"uris":["http://zotero.org/users/3118180/items/KFCSEFXT"],"itemData":{"id":2198,"type":"webpage","abstract":"Updates for the integrated management of childhood illness (IMCI)\n\nAs part of its response to the global epidemic of obesity, WHO has issued guidelines to support primary healthcare workers identify and manage children who are overweight or obese. Specifically, all infants and children aged less than 5 years presenting to primary health-care facilities should have both weight and height measured in order to determine their weight-for-height and their nutritional status according to WHO child growth standards. Comparing a child's weight with norms for its length/height is an effective way to assess for both wasting and overweight.","language":"en","title":"Guideline: assessing and managing children at primary health-care facilities to prevent overweight and obesity in the context of the double burden of malnutrition","title-short":"Guideline","URL":"https://www.who.int/publications/i/item/9789241550123","accessed":{"date-parts":[["2025",3,5]]}}}],"schema":"https://github.com/citation-style-language/schema/raw/master/csl-citation.json"} </w:instrText>
      </w:r>
      <w:r w:rsidRPr="0ECD4335">
        <w:rPr>
          <w:rFonts w:asciiTheme="majorBidi" w:hAnsiTheme="majorBidi" w:cstheme="majorBidi"/>
          <w:sz w:val="22"/>
          <w:szCs w:val="22"/>
        </w:rPr>
        <w:fldChar w:fldCharType="separate"/>
      </w:r>
      <w:r w:rsidR="00C92D93" w:rsidRPr="0ECD4335">
        <w:rPr>
          <w:rFonts w:ascii="Times New Roman" w:hAnsi="Times New Roman" w:cs="Times New Roman"/>
          <w:sz w:val="22"/>
          <w:szCs w:val="22"/>
        </w:rPr>
        <w:t>[28]</w:t>
      </w:r>
      <w:r w:rsidRPr="0ECD4335">
        <w:rPr>
          <w:rFonts w:asciiTheme="majorBidi" w:hAnsiTheme="majorBidi" w:cstheme="majorBidi"/>
          <w:sz w:val="22"/>
          <w:szCs w:val="22"/>
        </w:rPr>
        <w:fldChar w:fldCharType="end"/>
      </w:r>
      <w:r w:rsidRPr="0ECD4335">
        <w:rPr>
          <w:rFonts w:asciiTheme="majorBidi" w:hAnsiTheme="majorBidi" w:cstheme="majorBidi"/>
          <w:sz w:val="22"/>
          <w:szCs w:val="22"/>
        </w:rPr>
        <w:t>. Children whose weight-for-age z-score is below –2 SD from the median of the reference population were defined as underweight</w:t>
      </w:r>
      <w:r w:rsidR="006C1694" w:rsidRPr="0ECD4335">
        <w:rPr>
          <w:rFonts w:asciiTheme="majorBidi" w:hAnsiTheme="majorBidi" w:cstheme="majorBidi"/>
          <w:sz w:val="22"/>
          <w:szCs w:val="22"/>
        </w:rPr>
        <w:t xml:space="preserve"> </w:t>
      </w:r>
      <w:r w:rsidRPr="0ECD4335">
        <w:rPr>
          <w:rFonts w:asciiTheme="majorBidi" w:hAnsiTheme="majorBidi" w:cstheme="majorBidi"/>
          <w:sz w:val="22"/>
          <w:szCs w:val="22"/>
        </w:rPr>
        <w:fldChar w:fldCharType="begin"/>
      </w:r>
      <w:r w:rsidR="002B3C49">
        <w:rPr>
          <w:rFonts w:asciiTheme="majorBidi" w:hAnsiTheme="majorBidi" w:cstheme="majorBidi"/>
          <w:sz w:val="22"/>
          <w:szCs w:val="22"/>
        </w:rPr>
        <w:instrText xml:space="preserve"> ADDIN ZOTERO_ITEM CSL_CITATION {"citationID":"Qq685IOg","properties":{"formattedCitation":"[28]","plainCitation":"[28]","noteIndex":0},"citationItems":[{"id":2198,"uris":["http://zotero.org/users/3118180/items/KFCSEFXT"],"itemData":{"id":2198,"type":"webpage","abstract":"Updates for the integrated management of childhood illness (IMCI)\n\nAs part of its response to the global epidemic of obesity, WHO has issued guidelines to support primary healthcare workers identify and manage children who are overweight or obese. Specifically, all infants and children aged less than 5 years presenting to primary health-care facilities should have both weight and height measured in order to determine their weight-for-height and their nutritional status according to WHO child growth standards. Comparing a child's weight with norms for its length/height is an effective way to assess for both wasting and overweight.","language":"en","title":"Guideline: assessing and managing children at primary health-care facilities to prevent overweight and obesity in the context of the double burden of malnutrition","title-short":"Guideline","URL":"https://www.who.int/publications/i/item/9789241550123","accessed":{"date-parts":[["2025",3,5]]}}}],"schema":"https://github.com/citation-style-language/schema/raw/master/csl-citation.json"} </w:instrText>
      </w:r>
      <w:r w:rsidRPr="0ECD4335">
        <w:rPr>
          <w:rFonts w:asciiTheme="majorBidi" w:hAnsiTheme="majorBidi" w:cstheme="majorBidi"/>
          <w:sz w:val="22"/>
          <w:szCs w:val="22"/>
        </w:rPr>
        <w:fldChar w:fldCharType="separate"/>
      </w:r>
      <w:r w:rsidR="00C92D93" w:rsidRPr="0ECD4335">
        <w:rPr>
          <w:rFonts w:ascii="Times New Roman" w:hAnsi="Times New Roman" w:cs="Times New Roman"/>
          <w:sz w:val="22"/>
          <w:szCs w:val="22"/>
        </w:rPr>
        <w:t>[28]</w:t>
      </w:r>
      <w:r w:rsidRPr="0ECD4335">
        <w:rPr>
          <w:rFonts w:asciiTheme="majorBidi" w:hAnsiTheme="majorBidi" w:cstheme="majorBidi"/>
          <w:sz w:val="22"/>
          <w:szCs w:val="22"/>
        </w:rPr>
        <w:fldChar w:fldCharType="end"/>
      </w:r>
      <w:r w:rsidRPr="0ECD4335">
        <w:rPr>
          <w:rFonts w:asciiTheme="majorBidi" w:hAnsiTheme="majorBidi" w:cstheme="majorBidi"/>
          <w:sz w:val="22"/>
          <w:szCs w:val="22"/>
        </w:rPr>
        <w:t xml:space="preserve">. </w:t>
      </w:r>
    </w:p>
    <w:p w14:paraId="3E411390" w14:textId="77777777" w:rsidR="00A50DBF" w:rsidRDefault="00A50DBF" w:rsidP="00AD6F31">
      <w:pPr>
        <w:spacing w:line="360" w:lineRule="auto"/>
        <w:jc w:val="both"/>
        <w:rPr>
          <w:rFonts w:asciiTheme="majorBidi" w:hAnsiTheme="majorBidi" w:cstheme="majorBidi"/>
          <w:sz w:val="22"/>
          <w:szCs w:val="22"/>
        </w:rPr>
      </w:pPr>
    </w:p>
    <w:p w14:paraId="4C8F6894" w14:textId="34A83BAD" w:rsidR="00C24CF6" w:rsidRPr="00A12542" w:rsidRDefault="00C24CF6" w:rsidP="00C24CF6">
      <w:pPr>
        <w:spacing w:line="360" w:lineRule="auto"/>
        <w:jc w:val="both"/>
        <w:rPr>
          <w:rFonts w:asciiTheme="majorBidi" w:hAnsiTheme="majorBidi" w:cstheme="majorBidi"/>
          <w:sz w:val="22"/>
          <w:szCs w:val="22"/>
        </w:rPr>
      </w:pPr>
      <w:r w:rsidRPr="00A12542">
        <w:rPr>
          <w:rFonts w:asciiTheme="majorBidi" w:hAnsiTheme="majorBidi" w:cstheme="majorBidi"/>
          <w:sz w:val="22"/>
          <w:szCs w:val="22"/>
        </w:rPr>
        <w:t xml:space="preserve">The outcome variable co-existence of undernutrition and anemia consists of four categories a) </w:t>
      </w:r>
      <w:r>
        <w:rPr>
          <w:rFonts w:asciiTheme="majorBidi" w:hAnsiTheme="majorBidi" w:cstheme="majorBidi"/>
          <w:sz w:val="22"/>
          <w:szCs w:val="22"/>
        </w:rPr>
        <w:t>Normal</w:t>
      </w:r>
      <w:r w:rsidRPr="00A12542">
        <w:rPr>
          <w:rFonts w:asciiTheme="majorBidi" w:hAnsiTheme="majorBidi" w:cstheme="majorBidi"/>
          <w:sz w:val="22"/>
          <w:szCs w:val="22"/>
        </w:rPr>
        <w:t xml:space="preserve"> (having neither undernutrition nor anemia) b) only undernutrition (having only undernutrition) c) only anemia (having only anemia) and d) co-existence of undernutrition-anemia (having both undernutrition and anemia). </w:t>
      </w:r>
    </w:p>
    <w:p w14:paraId="1C29A09B" w14:textId="77777777" w:rsidR="00FC067D" w:rsidRPr="00A12542" w:rsidRDefault="00FC067D" w:rsidP="00775DF7">
      <w:pPr>
        <w:spacing w:line="360" w:lineRule="auto"/>
        <w:jc w:val="both"/>
        <w:rPr>
          <w:rFonts w:asciiTheme="majorBidi" w:hAnsiTheme="majorBidi" w:cstheme="majorBidi"/>
          <w:sz w:val="22"/>
          <w:szCs w:val="22"/>
        </w:rPr>
      </w:pPr>
    </w:p>
    <w:p w14:paraId="2B82C4FB" w14:textId="400CF1F0" w:rsidR="00400D0C" w:rsidRPr="0010589C" w:rsidRDefault="00400D0C" w:rsidP="00775DF7">
      <w:pPr>
        <w:spacing w:line="360" w:lineRule="auto"/>
        <w:jc w:val="both"/>
        <w:rPr>
          <w:rFonts w:asciiTheme="majorBidi" w:hAnsiTheme="majorBidi" w:cstheme="majorBidi"/>
          <w:sz w:val="22"/>
          <w:szCs w:val="22"/>
          <w:u w:val="single"/>
        </w:rPr>
      </w:pPr>
      <w:r w:rsidRPr="0010589C">
        <w:rPr>
          <w:rFonts w:asciiTheme="majorBidi" w:hAnsiTheme="majorBidi" w:cstheme="majorBidi"/>
          <w:sz w:val="22"/>
          <w:szCs w:val="22"/>
          <w:u w:val="single"/>
        </w:rPr>
        <w:t>Exposure variables</w:t>
      </w:r>
    </w:p>
    <w:p w14:paraId="50A6221F" w14:textId="3B51E70C" w:rsidR="00970960" w:rsidRPr="00A12542" w:rsidRDefault="00400D0C" w:rsidP="0ECD4335">
      <w:pPr>
        <w:spacing w:line="360" w:lineRule="auto"/>
        <w:jc w:val="both"/>
        <w:rPr>
          <w:rFonts w:asciiTheme="majorBidi" w:hAnsiTheme="majorBidi" w:cstheme="majorBidi"/>
          <w:sz w:val="22"/>
          <w:szCs w:val="22"/>
        </w:rPr>
      </w:pPr>
      <w:r w:rsidRPr="0ECD4335">
        <w:rPr>
          <w:rFonts w:asciiTheme="majorBidi" w:hAnsiTheme="majorBidi" w:cstheme="majorBidi"/>
          <w:sz w:val="22"/>
          <w:szCs w:val="22"/>
        </w:rPr>
        <w:t xml:space="preserve">The exposure variables for this study </w:t>
      </w:r>
      <w:r w:rsidR="00B0587A" w:rsidRPr="0ECD4335">
        <w:rPr>
          <w:rFonts w:asciiTheme="majorBidi" w:hAnsiTheme="majorBidi" w:cstheme="majorBidi"/>
          <w:sz w:val="22"/>
          <w:szCs w:val="22"/>
        </w:rPr>
        <w:t>were</w:t>
      </w:r>
      <w:r w:rsidRPr="0ECD4335">
        <w:rPr>
          <w:rFonts w:asciiTheme="majorBidi" w:hAnsiTheme="majorBidi" w:cstheme="majorBidi"/>
          <w:sz w:val="22"/>
          <w:szCs w:val="22"/>
        </w:rPr>
        <w:t xml:space="preserve"> wealth quintile</w:t>
      </w:r>
      <w:r w:rsidR="00AD286A" w:rsidRPr="0ECD4335">
        <w:rPr>
          <w:rFonts w:asciiTheme="majorBidi" w:hAnsiTheme="majorBidi" w:cstheme="majorBidi"/>
          <w:sz w:val="22"/>
          <w:szCs w:val="22"/>
        </w:rPr>
        <w:t xml:space="preserve"> (poorest/poorer</w:t>
      </w:r>
      <w:r w:rsidR="00591C55" w:rsidRPr="0ECD4335">
        <w:rPr>
          <w:rFonts w:asciiTheme="majorBidi" w:hAnsiTheme="majorBidi" w:cstheme="majorBidi"/>
          <w:sz w:val="22"/>
          <w:szCs w:val="22"/>
        </w:rPr>
        <w:t>/middle/richer/richest)</w:t>
      </w:r>
      <w:r w:rsidRPr="0ECD4335">
        <w:rPr>
          <w:rFonts w:asciiTheme="majorBidi" w:hAnsiTheme="majorBidi" w:cstheme="majorBidi"/>
          <w:sz w:val="22"/>
          <w:szCs w:val="22"/>
        </w:rPr>
        <w:t xml:space="preserve">, </w:t>
      </w:r>
      <w:r w:rsidR="0001242B" w:rsidRPr="0ECD4335">
        <w:rPr>
          <w:rFonts w:asciiTheme="majorBidi" w:hAnsiTheme="majorBidi" w:cstheme="majorBidi"/>
          <w:sz w:val="22"/>
          <w:szCs w:val="22"/>
        </w:rPr>
        <w:t>maternal body mass index</w:t>
      </w:r>
      <w:r w:rsidR="0089060D" w:rsidRPr="0ECD4335">
        <w:rPr>
          <w:rFonts w:asciiTheme="majorBidi" w:hAnsiTheme="majorBidi" w:cstheme="majorBidi"/>
          <w:sz w:val="22"/>
          <w:szCs w:val="22"/>
        </w:rPr>
        <w:t xml:space="preserve"> </w:t>
      </w:r>
      <w:r w:rsidR="00591C55" w:rsidRPr="0ECD4335">
        <w:rPr>
          <w:rFonts w:asciiTheme="majorBidi" w:hAnsiTheme="majorBidi" w:cstheme="majorBidi"/>
          <w:sz w:val="22"/>
          <w:szCs w:val="22"/>
        </w:rPr>
        <w:t>(</w:t>
      </w:r>
      <w:r w:rsidR="490FB367" w:rsidRPr="0ECD4335">
        <w:rPr>
          <w:rFonts w:asciiTheme="majorBidi" w:hAnsiTheme="majorBidi" w:cstheme="majorBidi"/>
          <w:sz w:val="22"/>
          <w:szCs w:val="22"/>
        </w:rPr>
        <w:t>underweight</w:t>
      </w:r>
      <w:r w:rsidR="00591C55" w:rsidRPr="0ECD4335">
        <w:rPr>
          <w:rFonts w:asciiTheme="majorBidi" w:hAnsiTheme="majorBidi" w:cstheme="majorBidi"/>
          <w:sz w:val="22"/>
          <w:szCs w:val="22"/>
        </w:rPr>
        <w:t>/normal/overweight or obese)</w:t>
      </w:r>
      <w:r w:rsidRPr="0ECD4335">
        <w:rPr>
          <w:rFonts w:asciiTheme="majorBidi" w:hAnsiTheme="majorBidi" w:cstheme="majorBidi"/>
          <w:sz w:val="22"/>
          <w:szCs w:val="22"/>
        </w:rPr>
        <w:t>, mother’s education</w:t>
      </w:r>
      <w:r w:rsidR="00591C55" w:rsidRPr="0ECD4335">
        <w:rPr>
          <w:rFonts w:asciiTheme="majorBidi" w:hAnsiTheme="majorBidi" w:cstheme="majorBidi"/>
          <w:sz w:val="22"/>
          <w:szCs w:val="22"/>
        </w:rPr>
        <w:t xml:space="preserve"> (no </w:t>
      </w:r>
      <w:r w:rsidR="00591C55" w:rsidRPr="0ECD4335">
        <w:rPr>
          <w:rFonts w:asciiTheme="majorBidi" w:hAnsiTheme="majorBidi" w:cstheme="majorBidi"/>
          <w:sz w:val="22"/>
          <w:szCs w:val="22"/>
        </w:rPr>
        <w:lastRenderedPageBreak/>
        <w:t>education/</w:t>
      </w:r>
      <w:r w:rsidR="00BB489D" w:rsidRPr="0ECD4335">
        <w:rPr>
          <w:rFonts w:asciiTheme="majorBidi" w:hAnsiTheme="majorBidi" w:cstheme="majorBidi"/>
          <w:sz w:val="22"/>
          <w:szCs w:val="22"/>
        </w:rPr>
        <w:t xml:space="preserve"> basic level education/Secondary and higher level)</w:t>
      </w:r>
      <w:r w:rsidRPr="0ECD4335">
        <w:rPr>
          <w:rFonts w:asciiTheme="majorBidi" w:hAnsiTheme="majorBidi" w:cstheme="majorBidi"/>
          <w:sz w:val="22"/>
          <w:szCs w:val="22"/>
        </w:rPr>
        <w:t>, mother’s exposure to health programs in television and radio</w:t>
      </w:r>
      <w:r w:rsidR="004052A9" w:rsidRPr="0ECD4335">
        <w:rPr>
          <w:rFonts w:asciiTheme="majorBidi" w:hAnsiTheme="majorBidi" w:cstheme="majorBidi"/>
          <w:sz w:val="22"/>
          <w:szCs w:val="22"/>
        </w:rPr>
        <w:t xml:space="preserve"> (yes/no)</w:t>
      </w:r>
      <w:r w:rsidRPr="0ECD4335">
        <w:rPr>
          <w:rFonts w:asciiTheme="majorBidi" w:hAnsiTheme="majorBidi" w:cstheme="majorBidi"/>
          <w:sz w:val="22"/>
          <w:szCs w:val="22"/>
        </w:rPr>
        <w:t xml:space="preserve">, and mother’s </w:t>
      </w:r>
      <w:r w:rsidR="00AD286A" w:rsidRPr="0ECD4335">
        <w:rPr>
          <w:rFonts w:asciiTheme="majorBidi" w:hAnsiTheme="majorBidi" w:cstheme="majorBidi"/>
          <w:sz w:val="22"/>
          <w:szCs w:val="22"/>
        </w:rPr>
        <w:t>participation in household decision making</w:t>
      </w:r>
      <w:r w:rsidR="004052A9" w:rsidRPr="0ECD4335">
        <w:rPr>
          <w:rFonts w:asciiTheme="majorBidi" w:hAnsiTheme="majorBidi" w:cstheme="majorBidi"/>
          <w:sz w:val="22"/>
          <w:szCs w:val="22"/>
        </w:rPr>
        <w:t xml:space="preserve"> (yes/no)</w:t>
      </w:r>
      <w:r w:rsidR="00AD286A" w:rsidRPr="0ECD4335">
        <w:rPr>
          <w:rFonts w:asciiTheme="majorBidi" w:hAnsiTheme="majorBidi" w:cstheme="majorBidi"/>
          <w:sz w:val="22"/>
          <w:szCs w:val="22"/>
        </w:rPr>
        <w:t>.</w:t>
      </w:r>
      <w:r w:rsidR="004052A9" w:rsidRPr="0ECD4335">
        <w:rPr>
          <w:rFonts w:asciiTheme="majorBidi" w:hAnsiTheme="majorBidi" w:cstheme="majorBidi"/>
          <w:sz w:val="22"/>
          <w:szCs w:val="22"/>
        </w:rPr>
        <w:t xml:space="preserve"> The </w:t>
      </w:r>
      <w:r w:rsidR="0089060D" w:rsidRPr="0ECD4335">
        <w:rPr>
          <w:rFonts w:asciiTheme="majorBidi" w:hAnsiTheme="majorBidi" w:cstheme="majorBidi"/>
          <w:sz w:val="22"/>
          <w:szCs w:val="22"/>
        </w:rPr>
        <w:t xml:space="preserve">definition of each exposure </w:t>
      </w:r>
      <w:r w:rsidR="00BE0070" w:rsidRPr="0ECD4335">
        <w:rPr>
          <w:rFonts w:asciiTheme="majorBidi" w:hAnsiTheme="majorBidi" w:cstheme="majorBidi"/>
          <w:sz w:val="22"/>
          <w:szCs w:val="22"/>
        </w:rPr>
        <w:t>variable</w:t>
      </w:r>
      <w:r w:rsidR="0089060D" w:rsidRPr="0ECD4335">
        <w:rPr>
          <w:rFonts w:asciiTheme="majorBidi" w:hAnsiTheme="majorBidi" w:cstheme="majorBidi"/>
          <w:sz w:val="22"/>
          <w:szCs w:val="22"/>
        </w:rPr>
        <w:t xml:space="preserve"> is explained in </w:t>
      </w:r>
      <w:r w:rsidR="00FA5746" w:rsidRPr="0ECD4335">
        <w:rPr>
          <w:rFonts w:asciiTheme="majorBidi" w:hAnsiTheme="majorBidi" w:cstheme="majorBidi"/>
          <w:sz w:val="22"/>
          <w:szCs w:val="22"/>
        </w:rPr>
        <w:t>table</w:t>
      </w:r>
      <w:r w:rsidR="0089060D" w:rsidRPr="0ECD4335">
        <w:rPr>
          <w:rFonts w:asciiTheme="majorBidi" w:hAnsiTheme="majorBidi" w:cstheme="majorBidi"/>
          <w:sz w:val="22"/>
          <w:szCs w:val="22"/>
        </w:rPr>
        <w:t xml:space="preserve"> 1 below</w:t>
      </w:r>
      <w:r w:rsidR="004F7BCA" w:rsidRPr="0ECD4335">
        <w:rPr>
          <w:rFonts w:asciiTheme="majorBidi" w:hAnsiTheme="majorBidi" w:cstheme="majorBidi"/>
          <w:i/>
          <w:iCs/>
          <w:sz w:val="22"/>
          <w:szCs w:val="22"/>
        </w:rPr>
        <w:t>:</w:t>
      </w:r>
    </w:p>
    <w:p w14:paraId="20318E68" w14:textId="3275B7B8" w:rsidR="00251ECC" w:rsidRPr="001245B7" w:rsidRDefault="00251ECC" w:rsidP="001245B7">
      <w:pPr>
        <w:pStyle w:val="Caption"/>
        <w:keepNext/>
        <w:rPr>
          <w:rFonts w:asciiTheme="majorBidi" w:hAnsiTheme="majorBidi" w:cstheme="majorBidi"/>
          <w:b/>
          <w:bCs/>
          <w:sz w:val="22"/>
          <w:szCs w:val="22"/>
        </w:rPr>
      </w:pPr>
      <w:r w:rsidRPr="001245B7">
        <w:rPr>
          <w:rFonts w:asciiTheme="majorBidi" w:hAnsiTheme="majorBidi" w:cstheme="majorBidi"/>
          <w:b/>
          <w:bCs/>
          <w:color w:val="auto"/>
          <w:sz w:val="22"/>
          <w:szCs w:val="22"/>
        </w:rPr>
        <w:t xml:space="preserve">Table </w:t>
      </w:r>
      <w:r w:rsidRPr="001245B7">
        <w:rPr>
          <w:rFonts w:asciiTheme="majorBidi" w:hAnsiTheme="majorBidi" w:cstheme="majorBidi"/>
          <w:b/>
          <w:bCs/>
          <w:color w:val="auto"/>
          <w:sz w:val="22"/>
          <w:szCs w:val="22"/>
        </w:rPr>
        <w:fldChar w:fldCharType="begin"/>
      </w:r>
      <w:r w:rsidRPr="001245B7">
        <w:rPr>
          <w:rFonts w:asciiTheme="majorBidi" w:hAnsiTheme="majorBidi" w:cstheme="majorBidi"/>
          <w:b/>
          <w:bCs/>
          <w:color w:val="auto"/>
          <w:sz w:val="22"/>
          <w:szCs w:val="22"/>
        </w:rPr>
        <w:instrText xml:space="preserve"> SEQ Table \* ARABIC </w:instrText>
      </w:r>
      <w:r w:rsidRPr="001245B7">
        <w:rPr>
          <w:rFonts w:asciiTheme="majorBidi" w:hAnsiTheme="majorBidi" w:cstheme="majorBidi"/>
          <w:b/>
          <w:bCs/>
          <w:color w:val="auto"/>
          <w:sz w:val="22"/>
          <w:szCs w:val="22"/>
        </w:rPr>
        <w:fldChar w:fldCharType="separate"/>
      </w:r>
      <w:r w:rsidR="00194DC1">
        <w:rPr>
          <w:rFonts w:asciiTheme="majorBidi" w:hAnsiTheme="majorBidi" w:cstheme="majorBidi"/>
          <w:b/>
          <w:bCs/>
          <w:noProof/>
          <w:color w:val="auto"/>
          <w:sz w:val="22"/>
          <w:szCs w:val="22"/>
        </w:rPr>
        <w:t>1</w:t>
      </w:r>
      <w:r w:rsidRPr="001245B7">
        <w:rPr>
          <w:rFonts w:asciiTheme="majorBidi" w:hAnsiTheme="majorBidi" w:cstheme="majorBidi"/>
          <w:b/>
          <w:bCs/>
          <w:color w:val="auto"/>
          <w:sz w:val="22"/>
          <w:szCs w:val="22"/>
        </w:rPr>
        <w:fldChar w:fldCharType="end"/>
      </w:r>
      <w:r w:rsidRPr="001245B7">
        <w:rPr>
          <w:rFonts w:asciiTheme="majorBidi" w:hAnsiTheme="majorBidi" w:cstheme="majorBidi"/>
          <w:b/>
          <w:bCs/>
          <w:color w:val="auto"/>
          <w:sz w:val="22"/>
          <w:szCs w:val="22"/>
        </w:rPr>
        <w:t>: List of exposure variables with their definition</w:t>
      </w:r>
    </w:p>
    <w:tbl>
      <w:tblPr>
        <w:tblStyle w:val="TableGrid"/>
        <w:tblW w:w="9625" w:type="dxa"/>
        <w:tblLook w:val="04A0" w:firstRow="1" w:lastRow="0" w:firstColumn="1" w:lastColumn="0" w:noHBand="0" w:noVBand="1"/>
      </w:tblPr>
      <w:tblGrid>
        <w:gridCol w:w="1975"/>
        <w:gridCol w:w="7650"/>
      </w:tblGrid>
      <w:tr w:rsidR="00190CB7" w:rsidRPr="00A12542" w14:paraId="6203E8E5" w14:textId="77777777" w:rsidTr="0ECD4335">
        <w:trPr>
          <w:trHeight w:val="336"/>
        </w:trPr>
        <w:tc>
          <w:tcPr>
            <w:tcW w:w="1975" w:type="dxa"/>
            <w:vAlign w:val="center"/>
          </w:tcPr>
          <w:p w14:paraId="559B1412" w14:textId="038099CA" w:rsidR="00670C8B" w:rsidRPr="00A12542" w:rsidRDefault="00670C8B" w:rsidP="009732C8">
            <w:pPr>
              <w:spacing w:line="360" w:lineRule="auto"/>
              <w:rPr>
                <w:rFonts w:asciiTheme="majorBidi" w:hAnsiTheme="majorBidi" w:cstheme="majorBidi"/>
                <w:b/>
                <w:bCs/>
                <w:sz w:val="20"/>
                <w:szCs w:val="20"/>
              </w:rPr>
            </w:pPr>
            <w:r w:rsidRPr="00A12542">
              <w:rPr>
                <w:rFonts w:asciiTheme="majorBidi" w:hAnsiTheme="majorBidi" w:cstheme="majorBidi"/>
                <w:b/>
                <w:bCs/>
                <w:sz w:val="20"/>
                <w:szCs w:val="20"/>
              </w:rPr>
              <w:t>Variables</w:t>
            </w:r>
          </w:p>
        </w:tc>
        <w:tc>
          <w:tcPr>
            <w:tcW w:w="7650" w:type="dxa"/>
            <w:vAlign w:val="center"/>
          </w:tcPr>
          <w:p w14:paraId="395DE416" w14:textId="02656ADE" w:rsidR="00670C8B" w:rsidRPr="00A12542" w:rsidRDefault="00670C8B" w:rsidP="009732C8">
            <w:pPr>
              <w:spacing w:line="360" w:lineRule="auto"/>
              <w:rPr>
                <w:rFonts w:asciiTheme="majorBidi" w:hAnsiTheme="majorBidi" w:cstheme="majorBidi"/>
                <w:b/>
                <w:bCs/>
                <w:sz w:val="20"/>
                <w:szCs w:val="20"/>
              </w:rPr>
            </w:pPr>
            <w:r w:rsidRPr="00A12542">
              <w:rPr>
                <w:rFonts w:asciiTheme="majorBidi" w:hAnsiTheme="majorBidi" w:cstheme="majorBidi"/>
                <w:b/>
                <w:bCs/>
                <w:sz w:val="20"/>
                <w:szCs w:val="20"/>
              </w:rPr>
              <w:t>Definition</w:t>
            </w:r>
          </w:p>
        </w:tc>
      </w:tr>
      <w:tr w:rsidR="00CB5D2C" w:rsidRPr="00A12542" w14:paraId="27A4651C" w14:textId="77777777" w:rsidTr="0ECD4335">
        <w:trPr>
          <w:trHeight w:val="233"/>
          <w:ins w:id="75" w:author="Bikram Adhikari (bdhikari)" w:date="2025-12-02T15:49:00Z"/>
        </w:trPr>
        <w:tc>
          <w:tcPr>
            <w:tcW w:w="1975" w:type="dxa"/>
            <w:vAlign w:val="center"/>
          </w:tcPr>
          <w:p w14:paraId="4CAD2899" w14:textId="7FFAA77A" w:rsidR="00CB5D2C" w:rsidRPr="00A12542" w:rsidRDefault="00CB5D2C" w:rsidP="009732C8">
            <w:pPr>
              <w:spacing w:line="360" w:lineRule="auto"/>
              <w:rPr>
                <w:ins w:id="76" w:author="Bikram Adhikari (bdhikari)" w:date="2025-12-02T15:49:00Z" w16du:dateUtc="2025-12-02T21:49:00Z"/>
                <w:rFonts w:asciiTheme="majorBidi" w:hAnsiTheme="majorBidi" w:cstheme="majorBidi"/>
                <w:sz w:val="18"/>
                <w:szCs w:val="18"/>
              </w:rPr>
            </w:pPr>
            <w:ins w:id="77" w:author="Bikram Adhikari (bdhikari)" w:date="2025-12-02T15:49:00Z" w16du:dateUtc="2025-12-02T21:49:00Z">
              <w:r>
                <w:rPr>
                  <w:rFonts w:asciiTheme="majorBidi" w:hAnsiTheme="majorBidi" w:cstheme="majorBidi"/>
                  <w:sz w:val="18"/>
                  <w:szCs w:val="18"/>
                </w:rPr>
                <w:t>Age of child</w:t>
              </w:r>
            </w:ins>
          </w:p>
        </w:tc>
        <w:tc>
          <w:tcPr>
            <w:tcW w:w="7650" w:type="dxa"/>
            <w:vAlign w:val="center"/>
          </w:tcPr>
          <w:p w14:paraId="29FB4575" w14:textId="2635EEAA" w:rsidR="00CB5D2C" w:rsidRDefault="00B95E0F" w:rsidP="009732C8">
            <w:pPr>
              <w:spacing w:line="360" w:lineRule="auto"/>
              <w:rPr>
                <w:ins w:id="78" w:author="Bikram Adhikari (bdhikari)" w:date="2025-12-02T15:49:00Z" w16du:dateUtc="2025-12-02T21:49:00Z"/>
                <w:rFonts w:asciiTheme="majorBidi" w:hAnsiTheme="majorBidi" w:cstheme="majorBidi"/>
                <w:sz w:val="18"/>
                <w:szCs w:val="18"/>
              </w:rPr>
            </w:pPr>
            <w:ins w:id="79" w:author="Bikram Adhikari (bdhikari)" w:date="2025-12-02T15:50:00Z" w16du:dateUtc="2025-12-02T21:50:00Z">
              <w:r>
                <w:rPr>
                  <w:rFonts w:asciiTheme="majorBidi" w:hAnsiTheme="majorBidi" w:cstheme="majorBidi"/>
                  <w:sz w:val="18"/>
                  <w:szCs w:val="18"/>
                </w:rPr>
                <w:t xml:space="preserve">The of the child was collected in months. We recategorized it into </w:t>
              </w:r>
            </w:ins>
            <w:ins w:id="80" w:author="Bikram Adhikari (bdhikari)" w:date="2025-12-02T15:51:00Z" w16du:dateUtc="2025-12-02T21:51:00Z">
              <w:r>
                <w:rPr>
                  <w:rFonts w:asciiTheme="majorBidi" w:hAnsiTheme="majorBidi" w:cstheme="majorBidi"/>
                  <w:sz w:val="18"/>
                  <w:szCs w:val="18"/>
                </w:rPr>
                <w:t>6-12 months (late infant), 13-36 months (toddler) and 37-59 months (pre-school)</w:t>
              </w:r>
            </w:ins>
          </w:p>
        </w:tc>
      </w:tr>
      <w:tr w:rsidR="00190CB7" w:rsidRPr="00A12542" w14:paraId="3A1A7CB4" w14:textId="77777777" w:rsidTr="0ECD4335">
        <w:trPr>
          <w:trHeight w:val="233"/>
        </w:trPr>
        <w:tc>
          <w:tcPr>
            <w:tcW w:w="1975" w:type="dxa"/>
            <w:vAlign w:val="center"/>
          </w:tcPr>
          <w:p w14:paraId="5B9F57C4" w14:textId="5AEC4D3B" w:rsidR="009B78A3" w:rsidRPr="00A12542" w:rsidRDefault="004645FE" w:rsidP="009732C8">
            <w:pPr>
              <w:spacing w:line="360" w:lineRule="auto"/>
              <w:rPr>
                <w:rFonts w:asciiTheme="majorBidi" w:hAnsiTheme="majorBidi" w:cstheme="majorBidi"/>
                <w:sz w:val="18"/>
                <w:szCs w:val="18"/>
              </w:rPr>
            </w:pPr>
            <w:r w:rsidRPr="00A12542">
              <w:rPr>
                <w:rFonts w:asciiTheme="majorBidi" w:hAnsiTheme="majorBidi" w:cstheme="majorBidi"/>
                <w:sz w:val="18"/>
                <w:szCs w:val="18"/>
              </w:rPr>
              <w:t xml:space="preserve">Wealth </w:t>
            </w:r>
            <w:r w:rsidR="00B241CD" w:rsidRPr="00A12542">
              <w:rPr>
                <w:rFonts w:asciiTheme="majorBidi" w:hAnsiTheme="majorBidi" w:cstheme="majorBidi"/>
                <w:sz w:val="18"/>
                <w:szCs w:val="18"/>
              </w:rPr>
              <w:t>q</w:t>
            </w:r>
            <w:r w:rsidRPr="00A12542">
              <w:rPr>
                <w:rFonts w:asciiTheme="majorBidi" w:hAnsiTheme="majorBidi" w:cstheme="majorBidi"/>
                <w:sz w:val="18"/>
                <w:szCs w:val="18"/>
              </w:rPr>
              <w:t>uintile</w:t>
            </w:r>
          </w:p>
        </w:tc>
        <w:tc>
          <w:tcPr>
            <w:tcW w:w="7650" w:type="dxa"/>
            <w:vAlign w:val="center"/>
          </w:tcPr>
          <w:p w14:paraId="0AF6D372" w14:textId="60A9117B" w:rsidR="009B78A3" w:rsidRPr="00A12542" w:rsidRDefault="00B0587A" w:rsidP="009732C8">
            <w:pPr>
              <w:spacing w:line="360" w:lineRule="auto"/>
              <w:rPr>
                <w:rFonts w:asciiTheme="majorBidi" w:hAnsiTheme="majorBidi" w:cstheme="majorBidi"/>
                <w:sz w:val="18"/>
                <w:szCs w:val="18"/>
              </w:rPr>
            </w:pPr>
            <w:r>
              <w:rPr>
                <w:rFonts w:asciiTheme="majorBidi" w:hAnsiTheme="majorBidi" w:cstheme="majorBidi"/>
                <w:sz w:val="18"/>
                <w:szCs w:val="18"/>
              </w:rPr>
              <w:t>The wealth</w:t>
            </w:r>
            <w:r w:rsidRPr="00A12542">
              <w:rPr>
                <w:rFonts w:asciiTheme="majorBidi" w:hAnsiTheme="majorBidi" w:cstheme="majorBidi"/>
                <w:sz w:val="18"/>
                <w:szCs w:val="18"/>
              </w:rPr>
              <w:t xml:space="preserve"> </w:t>
            </w:r>
            <w:r w:rsidR="004645FE" w:rsidRPr="00A12542">
              <w:rPr>
                <w:rFonts w:asciiTheme="majorBidi" w:hAnsiTheme="majorBidi" w:cstheme="majorBidi"/>
                <w:sz w:val="18"/>
                <w:szCs w:val="18"/>
              </w:rPr>
              <w:t>quintile</w:t>
            </w:r>
            <w:r w:rsidR="00710EB4" w:rsidRPr="00A12542">
              <w:rPr>
                <w:rFonts w:asciiTheme="majorBidi" w:hAnsiTheme="majorBidi" w:cstheme="majorBidi"/>
                <w:sz w:val="18"/>
                <w:szCs w:val="18"/>
              </w:rPr>
              <w:t xml:space="preserve"> measures the economic status of </w:t>
            </w:r>
            <w:r w:rsidR="00190CB7" w:rsidRPr="00A12542">
              <w:rPr>
                <w:rFonts w:asciiTheme="majorBidi" w:hAnsiTheme="majorBidi" w:cstheme="majorBidi"/>
                <w:sz w:val="18"/>
                <w:szCs w:val="18"/>
              </w:rPr>
              <w:t>the household</w:t>
            </w:r>
            <w:r w:rsidR="006909A8" w:rsidRPr="00A12542">
              <w:rPr>
                <w:rFonts w:asciiTheme="majorBidi" w:hAnsiTheme="majorBidi" w:cstheme="majorBidi"/>
                <w:sz w:val="18"/>
                <w:szCs w:val="18"/>
              </w:rPr>
              <w:t xml:space="preserve">, and it </w:t>
            </w:r>
            <w:r w:rsidR="00B241CD" w:rsidRPr="00A12542">
              <w:rPr>
                <w:rFonts w:asciiTheme="majorBidi" w:hAnsiTheme="majorBidi" w:cstheme="majorBidi"/>
                <w:sz w:val="18"/>
                <w:szCs w:val="18"/>
              </w:rPr>
              <w:t xml:space="preserve">is classified into </w:t>
            </w:r>
            <w:r w:rsidR="004645FE" w:rsidRPr="00A12542">
              <w:rPr>
                <w:rFonts w:asciiTheme="majorBidi" w:hAnsiTheme="majorBidi" w:cstheme="majorBidi"/>
                <w:sz w:val="18"/>
                <w:szCs w:val="18"/>
              </w:rPr>
              <w:t>poorest, poorer, middle, richer,</w:t>
            </w:r>
            <w:r w:rsidR="00B241CD" w:rsidRPr="00A12542">
              <w:rPr>
                <w:rFonts w:asciiTheme="majorBidi" w:hAnsiTheme="majorBidi" w:cstheme="majorBidi"/>
                <w:sz w:val="18"/>
                <w:szCs w:val="18"/>
              </w:rPr>
              <w:t xml:space="preserve"> and </w:t>
            </w:r>
            <w:r w:rsidR="004645FE" w:rsidRPr="00A12542">
              <w:rPr>
                <w:rFonts w:asciiTheme="majorBidi" w:hAnsiTheme="majorBidi" w:cstheme="majorBidi"/>
                <w:sz w:val="18"/>
                <w:szCs w:val="18"/>
              </w:rPr>
              <w:t>richest</w:t>
            </w:r>
            <w:r w:rsidR="00B241CD" w:rsidRPr="00A12542">
              <w:rPr>
                <w:rFonts w:asciiTheme="majorBidi" w:hAnsiTheme="majorBidi" w:cstheme="majorBidi"/>
                <w:sz w:val="18"/>
                <w:szCs w:val="18"/>
              </w:rPr>
              <w:t xml:space="preserve"> based on the wealth index</w:t>
            </w:r>
            <w:del w:id="81" w:author="Bikram Adhikari (bdhikari)" w:date="2025-12-02T16:47:00Z" w16du:dateUtc="2025-12-02T22:47:00Z">
              <w:r w:rsidR="00070554" w:rsidDel="00901493">
                <w:rPr>
                  <w:rFonts w:asciiTheme="majorBidi" w:hAnsiTheme="majorBidi" w:cstheme="majorBidi"/>
                  <w:sz w:val="18"/>
                  <w:szCs w:val="18"/>
                </w:rPr>
                <w:delText xml:space="preserve"> </w:delText>
              </w:r>
              <w:r w:rsidR="00CB08B0" w:rsidDel="00901493">
                <w:rPr>
                  <w:rFonts w:asciiTheme="majorBidi" w:hAnsiTheme="majorBidi" w:cstheme="majorBidi"/>
                  <w:sz w:val="18"/>
                  <w:szCs w:val="18"/>
                </w:rPr>
                <w:fldChar w:fldCharType="begin"/>
              </w:r>
              <w:r w:rsidR="002B3C49" w:rsidDel="00901493">
                <w:rPr>
                  <w:rFonts w:asciiTheme="majorBidi" w:hAnsiTheme="majorBidi" w:cstheme="majorBidi"/>
                  <w:sz w:val="18"/>
                  <w:szCs w:val="18"/>
                </w:rPr>
                <w:delInstrText xml:space="preserve"> ADDIN ZOTERO_ITEM CSL_CITATION {"citationID":"w8ZSZH83","properties":{"formattedCitation":"[13]","plainCitation":"[13]","noteIndex":0},"citationItems":[{"id":653,"uris":["http://zotero.org/users/3118180/items/V9GGFC5V"],"itemData":{"id":653,"type":"report","event-place":"Kathmandu,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delInstrText>
              </w:r>
              <w:r w:rsidR="00CB08B0" w:rsidDel="00901493">
                <w:rPr>
                  <w:rFonts w:asciiTheme="majorBidi" w:hAnsiTheme="majorBidi" w:cstheme="majorBidi"/>
                  <w:sz w:val="18"/>
                  <w:szCs w:val="18"/>
                </w:rPr>
                <w:fldChar w:fldCharType="separate"/>
              </w:r>
              <w:r w:rsidR="00B62121" w:rsidRPr="00901493" w:rsidDel="00901493">
                <w:rPr>
                  <w:rFonts w:asciiTheme="majorBidi" w:hAnsiTheme="majorBidi" w:cstheme="majorBidi"/>
                  <w:sz w:val="18"/>
                  <w:szCs w:val="18"/>
                  <w:rPrChange w:id="82" w:author="Bikram Adhikari (bdhikari)" w:date="2025-12-02T16:48:00Z" w16du:dateUtc="2025-12-02T22:48:00Z">
                    <w:rPr>
                      <w:rFonts w:ascii="Times New Roman" w:hAnsi="Times New Roman" w:cs="Times New Roman"/>
                      <w:sz w:val="18"/>
                    </w:rPr>
                  </w:rPrChange>
                </w:rPr>
                <w:delText>[13]</w:delText>
              </w:r>
              <w:r w:rsidR="00CB08B0" w:rsidDel="00901493">
                <w:rPr>
                  <w:rFonts w:asciiTheme="majorBidi" w:hAnsiTheme="majorBidi" w:cstheme="majorBidi"/>
                  <w:sz w:val="18"/>
                  <w:szCs w:val="18"/>
                </w:rPr>
                <w:fldChar w:fldCharType="end"/>
              </w:r>
            </w:del>
            <w:r w:rsidR="00CB08B0">
              <w:rPr>
                <w:rFonts w:asciiTheme="majorBidi" w:hAnsiTheme="majorBidi" w:cstheme="majorBidi"/>
                <w:sz w:val="18"/>
                <w:szCs w:val="18"/>
              </w:rPr>
              <w:t>.</w:t>
            </w:r>
            <w:ins w:id="83" w:author="Bikram Adhikari (bdhikari)" w:date="2025-12-02T16:48:00Z" w16du:dateUtc="2025-12-02T22:48:00Z">
              <w:r w:rsidR="00901493">
                <w:rPr>
                  <w:rFonts w:asciiTheme="majorBidi" w:hAnsiTheme="majorBidi" w:cstheme="majorBidi"/>
                  <w:sz w:val="18"/>
                  <w:szCs w:val="18"/>
                </w:rPr>
                <w:t xml:space="preserve"> </w:t>
              </w:r>
              <w:r w:rsidR="00901493" w:rsidRPr="00901493">
                <w:rPr>
                  <w:rFonts w:asciiTheme="majorBidi" w:hAnsiTheme="majorBidi" w:cstheme="majorBidi"/>
                  <w:sz w:val="18"/>
                  <w:szCs w:val="18"/>
                  <w:rPrChange w:id="84" w:author="Bikram Adhikari (bdhikari)" w:date="2025-12-02T16:48:00Z" w16du:dateUtc="2025-12-02T22:48:00Z">
                    <w:rPr>
                      <w:rFonts w:asciiTheme="majorBidi" w:hAnsiTheme="majorBidi" w:cstheme="majorBidi"/>
                      <w:sz w:val="22"/>
                      <w:szCs w:val="22"/>
                    </w:rPr>
                  </w:rPrChange>
                </w:rPr>
                <w:t>The wealth index included in the NDHS is a composite measure constructed using principal component analysis based on household assets, housing materials, water and sanitation facilities, and ownership of durable goods; households were assigned to five wealth quintiles (poorest to richest).</w:t>
              </w:r>
            </w:ins>
          </w:p>
        </w:tc>
      </w:tr>
      <w:tr w:rsidR="00190CB7" w:rsidRPr="00A12542" w:rsidDel="0022396A" w14:paraId="1BDC2B32" w14:textId="1544C10F" w:rsidTr="0ECD4335">
        <w:trPr>
          <w:trHeight w:val="53"/>
          <w:del w:id="85" w:author="Bikram Adhikari (bdhikari)" w:date="2025-12-02T16:37:00Z"/>
        </w:trPr>
        <w:tc>
          <w:tcPr>
            <w:tcW w:w="1975" w:type="dxa"/>
            <w:vAlign w:val="center"/>
          </w:tcPr>
          <w:p w14:paraId="59D314B1" w14:textId="58CE1B62" w:rsidR="0036703D" w:rsidRPr="00A12542" w:rsidDel="0022396A" w:rsidRDefault="00F6514D" w:rsidP="009732C8">
            <w:pPr>
              <w:spacing w:line="360" w:lineRule="auto"/>
              <w:rPr>
                <w:del w:id="86" w:author="Bikram Adhikari (bdhikari)" w:date="2025-12-02T16:37:00Z" w16du:dateUtc="2025-12-02T22:37:00Z"/>
                <w:rFonts w:asciiTheme="majorBidi" w:hAnsiTheme="majorBidi" w:cstheme="majorBidi"/>
                <w:sz w:val="18"/>
                <w:szCs w:val="18"/>
              </w:rPr>
            </w:pPr>
            <w:del w:id="87" w:author="Bikram Adhikari (bdhikari)" w:date="2025-12-02T15:59:00Z" w16du:dateUtc="2025-12-02T21:59:00Z">
              <w:r w:rsidDel="002B3C49">
                <w:rPr>
                  <w:rFonts w:asciiTheme="majorBidi" w:hAnsiTheme="majorBidi" w:cstheme="majorBidi"/>
                  <w:sz w:val="18"/>
                  <w:szCs w:val="18"/>
                </w:rPr>
                <w:delText>Mother’s</w:delText>
              </w:r>
              <w:r w:rsidR="00AB5FD1" w:rsidRPr="00AB5FD1" w:rsidDel="002B3C49">
                <w:rPr>
                  <w:rFonts w:asciiTheme="majorBidi" w:hAnsiTheme="majorBidi" w:cstheme="majorBidi"/>
                  <w:sz w:val="18"/>
                  <w:szCs w:val="18"/>
                </w:rPr>
                <w:delText xml:space="preserve"> </w:delText>
              </w:r>
              <w:r w:rsidR="0001242B" w:rsidDel="002B3C49">
                <w:rPr>
                  <w:rFonts w:asciiTheme="majorBidi" w:hAnsiTheme="majorBidi" w:cstheme="majorBidi"/>
                  <w:sz w:val="18"/>
                  <w:szCs w:val="18"/>
                </w:rPr>
                <w:delText>body mass index (</w:delText>
              </w:r>
              <w:r w:rsidR="00AB5FD1" w:rsidRPr="00AB5FD1" w:rsidDel="002B3C49">
                <w:rPr>
                  <w:rFonts w:asciiTheme="majorBidi" w:hAnsiTheme="majorBidi" w:cstheme="majorBidi"/>
                  <w:sz w:val="18"/>
                  <w:szCs w:val="18"/>
                </w:rPr>
                <w:delText>BMI</w:delText>
              </w:r>
              <w:r w:rsidR="0001242B" w:rsidDel="002B3C49">
                <w:rPr>
                  <w:rFonts w:asciiTheme="majorBidi" w:hAnsiTheme="majorBidi" w:cstheme="majorBidi"/>
                  <w:sz w:val="18"/>
                  <w:szCs w:val="18"/>
                </w:rPr>
                <w:delText>)</w:delText>
              </w:r>
            </w:del>
          </w:p>
        </w:tc>
        <w:tc>
          <w:tcPr>
            <w:tcW w:w="7650" w:type="dxa"/>
            <w:vAlign w:val="center"/>
          </w:tcPr>
          <w:p w14:paraId="11CDB66D" w14:textId="75FD6626" w:rsidR="0036703D" w:rsidRPr="00A12542" w:rsidDel="0022396A" w:rsidRDefault="00B0587A">
            <w:pPr>
              <w:spacing w:line="360" w:lineRule="auto"/>
              <w:rPr>
                <w:del w:id="88" w:author="Bikram Adhikari (bdhikari)" w:date="2025-12-02T16:37:00Z" w16du:dateUtc="2025-12-02T22:37:00Z"/>
                <w:rFonts w:asciiTheme="majorBidi" w:hAnsiTheme="majorBidi" w:cstheme="majorBidi"/>
                <w:sz w:val="18"/>
                <w:szCs w:val="18"/>
                <w:vertAlign w:val="superscript"/>
              </w:rPr>
            </w:pPr>
            <w:del w:id="89" w:author="Bikram Adhikari (bdhikari)" w:date="2025-12-02T15:59:00Z" w16du:dateUtc="2025-12-02T21:59:00Z">
              <w:r w:rsidRPr="0ECD4335" w:rsidDel="002B3C49">
                <w:rPr>
                  <w:rFonts w:asciiTheme="majorBidi" w:hAnsiTheme="majorBidi" w:cstheme="majorBidi"/>
                  <w:sz w:val="18"/>
                  <w:szCs w:val="18"/>
                </w:rPr>
                <w:delText xml:space="preserve">The </w:delText>
              </w:r>
              <w:r w:rsidR="00F6514D" w:rsidDel="002B3C49">
                <w:rPr>
                  <w:rFonts w:asciiTheme="majorBidi" w:hAnsiTheme="majorBidi" w:cstheme="majorBidi"/>
                  <w:sz w:val="18"/>
                  <w:szCs w:val="18"/>
                </w:rPr>
                <w:delText>mother’s</w:delText>
              </w:r>
              <w:r w:rsidR="4104AAC8" w:rsidRPr="0ECD4335" w:rsidDel="002B3C49">
                <w:rPr>
                  <w:rFonts w:asciiTheme="majorBidi" w:hAnsiTheme="majorBidi" w:cstheme="majorBidi"/>
                  <w:sz w:val="18"/>
                  <w:szCs w:val="18"/>
                </w:rPr>
                <w:delText xml:space="preserve"> </w:delText>
              </w:r>
              <w:r w:rsidR="00473A4F" w:rsidRPr="0ECD4335" w:rsidDel="002B3C49">
                <w:rPr>
                  <w:rFonts w:asciiTheme="majorBidi" w:hAnsiTheme="majorBidi" w:cstheme="majorBidi"/>
                  <w:sz w:val="18"/>
                  <w:szCs w:val="18"/>
                </w:rPr>
                <w:delText>BMI was</w:delText>
              </w:r>
              <w:r w:rsidR="07458AD2" w:rsidRPr="0ECD4335" w:rsidDel="002B3C49">
                <w:rPr>
                  <w:rFonts w:asciiTheme="majorBidi" w:hAnsiTheme="majorBidi" w:cstheme="majorBidi"/>
                  <w:sz w:val="18"/>
                  <w:szCs w:val="18"/>
                </w:rPr>
                <w:delText xml:space="preserve"> classified as </w:delText>
              </w:r>
              <w:r w:rsidR="4352D6B1" w:rsidRPr="0ECD4335" w:rsidDel="002B3C49">
                <w:rPr>
                  <w:rFonts w:asciiTheme="majorBidi" w:hAnsiTheme="majorBidi" w:cstheme="majorBidi"/>
                  <w:sz w:val="18"/>
                  <w:szCs w:val="18"/>
                </w:rPr>
                <w:delText>underweight</w:delText>
              </w:r>
              <w:r w:rsidR="07458AD2" w:rsidRPr="0ECD4335" w:rsidDel="002B3C49">
                <w:rPr>
                  <w:rFonts w:asciiTheme="majorBidi" w:hAnsiTheme="majorBidi" w:cstheme="majorBidi"/>
                  <w:sz w:val="18"/>
                  <w:szCs w:val="18"/>
                </w:rPr>
                <w:delText xml:space="preserve">, </w:delText>
              </w:r>
              <w:r w:rsidR="1A1774BB" w:rsidRPr="0ECD4335" w:rsidDel="002B3C49">
                <w:rPr>
                  <w:rFonts w:asciiTheme="majorBidi" w:hAnsiTheme="majorBidi" w:cstheme="majorBidi"/>
                  <w:sz w:val="18"/>
                  <w:szCs w:val="18"/>
                </w:rPr>
                <w:delText>n</w:delText>
              </w:r>
              <w:r w:rsidR="07458AD2" w:rsidRPr="0ECD4335" w:rsidDel="002B3C49">
                <w:rPr>
                  <w:rFonts w:asciiTheme="majorBidi" w:hAnsiTheme="majorBidi" w:cstheme="majorBidi"/>
                  <w:sz w:val="18"/>
                  <w:szCs w:val="18"/>
                </w:rPr>
                <w:delText xml:space="preserve">ormal, </w:delText>
              </w:r>
              <w:r w:rsidR="1A1774BB" w:rsidRPr="0ECD4335" w:rsidDel="002B3C49">
                <w:rPr>
                  <w:rFonts w:asciiTheme="majorBidi" w:hAnsiTheme="majorBidi" w:cstheme="majorBidi"/>
                  <w:sz w:val="18"/>
                  <w:szCs w:val="18"/>
                </w:rPr>
                <w:delText>o</w:delText>
              </w:r>
              <w:r w:rsidR="07458AD2" w:rsidRPr="0ECD4335" w:rsidDel="002B3C49">
                <w:rPr>
                  <w:rFonts w:asciiTheme="majorBidi" w:hAnsiTheme="majorBidi" w:cstheme="majorBidi"/>
                  <w:sz w:val="18"/>
                  <w:szCs w:val="18"/>
                </w:rPr>
                <w:delText>verweight</w:delText>
              </w:r>
              <w:r w:rsidRPr="0ECD4335" w:rsidDel="002B3C49">
                <w:rPr>
                  <w:rFonts w:asciiTheme="majorBidi" w:hAnsiTheme="majorBidi" w:cstheme="majorBidi"/>
                  <w:sz w:val="18"/>
                  <w:szCs w:val="18"/>
                </w:rPr>
                <w:delText>,</w:delText>
              </w:r>
              <w:r w:rsidR="07458AD2" w:rsidRPr="0ECD4335" w:rsidDel="002B3C49">
                <w:rPr>
                  <w:rFonts w:asciiTheme="majorBidi" w:hAnsiTheme="majorBidi" w:cstheme="majorBidi"/>
                  <w:sz w:val="18"/>
                  <w:szCs w:val="18"/>
                </w:rPr>
                <w:delText xml:space="preserve"> and </w:delText>
              </w:r>
              <w:r w:rsidR="1A1774BB" w:rsidRPr="0ECD4335" w:rsidDel="002B3C49">
                <w:rPr>
                  <w:rFonts w:asciiTheme="majorBidi" w:hAnsiTheme="majorBidi" w:cstheme="majorBidi"/>
                  <w:sz w:val="18"/>
                  <w:szCs w:val="18"/>
                </w:rPr>
                <w:delText>o</w:delText>
              </w:r>
              <w:r w:rsidR="07458AD2" w:rsidRPr="0ECD4335" w:rsidDel="002B3C49">
                <w:rPr>
                  <w:rFonts w:asciiTheme="majorBidi" w:hAnsiTheme="majorBidi" w:cstheme="majorBidi"/>
                  <w:sz w:val="18"/>
                  <w:szCs w:val="18"/>
                </w:rPr>
                <w:delText>bese based on</w:delText>
              </w:r>
              <w:r w:rsidR="4AE5203A" w:rsidRPr="0ECD4335" w:rsidDel="002B3C49">
                <w:rPr>
                  <w:rFonts w:asciiTheme="majorBidi" w:hAnsiTheme="majorBidi" w:cstheme="majorBidi"/>
                  <w:sz w:val="18"/>
                  <w:szCs w:val="18"/>
                </w:rPr>
                <w:delText xml:space="preserve"> the body mass index of the mother.</w:delText>
              </w:r>
              <w:r w:rsidR="4474EAC3" w:rsidRPr="0ECD4335" w:rsidDel="002B3C49">
                <w:rPr>
                  <w:rFonts w:asciiTheme="majorBidi" w:hAnsiTheme="majorBidi" w:cstheme="majorBidi"/>
                  <w:sz w:val="18"/>
                  <w:szCs w:val="18"/>
                </w:rPr>
                <w:delText xml:space="preserve"> The mother will be considered </w:delText>
              </w:r>
              <w:r w:rsidR="3ADA9DDB" w:rsidRPr="0ECD4335" w:rsidDel="002B3C49">
                <w:rPr>
                  <w:rFonts w:asciiTheme="majorBidi" w:hAnsiTheme="majorBidi" w:cstheme="majorBidi"/>
                  <w:sz w:val="18"/>
                  <w:szCs w:val="18"/>
                </w:rPr>
                <w:delText xml:space="preserve">underweight </w:delText>
              </w:r>
              <w:r w:rsidR="4474EAC3" w:rsidRPr="0ECD4335" w:rsidDel="002B3C49">
                <w:rPr>
                  <w:rFonts w:asciiTheme="majorBidi" w:hAnsiTheme="majorBidi" w:cstheme="majorBidi"/>
                  <w:sz w:val="18"/>
                  <w:szCs w:val="18"/>
                </w:rPr>
                <w:delText>if BMI is less than</w:delText>
              </w:r>
              <w:r w:rsidR="1EEF970F" w:rsidRPr="0ECD4335" w:rsidDel="002B3C49">
                <w:rPr>
                  <w:rFonts w:asciiTheme="majorBidi" w:hAnsiTheme="majorBidi" w:cstheme="majorBidi"/>
                  <w:sz w:val="18"/>
                  <w:szCs w:val="18"/>
                </w:rPr>
                <w:delText xml:space="preserve"> </w:delText>
              </w:r>
              <w:r w:rsidR="4474EAC3" w:rsidRPr="0ECD4335" w:rsidDel="002B3C49">
                <w:rPr>
                  <w:rFonts w:asciiTheme="majorBidi" w:hAnsiTheme="majorBidi" w:cstheme="majorBidi"/>
                  <w:sz w:val="18"/>
                  <w:szCs w:val="18"/>
                </w:rPr>
                <w:delText>18.5</w:delText>
              </w:r>
              <w:r w:rsidR="1EEF970F" w:rsidRPr="0ECD4335" w:rsidDel="002B3C49">
                <w:rPr>
                  <w:rFonts w:asciiTheme="majorBidi" w:hAnsiTheme="majorBidi" w:cstheme="majorBidi"/>
                  <w:sz w:val="18"/>
                  <w:szCs w:val="18"/>
                </w:rPr>
                <w:delText xml:space="preserve"> kg/m</w:delText>
              </w:r>
              <w:r w:rsidR="1EEF970F" w:rsidRPr="0ECD4335" w:rsidDel="002B3C49">
                <w:rPr>
                  <w:rFonts w:asciiTheme="majorBidi" w:hAnsiTheme="majorBidi" w:cstheme="majorBidi"/>
                  <w:sz w:val="18"/>
                  <w:szCs w:val="18"/>
                  <w:vertAlign w:val="superscript"/>
                </w:rPr>
                <w:delText>2</w:delText>
              </w:r>
              <w:r w:rsidR="4474EAC3" w:rsidRPr="0ECD4335" w:rsidDel="002B3C49">
                <w:rPr>
                  <w:rFonts w:asciiTheme="majorBidi" w:hAnsiTheme="majorBidi" w:cstheme="majorBidi"/>
                  <w:sz w:val="18"/>
                  <w:szCs w:val="18"/>
                </w:rPr>
                <w:delText xml:space="preserve">, </w:delText>
              </w:r>
              <w:r w:rsidR="73EC7AD0" w:rsidRPr="0ECD4335" w:rsidDel="002B3C49">
                <w:rPr>
                  <w:rFonts w:asciiTheme="majorBidi" w:hAnsiTheme="majorBidi" w:cstheme="majorBidi"/>
                  <w:sz w:val="18"/>
                  <w:szCs w:val="18"/>
                </w:rPr>
                <w:delText>normal if BMI is between</w:delText>
              </w:r>
              <w:r w:rsidR="1EEF970F" w:rsidRPr="0ECD4335" w:rsidDel="002B3C49">
                <w:rPr>
                  <w:rFonts w:asciiTheme="majorBidi" w:hAnsiTheme="majorBidi" w:cstheme="majorBidi"/>
                  <w:sz w:val="18"/>
                  <w:szCs w:val="18"/>
                </w:rPr>
                <w:delText xml:space="preserve"> </w:delText>
              </w:r>
              <w:r w:rsidR="73EC7AD0" w:rsidRPr="0ECD4335" w:rsidDel="002B3C49">
                <w:rPr>
                  <w:rFonts w:asciiTheme="majorBidi" w:hAnsiTheme="majorBidi" w:cstheme="majorBidi"/>
                  <w:sz w:val="18"/>
                  <w:szCs w:val="18"/>
                </w:rPr>
                <w:delText>18.5 to 24.9</w:delText>
              </w:r>
              <w:r w:rsidR="1EEF970F" w:rsidRPr="0ECD4335" w:rsidDel="002B3C49">
                <w:rPr>
                  <w:rFonts w:asciiTheme="majorBidi" w:hAnsiTheme="majorBidi" w:cstheme="majorBidi"/>
                  <w:sz w:val="18"/>
                  <w:szCs w:val="18"/>
                </w:rPr>
                <w:delText xml:space="preserve"> kg/m</w:delText>
              </w:r>
              <w:r w:rsidR="1EEF970F" w:rsidRPr="0ECD4335" w:rsidDel="002B3C49">
                <w:rPr>
                  <w:rFonts w:asciiTheme="majorBidi" w:hAnsiTheme="majorBidi" w:cstheme="majorBidi"/>
                  <w:sz w:val="18"/>
                  <w:szCs w:val="18"/>
                  <w:vertAlign w:val="superscript"/>
                </w:rPr>
                <w:delText>2</w:delText>
              </w:r>
              <w:r w:rsidR="73EC7AD0" w:rsidRPr="0ECD4335" w:rsidDel="002B3C49">
                <w:rPr>
                  <w:rFonts w:asciiTheme="majorBidi" w:hAnsiTheme="majorBidi" w:cstheme="majorBidi"/>
                  <w:sz w:val="18"/>
                  <w:szCs w:val="18"/>
                </w:rPr>
                <w:delText xml:space="preserve">, overweight if </w:delText>
              </w:r>
              <w:r w:rsidRPr="0ECD4335" w:rsidDel="002B3C49">
                <w:rPr>
                  <w:rFonts w:asciiTheme="majorBidi" w:hAnsiTheme="majorBidi" w:cstheme="majorBidi"/>
                  <w:sz w:val="18"/>
                  <w:szCs w:val="18"/>
                </w:rPr>
                <w:delText xml:space="preserve">her </w:delText>
              </w:r>
              <w:r w:rsidR="73EC7AD0" w:rsidRPr="0ECD4335" w:rsidDel="002B3C49">
                <w:rPr>
                  <w:rFonts w:asciiTheme="majorBidi" w:hAnsiTheme="majorBidi" w:cstheme="majorBidi"/>
                  <w:sz w:val="18"/>
                  <w:szCs w:val="18"/>
                </w:rPr>
                <w:delText>BMI is between 25-29.9</w:delText>
              </w:r>
              <w:r w:rsidR="1EEF970F" w:rsidRPr="0ECD4335" w:rsidDel="002B3C49">
                <w:rPr>
                  <w:rFonts w:asciiTheme="majorBidi" w:hAnsiTheme="majorBidi" w:cstheme="majorBidi"/>
                  <w:sz w:val="18"/>
                  <w:szCs w:val="18"/>
                </w:rPr>
                <w:delText xml:space="preserve"> kg/m</w:delText>
              </w:r>
              <w:r w:rsidR="1EEF970F" w:rsidRPr="0ECD4335" w:rsidDel="002B3C49">
                <w:rPr>
                  <w:rFonts w:asciiTheme="majorBidi" w:hAnsiTheme="majorBidi" w:cstheme="majorBidi"/>
                  <w:sz w:val="18"/>
                  <w:szCs w:val="18"/>
                  <w:vertAlign w:val="superscript"/>
                </w:rPr>
                <w:delText>2</w:delText>
              </w:r>
              <w:r w:rsidRPr="0ECD4335" w:rsidDel="002B3C49">
                <w:rPr>
                  <w:rFonts w:asciiTheme="majorBidi" w:hAnsiTheme="majorBidi" w:cstheme="majorBidi"/>
                  <w:sz w:val="18"/>
                  <w:szCs w:val="18"/>
                  <w:vertAlign w:val="superscript"/>
                </w:rPr>
                <w:delText>,</w:delText>
              </w:r>
              <w:r w:rsidR="73EC7AD0" w:rsidRPr="0ECD4335" w:rsidDel="002B3C49">
                <w:rPr>
                  <w:rFonts w:asciiTheme="majorBidi" w:hAnsiTheme="majorBidi" w:cstheme="majorBidi"/>
                  <w:sz w:val="18"/>
                  <w:szCs w:val="18"/>
                </w:rPr>
                <w:delText xml:space="preserve"> and obese if </w:delText>
              </w:r>
              <w:r w:rsidRPr="0ECD4335" w:rsidDel="002B3C49">
                <w:rPr>
                  <w:rFonts w:asciiTheme="majorBidi" w:hAnsiTheme="majorBidi" w:cstheme="majorBidi"/>
                  <w:sz w:val="18"/>
                  <w:szCs w:val="18"/>
                </w:rPr>
                <w:delText xml:space="preserve">her </w:delText>
              </w:r>
              <w:r w:rsidR="73EC7AD0" w:rsidRPr="0ECD4335" w:rsidDel="002B3C49">
                <w:rPr>
                  <w:rFonts w:asciiTheme="majorBidi" w:hAnsiTheme="majorBidi" w:cstheme="majorBidi"/>
                  <w:sz w:val="18"/>
                  <w:szCs w:val="18"/>
                </w:rPr>
                <w:delText>BMI is greater than 30.0</w:delText>
              </w:r>
              <w:r w:rsidR="1EEF970F" w:rsidRPr="0ECD4335" w:rsidDel="002B3C49">
                <w:rPr>
                  <w:rFonts w:asciiTheme="majorBidi" w:hAnsiTheme="majorBidi" w:cstheme="majorBidi"/>
                  <w:sz w:val="18"/>
                  <w:szCs w:val="18"/>
                </w:rPr>
                <w:delText xml:space="preserve"> kg/m</w:delText>
              </w:r>
              <w:r w:rsidR="1EEF970F" w:rsidRPr="0ECD4335" w:rsidDel="002B3C49">
                <w:rPr>
                  <w:rFonts w:asciiTheme="majorBidi" w:hAnsiTheme="majorBidi" w:cstheme="majorBidi"/>
                  <w:sz w:val="18"/>
                  <w:szCs w:val="18"/>
                  <w:vertAlign w:val="superscript"/>
                </w:rPr>
                <w:delText>2</w:delText>
              </w:r>
              <w:r w:rsidR="00070554" w:rsidRPr="0ECD4335" w:rsidDel="002B3C49">
                <w:rPr>
                  <w:rFonts w:asciiTheme="majorBidi" w:hAnsiTheme="majorBidi" w:cstheme="majorBidi"/>
                  <w:sz w:val="18"/>
                  <w:szCs w:val="18"/>
                  <w:vertAlign w:val="superscript"/>
                </w:rPr>
                <w:delText xml:space="preserve"> </w:delText>
              </w:r>
              <w:r w:rsidRPr="0ECD4335" w:rsidDel="002B3C49">
                <w:rPr>
                  <w:rFonts w:asciiTheme="majorBidi" w:hAnsiTheme="majorBidi" w:cstheme="majorBidi"/>
                  <w:sz w:val="18"/>
                  <w:szCs w:val="18"/>
                  <w:vertAlign w:val="superscript"/>
                </w:rPr>
                <w:fldChar w:fldCharType="begin"/>
              </w:r>
              <w:r w:rsidR="002B3C49" w:rsidDel="002B3C49">
                <w:rPr>
                  <w:rFonts w:asciiTheme="majorBidi" w:hAnsiTheme="majorBidi" w:cstheme="majorBidi"/>
                  <w:sz w:val="18"/>
                  <w:szCs w:val="18"/>
                  <w:vertAlign w:val="superscript"/>
                </w:rPr>
                <w:delInstrText xml:space="preserve"> ADDIN ZOTERO_ITEM CSL_CITATION {"citationID":"gZc5NTC7","properties":{"formattedCitation":"[13]","plainCitation":"[13]","noteIndex":0},"citationItems":[{"id":653,"uris":["http://zotero.org/users/3118180/items/V9GGFC5V"],"itemData":{"id":653,"type":"report","event-place":"Kathmandu,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delInstrText>
              </w:r>
              <w:r w:rsidRPr="0ECD4335" w:rsidDel="002B3C49">
                <w:rPr>
                  <w:rFonts w:asciiTheme="majorBidi" w:hAnsiTheme="majorBidi" w:cstheme="majorBidi"/>
                  <w:sz w:val="18"/>
                  <w:szCs w:val="18"/>
                  <w:vertAlign w:val="superscript"/>
                </w:rPr>
                <w:fldChar w:fldCharType="separate"/>
              </w:r>
              <w:r w:rsidR="00B62121" w:rsidRPr="0ECD4335" w:rsidDel="002B3C49">
                <w:rPr>
                  <w:rFonts w:ascii="Times New Roman" w:hAnsi="Times New Roman" w:cs="Times New Roman"/>
                  <w:sz w:val="18"/>
                  <w:szCs w:val="18"/>
                </w:rPr>
                <w:delText>[13]</w:delText>
              </w:r>
              <w:r w:rsidRPr="0ECD4335" w:rsidDel="002B3C49">
                <w:rPr>
                  <w:rFonts w:asciiTheme="majorBidi" w:hAnsiTheme="majorBidi" w:cstheme="majorBidi"/>
                  <w:sz w:val="18"/>
                  <w:szCs w:val="18"/>
                  <w:vertAlign w:val="superscript"/>
                </w:rPr>
                <w:fldChar w:fldCharType="end"/>
              </w:r>
            </w:del>
          </w:p>
        </w:tc>
      </w:tr>
      <w:tr w:rsidR="00190CB7" w:rsidRPr="00A12542" w14:paraId="2C003680" w14:textId="77777777" w:rsidTr="0ECD4335">
        <w:trPr>
          <w:trHeight w:val="53"/>
        </w:trPr>
        <w:tc>
          <w:tcPr>
            <w:tcW w:w="1975" w:type="dxa"/>
            <w:vAlign w:val="center"/>
          </w:tcPr>
          <w:p w14:paraId="65A5CC98" w14:textId="6D7D3F46" w:rsidR="004645FE" w:rsidRPr="00A12542" w:rsidRDefault="004645FE" w:rsidP="009732C8">
            <w:pPr>
              <w:spacing w:line="360" w:lineRule="auto"/>
              <w:rPr>
                <w:rFonts w:asciiTheme="majorBidi" w:hAnsiTheme="majorBidi" w:cstheme="majorBidi"/>
                <w:sz w:val="18"/>
                <w:szCs w:val="18"/>
              </w:rPr>
            </w:pPr>
            <w:r w:rsidRPr="00A12542">
              <w:rPr>
                <w:rFonts w:asciiTheme="majorBidi" w:hAnsiTheme="majorBidi" w:cstheme="majorBidi"/>
                <w:sz w:val="18"/>
                <w:szCs w:val="18"/>
              </w:rPr>
              <w:t>Mother’s education</w:t>
            </w:r>
          </w:p>
        </w:tc>
        <w:tc>
          <w:tcPr>
            <w:tcW w:w="7650" w:type="dxa"/>
            <w:vAlign w:val="center"/>
          </w:tcPr>
          <w:p w14:paraId="24A6BF28" w14:textId="4DFDEAC9" w:rsidR="004645FE" w:rsidRPr="00A12542" w:rsidRDefault="00AF406C" w:rsidP="009732C8">
            <w:pPr>
              <w:spacing w:line="360" w:lineRule="auto"/>
              <w:rPr>
                <w:rFonts w:asciiTheme="majorBidi" w:hAnsiTheme="majorBidi" w:cstheme="majorBidi"/>
                <w:sz w:val="18"/>
                <w:szCs w:val="18"/>
              </w:rPr>
            </w:pPr>
            <w:r w:rsidRPr="00A12542">
              <w:rPr>
                <w:rFonts w:asciiTheme="majorBidi" w:eastAsia="Times New Roman" w:hAnsiTheme="majorBidi" w:cstheme="majorBidi"/>
                <w:kern w:val="0"/>
                <w:sz w:val="18"/>
                <w:szCs w:val="18"/>
                <w14:ligatures w14:val="none"/>
              </w:rPr>
              <w:t xml:space="preserve">Mother’s education was </w:t>
            </w:r>
            <w:r w:rsidR="00CE5CD6">
              <w:rPr>
                <w:rFonts w:asciiTheme="majorBidi" w:eastAsia="Times New Roman" w:hAnsiTheme="majorBidi" w:cstheme="majorBidi"/>
                <w:kern w:val="0"/>
                <w:sz w:val="18"/>
                <w:szCs w:val="18"/>
                <w14:ligatures w14:val="none"/>
              </w:rPr>
              <w:t>classified into</w:t>
            </w:r>
            <w:r w:rsidRPr="00A12542">
              <w:rPr>
                <w:rFonts w:asciiTheme="majorBidi" w:eastAsia="Times New Roman" w:hAnsiTheme="majorBidi" w:cstheme="majorBidi"/>
                <w:kern w:val="0"/>
                <w:sz w:val="18"/>
                <w:szCs w:val="18"/>
                <w14:ligatures w14:val="none"/>
              </w:rPr>
              <w:t xml:space="preserve"> </w:t>
            </w:r>
            <w:r w:rsidR="004E59C2" w:rsidRPr="00A12542">
              <w:rPr>
                <w:rFonts w:asciiTheme="majorBidi" w:eastAsia="Times New Roman" w:hAnsiTheme="majorBidi" w:cstheme="majorBidi"/>
                <w:kern w:val="0"/>
                <w:sz w:val="18"/>
                <w:szCs w:val="18"/>
                <w14:ligatures w14:val="none"/>
              </w:rPr>
              <w:t>b</w:t>
            </w:r>
            <w:r w:rsidRPr="00A12542">
              <w:rPr>
                <w:rFonts w:asciiTheme="majorBidi" w:eastAsia="Times New Roman" w:hAnsiTheme="majorBidi" w:cstheme="majorBidi"/>
                <w:kern w:val="0"/>
                <w:sz w:val="18"/>
                <w:szCs w:val="18"/>
                <w14:ligatures w14:val="none"/>
              </w:rPr>
              <w:t>asic education (</w:t>
            </w:r>
            <w:r w:rsidR="00B0587A">
              <w:rPr>
                <w:rFonts w:asciiTheme="majorBidi" w:eastAsia="Times New Roman" w:hAnsiTheme="majorBidi" w:cstheme="majorBidi"/>
                <w:kern w:val="0"/>
                <w:sz w:val="18"/>
                <w:szCs w:val="18"/>
                <w14:ligatures w14:val="none"/>
              </w:rPr>
              <w:t>grades</w:t>
            </w:r>
            <w:r w:rsidR="00B0587A" w:rsidRPr="00A12542">
              <w:rPr>
                <w:rFonts w:asciiTheme="majorBidi" w:eastAsia="Times New Roman" w:hAnsiTheme="majorBidi" w:cstheme="majorBidi"/>
                <w:kern w:val="0"/>
                <w:sz w:val="18"/>
                <w:szCs w:val="18"/>
                <w14:ligatures w14:val="none"/>
              </w:rPr>
              <w:t xml:space="preserve"> </w:t>
            </w:r>
            <w:r w:rsidRPr="00A12542">
              <w:rPr>
                <w:rFonts w:asciiTheme="majorBidi" w:eastAsia="Times New Roman" w:hAnsiTheme="majorBidi" w:cstheme="majorBidi"/>
                <w:kern w:val="0"/>
                <w:sz w:val="18"/>
                <w:szCs w:val="18"/>
                <w14:ligatures w14:val="none"/>
              </w:rPr>
              <w:t xml:space="preserve">1 to 8), </w:t>
            </w:r>
            <w:r w:rsidR="004E59C2" w:rsidRPr="00A12542">
              <w:rPr>
                <w:rFonts w:asciiTheme="majorBidi" w:eastAsia="Times New Roman" w:hAnsiTheme="majorBidi" w:cstheme="majorBidi"/>
                <w:kern w:val="0"/>
                <w:sz w:val="18"/>
                <w:szCs w:val="18"/>
                <w14:ligatures w14:val="none"/>
              </w:rPr>
              <w:t>s</w:t>
            </w:r>
            <w:r w:rsidRPr="00A12542">
              <w:rPr>
                <w:rFonts w:asciiTheme="majorBidi" w:eastAsia="Times New Roman" w:hAnsiTheme="majorBidi" w:cstheme="majorBidi"/>
                <w:kern w:val="0"/>
                <w:sz w:val="18"/>
                <w:szCs w:val="18"/>
                <w14:ligatures w14:val="none"/>
              </w:rPr>
              <w:t>econdary</w:t>
            </w:r>
            <w:r w:rsidR="004E59C2" w:rsidRPr="00A12542">
              <w:rPr>
                <w:rFonts w:asciiTheme="majorBidi" w:eastAsia="Times New Roman" w:hAnsiTheme="majorBidi" w:cstheme="majorBidi"/>
                <w:kern w:val="0"/>
                <w:sz w:val="18"/>
                <w:szCs w:val="18"/>
                <w14:ligatures w14:val="none"/>
              </w:rPr>
              <w:t xml:space="preserve"> level</w:t>
            </w:r>
            <w:r w:rsidRPr="00A12542">
              <w:rPr>
                <w:rFonts w:asciiTheme="majorBidi" w:eastAsia="Times New Roman" w:hAnsiTheme="majorBidi" w:cstheme="majorBidi"/>
                <w:kern w:val="0"/>
                <w:sz w:val="18"/>
                <w:szCs w:val="18"/>
                <w14:ligatures w14:val="none"/>
              </w:rPr>
              <w:t xml:space="preserve"> education (</w:t>
            </w:r>
            <w:r w:rsidR="00B0587A">
              <w:rPr>
                <w:rFonts w:asciiTheme="majorBidi" w:eastAsia="Times New Roman" w:hAnsiTheme="majorBidi" w:cstheme="majorBidi"/>
                <w:kern w:val="0"/>
                <w:sz w:val="18"/>
                <w:szCs w:val="18"/>
                <w14:ligatures w14:val="none"/>
              </w:rPr>
              <w:t>grades</w:t>
            </w:r>
            <w:r w:rsidR="00B0587A" w:rsidRPr="00A12542">
              <w:rPr>
                <w:rFonts w:asciiTheme="majorBidi" w:eastAsia="Times New Roman" w:hAnsiTheme="majorBidi" w:cstheme="majorBidi"/>
                <w:kern w:val="0"/>
                <w:sz w:val="18"/>
                <w:szCs w:val="18"/>
                <w14:ligatures w14:val="none"/>
              </w:rPr>
              <w:t xml:space="preserve"> </w:t>
            </w:r>
            <w:r w:rsidRPr="00A12542">
              <w:rPr>
                <w:rFonts w:asciiTheme="majorBidi" w:eastAsia="Times New Roman" w:hAnsiTheme="majorBidi" w:cstheme="majorBidi"/>
                <w:kern w:val="0"/>
                <w:sz w:val="18"/>
                <w:szCs w:val="18"/>
                <w14:ligatures w14:val="none"/>
              </w:rPr>
              <w:t>9 to 12)</w:t>
            </w:r>
            <w:r w:rsidR="00B0587A">
              <w:rPr>
                <w:rFonts w:asciiTheme="majorBidi" w:eastAsia="Times New Roman" w:hAnsiTheme="majorBidi" w:cstheme="majorBidi"/>
                <w:kern w:val="0"/>
                <w:sz w:val="18"/>
                <w:szCs w:val="18"/>
                <w14:ligatures w14:val="none"/>
              </w:rPr>
              <w:t>,</w:t>
            </w:r>
            <w:r w:rsidR="004E59C2" w:rsidRPr="00A12542">
              <w:rPr>
                <w:rFonts w:asciiTheme="majorBidi" w:eastAsia="Times New Roman" w:hAnsiTheme="majorBidi" w:cstheme="majorBidi"/>
                <w:kern w:val="0"/>
                <w:sz w:val="18"/>
                <w:szCs w:val="18"/>
                <w14:ligatures w14:val="none"/>
              </w:rPr>
              <w:t xml:space="preserve"> or </w:t>
            </w:r>
            <w:r w:rsidRPr="00A12542">
              <w:rPr>
                <w:rFonts w:asciiTheme="majorBidi" w:eastAsia="Times New Roman" w:hAnsiTheme="majorBidi" w:cstheme="majorBidi"/>
                <w:kern w:val="0"/>
                <w:sz w:val="18"/>
                <w:szCs w:val="18"/>
                <w14:ligatures w14:val="none"/>
              </w:rPr>
              <w:t>higher education (</w:t>
            </w:r>
            <w:r w:rsidR="00B0587A">
              <w:rPr>
                <w:rFonts w:asciiTheme="majorBidi" w:eastAsia="Times New Roman" w:hAnsiTheme="majorBidi" w:cstheme="majorBidi"/>
                <w:kern w:val="0"/>
                <w:sz w:val="18"/>
                <w:szCs w:val="18"/>
                <w14:ligatures w14:val="none"/>
              </w:rPr>
              <w:t>grades</w:t>
            </w:r>
            <w:r w:rsidR="00B0587A" w:rsidRPr="00A12542">
              <w:rPr>
                <w:rFonts w:asciiTheme="majorBidi" w:eastAsia="Times New Roman" w:hAnsiTheme="majorBidi" w:cstheme="majorBidi"/>
                <w:kern w:val="0"/>
                <w:sz w:val="18"/>
                <w:szCs w:val="18"/>
                <w14:ligatures w14:val="none"/>
              </w:rPr>
              <w:t xml:space="preserve"> </w:t>
            </w:r>
            <w:r w:rsidRPr="00A12542">
              <w:rPr>
                <w:rFonts w:asciiTheme="majorBidi" w:eastAsia="Times New Roman" w:hAnsiTheme="majorBidi" w:cstheme="majorBidi"/>
                <w:kern w:val="0"/>
                <w:sz w:val="18"/>
                <w:szCs w:val="18"/>
                <w14:ligatures w14:val="none"/>
              </w:rPr>
              <w:t>13 and above)</w:t>
            </w:r>
            <w:r w:rsidR="00CE5CD6">
              <w:rPr>
                <w:rFonts w:asciiTheme="majorBidi" w:eastAsia="Times New Roman" w:hAnsiTheme="majorBidi" w:cstheme="majorBidi"/>
                <w:kern w:val="0"/>
                <w:sz w:val="18"/>
                <w:szCs w:val="18"/>
                <w14:ligatures w14:val="none"/>
              </w:rPr>
              <w:t xml:space="preserve"> based on the</w:t>
            </w:r>
            <w:r w:rsidR="0009771D">
              <w:rPr>
                <w:rFonts w:asciiTheme="majorBidi" w:eastAsia="Times New Roman" w:hAnsiTheme="majorBidi" w:cstheme="majorBidi"/>
                <w:kern w:val="0"/>
                <w:sz w:val="18"/>
                <w:szCs w:val="18"/>
                <w14:ligatures w14:val="none"/>
              </w:rPr>
              <w:t xml:space="preserve"> </w:t>
            </w:r>
            <w:r w:rsidR="00F964D1">
              <w:rPr>
                <w:rFonts w:asciiTheme="majorBidi" w:eastAsia="Times New Roman" w:hAnsiTheme="majorBidi" w:cstheme="majorBidi"/>
                <w:kern w:val="0"/>
                <w:sz w:val="18"/>
                <w:szCs w:val="18"/>
                <w14:ligatures w14:val="none"/>
              </w:rPr>
              <w:t>DHS questionnaire</w:t>
            </w:r>
            <w:del w:id="90" w:author="Bikram Adhikari (bdhikari)" w:date="2025-12-02T16:56:00Z" w16du:dateUtc="2025-12-02T22:56:00Z">
              <w:r w:rsidR="00070554" w:rsidDel="006A2090">
                <w:rPr>
                  <w:rFonts w:asciiTheme="majorBidi" w:eastAsia="Times New Roman" w:hAnsiTheme="majorBidi" w:cstheme="majorBidi"/>
                  <w:kern w:val="0"/>
                  <w:sz w:val="18"/>
                  <w:szCs w:val="18"/>
                  <w14:ligatures w14:val="none"/>
                </w:rPr>
                <w:delText xml:space="preserve"> </w:delText>
              </w:r>
              <w:r w:rsidR="00070554" w:rsidDel="006A2090">
                <w:rPr>
                  <w:rFonts w:asciiTheme="majorBidi" w:eastAsia="Times New Roman" w:hAnsiTheme="majorBidi" w:cstheme="majorBidi"/>
                  <w:kern w:val="0"/>
                  <w:sz w:val="18"/>
                  <w:szCs w:val="18"/>
                  <w14:ligatures w14:val="none"/>
                </w:rPr>
                <w:fldChar w:fldCharType="begin"/>
              </w:r>
              <w:r w:rsidR="002B3C49" w:rsidDel="006A2090">
                <w:rPr>
                  <w:rFonts w:asciiTheme="majorBidi" w:eastAsia="Times New Roman" w:hAnsiTheme="majorBidi" w:cstheme="majorBidi"/>
                  <w:kern w:val="0"/>
                  <w:sz w:val="18"/>
                  <w:szCs w:val="18"/>
                  <w14:ligatures w14:val="none"/>
                </w:rPr>
                <w:delInstrText xml:space="preserve"> ADDIN ZOTERO_ITEM CSL_CITATION {"citationID":"AC3xbf29","properties":{"formattedCitation":"[13]","plainCitation":"[13]","noteIndex":0},"citationItems":[{"id":653,"uris":["http://zotero.org/users/3118180/items/V9GGFC5V"],"itemData":{"id":653,"type":"report","event-place":"Kathmandu,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delInstrText>
              </w:r>
              <w:r w:rsidR="00070554" w:rsidDel="006A2090">
                <w:rPr>
                  <w:rFonts w:asciiTheme="majorBidi" w:eastAsia="Times New Roman" w:hAnsiTheme="majorBidi" w:cstheme="majorBidi"/>
                  <w:kern w:val="0"/>
                  <w:sz w:val="18"/>
                  <w:szCs w:val="18"/>
                  <w14:ligatures w14:val="none"/>
                </w:rPr>
                <w:fldChar w:fldCharType="separate"/>
              </w:r>
              <w:r w:rsidR="00070554" w:rsidRPr="00070554" w:rsidDel="006A2090">
                <w:rPr>
                  <w:rFonts w:ascii="Times New Roman" w:hAnsi="Times New Roman" w:cs="Times New Roman"/>
                  <w:sz w:val="18"/>
                </w:rPr>
                <w:delText>[13]</w:delText>
              </w:r>
              <w:r w:rsidR="00070554" w:rsidDel="006A2090">
                <w:rPr>
                  <w:rFonts w:asciiTheme="majorBidi" w:eastAsia="Times New Roman" w:hAnsiTheme="majorBidi" w:cstheme="majorBidi"/>
                  <w:kern w:val="0"/>
                  <w:sz w:val="18"/>
                  <w:szCs w:val="18"/>
                  <w14:ligatures w14:val="none"/>
                </w:rPr>
                <w:fldChar w:fldCharType="end"/>
              </w:r>
            </w:del>
            <w:r w:rsidRPr="00A12542">
              <w:rPr>
                <w:rFonts w:asciiTheme="majorBidi" w:eastAsia="Times New Roman" w:hAnsiTheme="majorBidi" w:cstheme="majorBidi"/>
                <w:kern w:val="0"/>
                <w:sz w:val="18"/>
                <w:szCs w:val="18"/>
                <w14:ligatures w14:val="none"/>
              </w:rPr>
              <w:t>.</w:t>
            </w:r>
          </w:p>
        </w:tc>
      </w:tr>
      <w:tr w:rsidR="00190CB7" w:rsidRPr="00A12542" w14:paraId="4F6E5BA5" w14:textId="77777777" w:rsidTr="0ECD4335">
        <w:trPr>
          <w:trHeight w:val="1790"/>
        </w:trPr>
        <w:tc>
          <w:tcPr>
            <w:tcW w:w="1975" w:type="dxa"/>
            <w:vAlign w:val="center"/>
          </w:tcPr>
          <w:p w14:paraId="4018298F" w14:textId="15D1B9B8" w:rsidR="00A300FB" w:rsidRPr="00A12542" w:rsidRDefault="00C25902" w:rsidP="009732C8">
            <w:pPr>
              <w:spacing w:line="360" w:lineRule="auto"/>
              <w:rPr>
                <w:rFonts w:asciiTheme="majorBidi" w:hAnsiTheme="majorBidi" w:cstheme="majorBidi"/>
                <w:sz w:val="18"/>
                <w:szCs w:val="18"/>
              </w:rPr>
            </w:pPr>
            <w:r w:rsidRPr="00A12542">
              <w:rPr>
                <w:rFonts w:asciiTheme="majorBidi" w:hAnsiTheme="majorBidi" w:cstheme="majorBidi"/>
                <w:sz w:val="18"/>
                <w:szCs w:val="18"/>
              </w:rPr>
              <w:t xml:space="preserve">Mother’s exposure to </w:t>
            </w:r>
            <w:r w:rsidR="005C4E18" w:rsidRPr="00A12542">
              <w:rPr>
                <w:rFonts w:asciiTheme="majorBidi" w:hAnsiTheme="majorBidi" w:cstheme="majorBidi"/>
                <w:sz w:val="18"/>
                <w:szCs w:val="18"/>
              </w:rPr>
              <w:t>Health program</w:t>
            </w:r>
            <w:r w:rsidR="001840AF">
              <w:rPr>
                <w:rFonts w:asciiTheme="majorBidi" w:hAnsiTheme="majorBidi" w:cstheme="majorBidi"/>
                <w:sz w:val="18"/>
                <w:szCs w:val="18"/>
              </w:rPr>
              <w:t xml:space="preserve"> in TV/radio</w:t>
            </w:r>
          </w:p>
        </w:tc>
        <w:tc>
          <w:tcPr>
            <w:tcW w:w="7650" w:type="dxa"/>
            <w:vAlign w:val="center"/>
          </w:tcPr>
          <w:p w14:paraId="79FF3A59" w14:textId="44E2098F" w:rsidR="00584C26" w:rsidRPr="00A12542" w:rsidRDefault="2EBA2958" w:rsidP="009732C8">
            <w:pPr>
              <w:spacing w:line="360" w:lineRule="auto"/>
              <w:rPr>
                <w:rFonts w:asciiTheme="majorBidi" w:hAnsiTheme="majorBidi" w:cstheme="majorBidi"/>
                <w:sz w:val="18"/>
                <w:szCs w:val="18"/>
              </w:rPr>
            </w:pPr>
            <w:r w:rsidRPr="00A12542">
              <w:rPr>
                <w:rFonts w:asciiTheme="majorBidi" w:hAnsiTheme="majorBidi" w:cstheme="majorBidi"/>
                <w:sz w:val="18"/>
                <w:szCs w:val="18"/>
              </w:rPr>
              <w:t>The women were considered to have</w:t>
            </w:r>
            <w:r w:rsidR="00D22240">
              <w:rPr>
                <w:rFonts w:asciiTheme="majorBidi" w:hAnsiTheme="majorBidi" w:cstheme="majorBidi"/>
                <w:sz w:val="18"/>
                <w:szCs w:val="18"/>
              </w:rPr>
              <w:t xml:space="preserve"> </w:t>
            </w:r>
            <w:r w:rsidRPr="00A12542">
              <w:rPr>
                <w:rFonts w:asciiTheme="majorBidi" w:hAnsiTheme="majorBidi" w:cstheme="majorBidi"/>
                <w:sz w:val="18"/>
                <w:szCs w:val="18"/>
              </w:rPr>
              <w:t>exposure to specific health programs if they heard or saw health programs on the radio or television</w:t>
            </w:r>
            <w:r w:rsidR="001840AF">
              <w:rPr>
                <w:rFonts w:asciiTheme="majorBidi" w:hAnsiTheme="majorBidi" w:cstheme="majorBidi"/>
                <w:sz w:val="18"/>
                <w:szCs w:val="18"/>
              </w:rPr>
              <w:t xml:space="preserve"> (TV)</w:t>
            </w:r>
            <w:r w:rsidRPr="00A12542">
              <w:rPr>
                <w:rFonts w:asciiTheme="majorBidi" w:hAnsiTheme="majorBidi" w:cstheme="majorBidi"/>
                <w:sz w:val="18"/>
                <w:szCs w:val="18"/>
              </w:rPr>
              <w:t>.</w:t>
            </w:r>
            <w:r w:rsidR="00F964D1">
              <w:rPr>
                <w:rFonts w:asciiTheme="majorBidi" w:hAnsiTheme="majorBidi" w:cstheme="majorBidi"/>
                <w:sz w:val="18"/>
                <w:szCs w:val="18"/>
              </w:rPr>
              <w:t xml:space="preserve"> This is measured based on the </w:t>
            </w:r>
            <w:r w:rsidR="00595E87">
              <w:rPr>
                <w:rFonts w:asciiTheme="majorBidi" w:hAnsiTheme="majorBidi" w:cstheme="majorBidi"/>
                <w:sz w:val="18"/>
                <w:szCs w:val="18"/>
              </w:rPr>
              <w:t>DHS questionnaire.</w:t>
            </w:r>
            <w:r w:rsidRPr="00A12542">
              <w:rPr>
                <w:rFonts w:asciiTheme="majorBidi" w:hAnsiTheme="majorBidi" w:cstheme="majorBidi"/>
                <w:sz w:val="18"/>
                <w:szCs w:val="18"/>
              </w:rPr>
              <w:t xml:space="preserve"> These programs included eight different health-related programs broadcasted from radio and </w:t>
            </w:r>
            <w:r w:rsidR="00D22240">
              <w:rPr>
                <w:rFonts w:asciiTheme="majorBidi" w:hAnsiTheme="majorBidi" w:cstheme="majorBidi"/>
                <w:sz w:val="18"/>
                <w:szCs w:val="18"/>
              </w:rPr>
              <w:t>TV</w:t>
            </w:r>
            <w:r w:rsidRPr="00A12542">
              <w:rPr>
                <w:rFonts w:asciiTheme="majorBidi" w:hAnsiTheme="majorBidi" w:cstheme="majorBidi"/>
                <w:sz w:val="18"/>
                <w:szCs w:val="18"/>
              </w:rPr>
              <w:t xml:space="preserve"> namely</w:t>
            </w:r>
            <w:r w:rsidR="009732C8" w:rsidRPr="00A12542">
              <w:rPr>
                <w:rFonts w:asciiTheme="majorBidi" w:hAnsiTheme="majorBidi" w:cstheme="majorBidi"/>
                <w:sz w:val="18"/>
                <w:szCs w:val="18"/>
              </w:rPr>
              <w:t xml:space="preserve"> </w:t>
            </w:r>
            <w:r w:rsidRPr="00A12542">
              <w:rPr>
                <w:rFonts w:asciiTheme="majorBidi" w:hAnsiTheme="majorBidi" w:cstheme="majorBidi"/>
                <w:i/>
                <w:iCs/>
                <w:sz w:val="18"/>
                <w:szCs w:val="18"/>
              </w:rPr>
              <w:t>Jana Swasthya Bahas</w:t>
            </w:r>
            <w:r w:rsidR="7454B35A" w:rsidRPr="00A12542">
              <w:rPr>
                <w:rFonts w:asciiTheme="majorBidi" w:hAnsiTheme="majorBidi" w:cstheme="majorBidi"/>
                <w:i/>
                <w:iCs/>
                <w:sz w:val="18"/>
                <w:szCs w:val="18"/>
              </w:rPr>
              <w:t xml:space="preserve"> </w:t>
            </w:r>
            <w:r w:rsidRPr="00A12542">
              <w:rPr>
                <w:rFonts w:asciiTheme="majorBidi" w:hAnsiTheme="majorBidi" w:cstheme="majorBidi"/>
                <w:sz w:val="18"/>
                <w:szCs w:val="18"/>
              </w:rPr>
              <w:t>(Public Health Debate) television program,</w:t>
            </w:r>
            <w:r w:rsidR="7454B35A" w:rsidRPr="00A12542">
              <w:rPr>
                <w:rFonts w:asciiTheme="majorBidi" w:hAnsiTheme="majorBidi" w:cstheme="majorBidi"/>
                <w:sz w:val="18"/>
                <w:szCs w:val="18"/>
              </w:rPr>
              <w:t xml:space="preserve"> </w:t>
            </w:r>
            <w:r w:rsidRPr="00A12542">
              <w:rPr>
                <w:rFonts w:asciiTheme="majorBidi" w:hAnsiTheme="majorBidi" w:cstheme="majorBidi"/>
                <w:i/>
                <w:iCs/>
                <w:sz w:val="18"/>
                <w:szCs w:val="18"/>
              </w:rPr>
              <w:t>Jeevan Chakra</w:t>
            </w:r>
            <w:r w:rsidR="7454B35A" w:rsidRPr="00A12542">
              <w:rPr>
                <w:rFonts w:asciiTheme="majorBidi" w:hAnsiTheme="majorBidi" w:cstheme="majorBidi"/>
                <w:i/>
                <w:iCs/>
                <w:sz w:val="18"/>
                <w:szCs w:val="18"/>
              </w:rPr>
              <w:t xml:space="preserve"> </w:t>
            </w:r>
            <w:r w:rsidRPr="00A12542">
              <w:rPr>
                <w:rFonts w:asciiTheme="majorBidi" w:hAnsiTheme="majorBidi" w:cstheme="majorBidi"/>
                <w:sz w:val="18"/>
                <w:szCs w:val="18"/>
              </w:rPr>
              <w:t>(Life Cycle) television serial,</w:t>
            </w:r>
            <w:r w:rsidR="7454B35A" w:rsidRPr="00A12542">
              <w:rPr>
                <w:rFonts w:asciiTheme="majorBidi" w:hAnsiTheme="majorBidi" w:cstheme="majorBidi"/>
                <w:sz w:val="18"/>
                <w:szCs w:val="18"/>
              </w:rPr>
              <w:t xml:space="preserve"> </w:t>
            </w:r>
            <w:r w:rsidRPr="00A12542">
              <w:rPr>
                <w:rFonts w:asciiTheme="majorBidi" w:hAnsiTheme="majorBidi" w:cstheme="majorBidi"/>
                <w:i/>
                <w:iCs/>
                <w:sz w:val="18"/>
                <w:szCs w:val="18"/>
              </w:rPr>
              <w:t>Jana Swasthya</w:t>
            </w:r>
            <w:r w:rsidR="7454B35A" w:rsidRPr="00A12542">
              <w:rPr>
                <w:rFonts w:asciiTheme="majorBidi" w:hAnsiTheme="majorBidi" w:cstheme="majorBidi"/>
                <w:i/>
                <w:iCs/>
                <w:sz w:val="18"/>
                <w:szCs w:val="18"/>
              </w:rPr>
              <w:t xml:space="preserve"> </w:t>
            </w:r>
            <w:r w:rsidRPr="00A12542">
              <w:rPr>
                <w:rFonts w:asciiTheme="majorBidi" w:hAnsiTheme="majorBidi" w:cstheme="majorBidi"/>
                <w:sz w:val="18"/>
                <w:szCs w:val="18"/>
              </w:rPr>
              <w:t>(Public Health) radio program,</w:t>
            </w:r>
            <w:r w:rsidR="7454B35A" w:rsidRPr="00A12542">
              <w:rPr>
                <w:rFonts w:asciiTheme="majorBidi" w:hAnsiTheme="majorBidi" w:cstheme="majorBidi"/>
                <w:sz w:val="18"/>
                <w:szCs w:val="18"/>
              </w:rPr>
              <w:t xml:space="preserve"> </w:t>
            </w:r>
            <w:r w:rsidRPr="00A12542">
              <w:rPr>
                <w:rFonts w:asciiTheme="majorBidi" w:hAnsiTheme="majorBidi" w:cstheme="majorBidi"/>
                <w:i/>
                <w:iCs/>
                <w:sz w:val="18"/>
                <w:szCs w:val="18"/>
              </w:rPr>
              <w:t>Swasthya Gatibidhi</w:t>
            </w:r>
            <w:r w:rsidR="7454B35A" w:rsidRPr="00A12542">
              <w:rPr>
                <w:rFonts w:asciiTheme="majorBidi" w:hAnsiTheme="majorBidi" w:cstheme="majorBidi"/>
                <w:i/>
                <w:iCs/>
                <w:sz w:val="18"/>
                <w:szCs w:val="18"/>
              </w:rPr>
              <w:t xml:space="preserve"> </w:t>
            </w:r>
            <w:r w:rsidRPr="00A12542">
              <w:rPr>
                <w:rFonts w:asciiTheme="majorBidi" w:hAnsiTheme="majorBidi" w:cstheme="majorBidi"/>
                <w:sz w:val="18"/>
                <w:szCs w:val="18"/>
              </w:rPr>
              <w:t>(Health Affairs) radio program,</w:t>
            </w:r>
            <w:r w:rsidR="7454B35A" w:rsidRPr="00A12542">
              <w:rPr>
                <w:rFonts w:asciiTheme="majorBidi" w:hAnsiTheme="majorBidi" w:cstheme="majorBidi"/>
                <w:sz w:val="18"/>
                <w:szCs w:val="18"/>
              </w:rPr>
              <w:t xml:space="preserve"> </w:t>
            </w:r>
            <w:r w:rsidRPr="00A12542">
              <w:rPr>
                <w:rFonts w:asciiTheme="majorBidi" w:hAnsiTheme="majorBidi" w:cstheme="majorBidi"/>
                <w:i/>
                <w:iCs/>
                <w:sz w:val="18"/>
                <w:szCs w:val="18"/>
              </w:rPr>
              <w:t>Eak Dui Tin Sunau eekai Chhin</w:t>
            </w:r>
            <w:r w:rsidR="7454B35A" w:rsidRPr="00A12542">
              <w:rPr>
                <w:rFonts w:asciiTheme="majorBidi" w:hAnsiTheme="majorBidi" w:cstheme="majorBidi"/>
                <w:i/>
                <w:iCs/>
                <w:sz w:val="18"/>
                <w:szCs w:val="18"/>
              </w:rPr>
              <w:t xml:space="preserve"> </w:t>
            </w:r>
            <w:r w:rsidRPr="00A12542">
              <w:rPr>
                <w:rFonts w:asciiTheme="majorBidi" w:hAnsiTheme="majorBidi" w:cstheme="majorBidi"/>
                <w:sz w:val="18"/>
                <w:szCs w:val="18"/>
              </w:rPr>
              <w:t>(Listen for a While) radio program,</w:t>
            </w:r>
            <w:r w:rsidR="7454B35A" w:rsidRPr="00A12542">
              <w:rPr>
                <w:rFonts w:asciiTheme="majorBidi" w:hAnsiTheme="majorBidi" w:cstheme="majorBidi"/>
                <w:sz w:val="18"/>
                <w:szCs w:val="18"/>
              </w:rPr>
              <w:t xml:space="preserve"> </w:t>
            </w:r>
            <w:r w:rsidRPr="00A12542">
              <w:rPr>
                <w:rFonts w:asciiTheme="majorBidi" w:hAnsiTheme="majorBidi" w:cstheme="majorBidi"/>
                <w:i/>
                <w:iCs/>
                <w:sz w:val="18"/>
                <w:szCs w:val="18"/>
              </w:rPr>
              <w:t>Bhanchhin Ama</w:t>
            </w:r>
            <w:r w:rsidR="7454B35A" w:rsidRPr="00A12542">
              <w:rPr>
                <w:rFonts w:asciiTheme="majorBidi" w:hAnsiTheme="majorBidi" w:cstheme="majorBidi"/>
                <w:i/>
                <w:iCs/>
                <w:sz w:val="18"/>
                <w:szCs w:val="18"/>
              </w:rPr>
              <w:t xml:space="preserve"> </w:t>
            </w:r>
            <w:r w:rsidRPr="00A12542">
              <w:rPr>
                <w:rFonts w:asciiTheme="majorBidi" w:hAnsiTheme="majorBidi" w:cstheme="majorBidi"/>
                <w:sz w:val="18"/>
                <w:szCs w:val="18"/>
              </w:rPr>
              <w:t>(Mother Says) radio program,</w:t>
            </w:r>
            <w:r w:rsidR="7454B35A" w:rsidRPr="00A12542">
              <w:rPr>
                <w:rFonts w:asciiTheme="majorBidi" w:hAnsiTheme="majorBidi" w:cstheme="majorBidi"/>
                <w:sz w:val="18"/>
                <w:szCs w:val="18"/>
              </w:rPr>
              <w:t xml:space="preserve"> </w:t>
            </w:r>
            <w:r w:rsidRPr="00A12542">
              <w:rPr>
                <w:rFonts w:asciiTheme="majorBidi" w:hAnsiTheme="majorBidi" w:cstheme="majorBidi"/>
                <w:i/>
                <w:iCs/>
                <w:sz w:val="18"/>
                <w:szCs w:val="18"/>
              </w:rPr>
              <w:t>Hello Bhanchin Ama</w:t>
            </w:r>
            <w:r w:rsidR="7454B35A" w:rsidRPr="00A12542">
              <w:rPr>
                <w:rFonts w:asciiTheme="majorBidi" w:hAnsiTheme="majorBidi" w:cstheme="majorBidi"/>
                <w:i/>
                <w:iCs/>
                <w:sz w:val="18"/>
                <w:szCs w:val="18"/>
              </w:rPr>
              <w:t xml:space="preserve"> </w:t>
            </w:r>
            <w:r w:rsidRPr="00A12542">
              <w:rPr>
                <w:rFonts w:asciiTheme="majorBidi" w:hAnsiTheme="majorBidi" w:cstheme="majorBidi"/>
                <w:sz w:val="18"/>
                <w:szCs w:val="18"/>
              </w:rPr>
              <w:t>(Mother Says Hello) radio program and</w:t>
            </w:r>
            <w:r w:rsidR="7454B35A" w:rsidRPr="00A12542">
              <w:rPr>
                <w:rFonts w:asciiTheme="majorBidi" w:hAnsiTheme="majorBidi" w:cstheme="majorBidi"/>
                <w:sz w:val="18"/>
                <w:szCs w:val="18"/>
              </w:rPr>
              <w:t xml:space="preserve"> </w:t>
            </w:r>
            <w:r w:rsidRPr="00A12542">
              <w:rPr>
                <w:rFonts w:asciiTheme="majorBidi" w:hAnsiTheme="majorBidi" w:cstheme="majorBidi"/>
                <w:i/>
                <w:iCs/>
                <w:sz w:val="18"/>
                <w:szCs w:val="18"/>
              </w:rPr>
              <w:t>Jeewan Rakshya</w:t>
            </w:r>
            <w:r w:rsidR="7454B35A" w:rsidRPr="00A12542">
              <w:rPr>
                <w:rFonts w:asciiTheme="majorBidi" w:hAnsiTheme="majorBidi" w:cstheme="majorBidi"/>
                <w:i/>
                <w:iCs/>
                <w:sz w:val="18"/>
                <w:szCs w:val="18"/>
              </w:rPr>
              <w:t xml:space="preserve"> </w:t>
            </w:r>
            <w:r w:rsidRPr="00A12542">
              <w:rPr>
                <w:rFonts w:asciiTheme="majorBidi" w:hAnsiTheme="majorBidi" w:cstheme="majorBidi"/>
                <w:sz w:val="18"/>
                <w:szCs w:val="18"/>
              </w:rPr>
              <w:t>(Save Life COVID- response) radio program</w:t>
            </w:r>
            <w:ins w:id="91" w:author="Bikram Adhikari (bdhikari)" w:date="2025-12-02T16:36:00Z" w16du:dateUtc="2025-12-02T22:36:00Z">
              <w:r w:rsidR="00636876">
                <w:rPr>
                  <w:rFonts w:asciiTheme="majorBidi" w:hAnsiTheme="majorBidi" w:cstheme="majorBidi"/>
                  <w:sz w:val="18"/>
                  <w:szCs w:val="18"/>
                </w:rPr>
                <w:t xml:space="preserve">s </w:t>
              </w:r>
            </w:ins>
            <w:r w:rsidR="0022396A">
              <w:rPr>
                <w:rFonts w:asciiTheme="majorBidi" w:hAnsiTheme="majorBidi" w:cstheme="majorBidi"/>
                <w:sz w:val="18"/>
                <w:szCs w:val="18"/>
              </w:rPr>
              <w:fldChar w:fldCharType="begin"/>
            </w:r>
            <w:r w:rsidR="0022396A">
              <w:rPr>
                <w:rFonts w:asciiTheme="majorBidi" w:hAnsiTheme="majorBidi" w:cstheme="majorBidi"/>
                <w:sz w:val="18"/>
                <w:szCs w:val="18"/>
              </w:rPr>
              <w:instrText xml:space="preserve"> ADDIN ZOTERO_ITEM CSL_CITATION {"citationID":"yhsgTU3J","properties":{"formattedCitation":"[29]","plainCitation":"[29]","noteIndex":0},"citationItems":[{"id":2194,"uris":["http://zotero.org/users/3118180/items/S8UGDNNA"],"itemData":{"id":2194,"type":"article-journal","abstract":"Background\n              Nepal has made incremental progress in improving coverage of maternal health services leading to improved health outcomes. Government and other health sector stakeholders have consistently considered dissemination of educational messages on maternal health through mass media. However, in Nepal’s context, the media’s influence on the uptake of maternal health services is less known. This study examines the links between media exposure and maternal health service use in Nepal.\n            \n            \n              Method\n              Our analysis is based on the nationally representative Nepal Demographic and Health Survey (NDHS) 2022 data. We analyzed data from 1933 women aged 15–49 who had given birth in the two years preceding the survey. Weight analysis was performed to account for complex survey design. We presented categorical variables as frequency, percentage, and corresponding 95% Confidence Interval (CI). Univariable and multivariable logistic regression assessed the association between media exposure and maternal health service use, and the results are presented as crude (COR) and adjusted odds ratios (AOR) along with 95% CI.\n            \n            \n              Results\n              Women exposed to internet use had 1.59 times [AOR = 1.59, 95% CI = 1.16, 2.19], and those exposed to radio and television health programs had 1.73 times [AOR = 1.73, 95% CI = 1.17, 2.56] higher odds of having four or more Antenatal Care (ANC) visits. Similarly, women exposed to mass media had 1.32 times [AOR = 1.32, 95% CI = 1.00, 1.74] and those exposed to health programs had 1.50 times [AOR = 1.50, 95% CI = 1.02, 2.21] higher odds of having an institutional delivery. However, mass media exposure, internet use, and health program exposure were not significantly associated with increased postnatal care of mother and newborn.\n            \n            \n              Conclusion\n              Exposure to health programs and internet use are positively associated with four or more ANC visits. Exposure to mass media and health programs are positively associated with increased institutional delivery. Our findings imply that well-designed campaigns and awareness programs delivered through mass media platforms play a vital role in enhancing the uptake of maternal health services.","container-title":"PLOS ONE","DOI":"10.1371/journal.pone.0297418","ISSN":"1932-6203","issue":"3","journalAbbreviation":"PLoS ONE","language":"en","page":"e0297418","source":"DOI.org (Crossref)","title":"Association between media exposure and maternal health service use in Nepal: A further analysis of Nepal Demographic and Health Survey-2022","title-short":"Association between media exposure and maternal health service use in Nepal","volume":"19","author":[{"family":"Sharma","given":"Shreeman"},{"family":"Adhikari","given":"Bikram"},{"family":"Pandey","given":"Achyut Raj"},{"family":"Karki","given":"Sulata"},{"family":"K. C.","given":"Saugat Pratap"},{"family":"Joshi","given":"Deepak"},{"family":"Baral","given":"Sushil Chandra"}],"editor":[{"family":"Thapa","given":"Kanchan"}],"issued":{"date-parts":[["2024",3,11]]}}}],"schema":"https://github.com/citation-style-language/schema/raw/master/csl-citation.json"} </w:instrText>
            </w:r>
            <w:r w:rsidR="0022396A">
              <w:rPr>
                <w:rFonts w:asciiTheme="majorBidi" w:hAnsiTheme="majorBidi" w:cstheme="majorBidi"/>
                <w:sz w:val="18"/>
                <w:szCs w:val="18"/>
              </w:rPr>
              <w:fldChar w:fldCharType="separate"/>
            </w:r>
            <w:r w:rsidR="0022396A" w:rsidRPr="0022396A">
              <w:rPr>
                <w:rFonts w:ascii="Times New Roman" w:hAnsi="Times New Roman" w:cs="Times New Roman"/>
                <w:sz w:val="18"/>
              </w:rPr>
              <w:t>[29]</w:t>
            </w:r>
            <w:r w:rsidR="0022396A">
              <w:rPr>
                <w:rFonts w:asciiTheme="majorBidi" w:hAnsiTheme="majorBidi" w:cstheme="majorBidi"/>
                <w:sz w:val="18"/>
                <w:szCs w:val="18"/>
              </w:rPr>
              <w:fldChar w:fldCharType="end"/>
            </w:r>
            <w:ins w:id="92" w:author="Bikram Adhikari (bdhikari)" w:date="2025-12-02T16:36:00Z" w16du:dateUtc="2025-12-02T22:36:00Z">
              <w:r w:rsidR="00636876">
                <w:rPr>
                  <w:rFonts w:asciiTheme="majorBidi" w:hAnsiTheme="majorBidi" w:cstheme="majorBidi"/>
                  <w:sz w:val="18"/>
                  <w:szCs w:val="18"/>
                </w:rPr>
                <w:t>.</w:t>
              </w:r>
            </w:ins>
            <w:del w:id="93" w:author="Bikram Adhikari (bdhikari)" w:date="2025-12-02T16:36:00Z" w16du:dateUtc="2025-12-02T22:36:00Z">
              <w:r w:rsidR="002F2860" w:rsidDel="00636876">
                <w:rPr>
                  <w:rFonts w:asciiTheme="majorBidi" w:hAnsiTheme="majorBidi" w:cstheme="majorBidi"/>
                  <w:sz w:val="18"/>
                  <w:szCs w:val="18"/>
                </w:rPr>
                <w:delText xml:space="preserve"> </w:delText>
              </w:r>
              <w:r w:rsidR="002F2860" w:rsidDel="00636876">
                <w:rPr>
                  <w:rFonts w:asciiTheme="majorBidi" w:hAnsiTheme="majorBidi" w:cstheme="majorBidi"/>
                  <w:sz w:val="18"/>
                  <w:szCs w:val="18"/>
                </w:rPr>
                <w:fldChar w:fldCharType="begin"/>
              </w:r>
              <w:r w:rsidR="002B3C49" w:rsidDel="00636876">
                <w:rPr>
                  <w:rFonts w:asciiTheme="majorBidi" w:hAnsiTheme="majorBidi" w:cstheme="majorBidi"/>
                  <w:sz w:val="18"/>
                  <w:szCs w:val="18"/>
                </w:rPr>
                <w:delInstrText xml:space="preserve"> ADDIN ZOTERO_ITEM CSL_CITATION {"citationID":"RLO3UWeX","properties":{"formattedCitation":"[13,29]","plainCitation":"[13,29]","noteIndex":0},"citationItems":[{"id":653,"uris":["http://zotero.org/users/3118180/items/V9GGFC5V"],"itemData":{"id":653,"type":"report","event-place":"Kathmandu, Nepal","publisher":"Ministry of Health and Population [Nepal]","publisher-place":"Kathmandu, Nepal","title":"Nepal Demographic and Health Survey 2022","author":[{"literal":"Ministry of Health and Population [Nepal]"},{"literal":"New ERA"},{"literal":"ICF"}],"issued":{"date-parts":[["2023"]]}}},{"id":2194,"uris":["http://zotero.org/users/3118180/items/S8UGDNNA"],"itemData":{"id":2194,"type":"article-journal","abstract":"Background\n              Nepal has made incremental progress in improving coverage of maternal health services leading to improved health outcomes. Government and other health sector stakeholders have consistently considered dissemination of educational messages on maternal health through mass media. However, in Nepal’s context, the media’s influence on the uptake of maternal health services is less known. This study examines the links between media exposure and maternal health service use in Nepal.\n            \n            \n              Method\n              Our analysis is based on the nationally representative Nepal Demographic and Health Survey (NDHS) 2022 data. We analyzed data from 1933 women aged 15–49 who had given birth in the two years preceding the survey. Weight analysis was performed to account for complex survey design. We presented categorical variables as frequency, percentage, and corresponding 95% Confidence Interval (CI). Univariable and multivariable logistic regression assessed the association between media exposure and maternal health service use, and the results are presented as crude (COR) and adjusted odds ratios (AOR) along with 95% CI.\n            \n            \n              Results\n              Women exposed to internet use had 1.59 times [AOR = 1.59, 95% CI = 1.16, 2.19], and those exposed to radio and television health programs had 1.73 times [AOR = 1.73, 95% CI = 1.17, 2.56] higher odds of having four or more Antenatal Care (ANC) visits. Similarly, women exposed to mass media had 1.32 times [AOR = 1.32, 95% CI = 1.00, 1.74] and those exposed to health programs had 1.50 times [AOR = 1.50, 95% CI = 1.02, 2.21] higher odds of having an institutional delivery. However, mass media exposure, internet use, and health program exposure were not significantly associated with increased postnatal care of mother and newborn.\n            \n            \n              Conclusion\n              Exposure to health programs and internet use are positively associated with four or more ANC visits. Exposure to mass media and health programs are positively associated with increased institutional delivery. Our findings imply that well-designed campaigns and awareness programs delivered through mass media platforms play a vital role in enhancing the uptake of maternal health services.","container-title":"PLOS ONE","DOI":"10.1371/journal.pone.0297418","ISSN":"1932-6203","issue":"3","journalAbbreviation":"PLoS ONE","language":"en","page":"e0297418","source":"DOI.org (Crossref)","title":"Association between media exposure and maternal health service use in Nepal: A further analysis of Nepal Demographic and Health Survey-2022","title-short":"Association between media exposure and maternal health service use in Nepal","volume":"19","author":[{"family":"Sharma","given":"Shreeman"},{"family":"Adhikari","given":"Bikram"},{"family":"Pandey","given":"Achyut Raj"},{"family":"Karki","given":"Sulata"},{"family":"K. C.","given":"Saugat Pratap"},{"family":"Joshi","given":"Deepak"},{"family":"Baral","given":"Sushil Chandra"}],"editor":[{"family":"Thapa","given":"Kanchan"}],"issued":{"date-parts":[["2024",3,11]]}}}],"schema":"https://github.com/citation-style-language/schema/raw/master/csl-citation.json"} </w:delInstrText>
              </w:r>
              <w:r w:rsidR="002F2860" w:rsidDel="00636876">
                <w:rPr>
                  <w:rFonts w:asciiTheme="majorBidi" w:hAnsiTheme="majorBidi" w:cstheme="majorBidi"/>
                  <w:sz w:val="18"/>
                  <w:szCs w:val="18"/>
                </w:rPr>
                <w:fldChar w:fldCharType="separate"/>
              </w:r>
              <w:r w:rsidR="00C92D93" w:rsidRPr="00C92D93" w:rsidDel="00636876">
                <w:rPr>
                  <w:rFonts w:ascii="Times New Roman" w:hAnsi="Times New Roman" w:cs="Times New Roman"/>
                  <w:sz w:val="18"/>
                </w:rPr>
                <w:delText>[13,29]</w:delText>
              </w:r>
              <w:r w:rsidR="002F2860" w:rsidDel="00636876">
                <w:rPr>
                  <w:rFonts w:asciiTheme="majorBidi" w:hAnsiTheme="majorBidi" w:cstheme="majorBidi"/>
                  <w:sz w:val="18"/>
                  <w:szCs w:val="18"/>
                </w:rPr>
                <w:fldChar w:fldCharType="end"/>
              </w:r>
              <w:r w:rsidR="00CB08B0" w:rsidDel="00636876">
                <w:rPr>
                  <w:rFonts w:asciiTheme="majorBidi" w:hAnsiTheme="majorBidi" w:cstheme="majorBidi"/>
                  <w:sz w:val="18"/>
                  <w:szCs w:val="18"/>
                </w:rPr>
                <w:delText>.</w:delText>
              </w:r>
            </w:del>
          </w:p>
        </w:tc>
      </w:tr>
      <w:tr w:rsidR="00640874" w:rsidRPr="00A12542" w14:paraId="28739F6C" w14:textId="77777777" w:rsidTr="0ECD4335">
        <w:trPr>
          <w:trHeight w:val="602"/>
        </w:trPr>
        <w:tc>
          <w:tcPr>
            <w:tcW w:w="1975" w:type="dxa"/>
            <w:vAlign w:val="center"/>
          </w:tcPr>
          <w:p w14:paraId="0064918A" w14:textId="163F8DDB" w:rsidR="00640874" w:rsidRPr="00A12542" w:rsidRDefault="00640874" w:rsidP="009732C8">
            <w:pPr>
              <w:spacing w:line="360" w:lineRule="auto"/>
              <w:rPr>
                <w:rFonts w:asciiTheme="majorBidi" w:hAnsiTheme="majorBidi" w:cstheme="majorBidi"/>
                <w:sz w:val="18"/>
                <w:szCs w:val="18"/>
              </w:rPr>
            </w:pPr>
            <w:r w:rsidRPr="00A12542">
              <w:rPr>
                <w:rFonts w:asciiTheme="majorBidi" w:hAnsiTheme="majorBidi" w:cstheme="majorBidi"/>
                <w:sz w:val="18"/>
                <w:szCs w:val="18"/>
              </w:rPr>
              <w:t xml:space="preserve">Mother’s participation in household </w:t>
            </w:r>
            <w:r w:rsidR="0015283C">
              <w:rPr>
                <w:rFonts w:asciiTheme="majorBidi" w:hAnsiTheme="majorBidi" w:cstheme="majorBidi"/>
                <w:sz w:val="18"/>
                <w:szCs w:val="18"/>
              </w:rPr>
              <w:t>decision-making</w:t>
            </w:r>
          </w:p>
        </w:tc>
        <w:tc>
          <w:tcPr>
            <w:tcW w:w="7650" w:type="dxa"/>
            <w:vAlign w:val="center"/>
          </w:tcPr>
          <w:p w14:paraId="2D3013C8" w14:textId="7C7F335E" w:rsidR="00640874" w:rsidRPr="00A12542" w:rsidRDefault="00D870A5" w:rsidP="009732C8">
            <w:pPr>
              <w:spacing w:line="360" w:lineRule="auto"/>
              <w:rPr>
                <w:rFonts w:asciiTheme="majorBidi" w:hAnsiTheme="majorBidi" w:cstheme="majorBidi"/>
                <w:sz w:val="18"/>
                <w:szCs w:val="18"/>
              </w:rPr>
            </w:pPr>
            <w:r w:rsidRPr="00A12542">
              <w:rPr>
                <w:rFonts w:asciiTheme="majorBidi" w:hAnsiTheme="majorBidi" w:cstheme="majorBidi"/>
                <w:sz w:val="18"/>
                <w:szCs w:val="18"/>
              </w:rPr>
              <w:t xml:space="preserve">A composite variable measured from </w:t>
            </w:r>
            <w:r w:rsidR="0015283C">
              <w:rPr>
                <w:rFonts w:asciiTheme="majorBidi" w:hAnsiTheme="majorBidi" w:cstheme="majorBidi"/>
                <w:sz w:val="18"/>
                <w:szCs w:val="18"/>
              </w:rPr>
              <w:t xml:space="preserve">the </w:t>
            </w:r>
            <w:r w:rsidR="0082683D" w:rsidRPr="00A12542">
              <w:rPr>
                <w:rFonts w:asciiTheme="majorBidi" w:hAnsiTheme="majorBidi" w:cstheme="majorBidi"/>
                <w:sz w:val="18"/>
                <w:szCs w:val="18"/>
              </w:rPr>
              <w:t>mother</w:t>
            </w:r>
            <w:r w:rsidRPr="00A12542">
              <w:rPr>
                <w:rFonts w:asciiTheme="majorBidi" w:hAnsiTheme="majorBidi" w:cstheme="majorBidi"/>
                <w:sz w:val="18"/>
                <w:szCs w:val="18"/>
              </w:rPr>
              <w:t xml:space="preserve">’s participation (alone or with </w:t>
            </w:r>
            <w:r w:rsidR="0015283C">
              <w:rPr>
                <w:rFonts w:asciiTheme="majorBidi" w:hAnsiTheme="majorBidi" w:cstheme="majorBidi"/>
                <w:sz w:val="18"/>
                <w:szCs w:val="18"/>
              </w:rPr>
              <w:t xml:space="preserve">her </w:t>
            </w:r>
            <w:r w:rsidRPr="00A12542">
              <w:rPr>
                <w:rFonts w:asciiTheme="majorBidi" w:hAnsiTheme="majorBidi" w:cstheme="majorBidi"/>
                <w:sz w:val="18"/>
                <w:szCs w:val="18"/>
              </w:rPr>
              <w:t>husband) in making three household decisions (access to healthcare, major household purchases</w:t>
            </w:r>
            <w:r w:rsidR="0015283C">
              <w:rPr>
                <w:rFonts w:asciiTheme="majorBidi" w:hAnsiTheme="majorBidi" w:cstheme="majorBidi"/>
                <w:sz w:val="18"/>
                <w:szCs w:val="18"/>
              </w:rPr>
              <w:t>,</w:t>
            </w:r>
            <w:r w:rsidRPr="00A12542">
              <w:rPr>
                <w:rFonts w:asciiTheme="majorBidi" w:hAnsiTheme="majorBidi" w:cstheme="majorBidi"/>
                <w:sz w:val="18"/>
                <w:szCs w:val="18"/>
              </w:rPr>
              <w:t xml:space="preserve"> and </w:t>
            </w:r>
            <w:r w:rsidR="0015283C">
              <w:rPr>
                <w:rFonts w:asciiTheme="majorBidi" w:hAnsiTheme="majorBidi" w:cstheme="majorBidi"/>
                <w:sz w:val="18"/>
                <w:szCs w:val="18"/>
              </w:rPr>
              <w:t>visits</w:t>
            </w:r>
            <w:r w:rsidR="0015283C" w:rsidRPr="00A12542">
              <w:rPr>
                <w:rFonts w:asciiTheme="majorBidi" w:hAnsiTheme="majorBidi" w:cstheme="majorBidi"/>
                <w:sz w:val="18"/>
                <w:szCs w:val="18"/>
              </w:rPr>
              <w:t xml:space="preserve"> </w:t>
            </w:r>
            <w:r w:rsidRPr="00A12542">
              <w:rPr>
                <w:rFonts w:asciiTheme="majorBidi" w:hAnsiTheme="majorBidi" w:cstheme="majorBidi"/>
                <w:sz w:val="18"/>
                <w:szCs w:val="18"/>
              </w:rPr>
              <w:t xml:space="preserve">her family or relatives) grouped into </w:t>
            </w:r>
            <w:r w:rsidR="00595E87">
              <w:rPr>
                <w:rFonts w:asciiTheme="majorBidi" w:hAnsiTheme="majorBidi" w:cstheme="majorBidi"/>
                <w:sz w:val="18"/>
                <w:szCs w:val="18"/>
              </w:rPr>
              <w:t>n</w:t>
            </w:r>
            <w:r w:rsidRPr="00A12542">
              <w:rPr>
                <w:rFonts w:asciiTheme="majorBidi" w:hAnsiTheme="majorBidi" w:cstheme="majorBidi"/>
                <w:sz w:val="18"/>
                <w:szCs w:val="18"/>
              </w:rPr>
              <w:t>o participation</w:t>
            </w:r>
            <w:r w:rsidR="005706C7" w:rsidRPr="00A12542">
              <w:rPr>
                <w:rFonts w:asciiTheme="majorBidi" w:hAnsiTheme="majorBidi" w:cstheme="majorBidi"/>
                <w:sz w:val="18"/>
                <w:szCs w:val="18"/>
              </w:rPr>
              <w:t xml:space="preserve"> or p</w:t>
            </w:r>
            <w:r w:rsidRPr="00A12542">
              <w:rPr>
                <w:rFonts w:asciiTheme="majorBidi" w:hAnsiTheme="majorBidi" w:cstheme="majorBidi"/>
                <w:sz w:val="18"/>
                <w:szCs w:val="18"/>
              </w:rPr>
              <w:t xml:space="preserve">articipation in </w:t>
            </w:r>
            <w:r w:rsidR="0015283C">
              <w:rPr>
                <w:rFonts w:asciiTheme="majorBidi" w:hAnsiTheme="majorBidi" w:cstheme="majorBidi"/>
                <w:sz w:val="18"/>
                <w:szCs w:val="18"/>
              </w:rPr>
              <w:t>decision-making</w:t>
            </w:r>
            <w:ins w:id="94" w:author="Bikram Adhikari (bdhikari)" w:date="2025-12-02T16:44:00Z" w16du:dateUtc="2025-12-02T22:44:00Z">
              <w:r w:rsidR="00EB1CAD">
                <w:rPr>
                  <w:rFonts w:asciiTheme="majorBidi" w:hAnsiTheme="majorBidi" w:cstheme="majorBidi"/>
                  <w:sz w:val="18"/>
                  <w:szCs w:val="18"/>
                </w:rPr>
                <w:t xml:space="preserve"> </w:t>
              </w:r>
            </w:ins>
            <w:r w:rsidR="00EB1CAD">
              <w:rPr>
                <w:rFonts w:asciiTheme="majorBidi" w:hAnsiTheme="majorBidi" w:cstheme="majorBidi"/>
                <w:sz w:val="18"/>
                <w:szCs w:val="18"/>
              </w:rPr>
              <w:fldChar w:fldCharType="begin"/>
            </w:r>
            <w:r w:rsidR="00901493">
              <w:rPr>
                <w:rFonts w:asciiTheme="majorBidi" w:hAnsiTheme="majorBidi" w:cstheme="majorBidi"/>
                <w:sz w:val="18"/>
                <w:szCs w:val="18"/>
              </w:rPr>
              <w:instrText xml:space="preserve"> ADDIN ZOTERO_ITEM CSL_CITATION {"citationID":"1nVX1fdG","properties":{"formattedCitation":"[30,31]","plainCitation":"[30,31]","noteIndex":0},"citationItems":[{"id":2447,"uris":["http://zotero.org/users/3118180/items/7IY8FAY7"],"itemData":{"id":2447,"type":"article-journal","abstract":"Background Women’s empowerment has a strong potential to promote sustainable development. We evaluate the association between women’s empowerment and the Composite Coverage Index (CCI), a weighted average of coverage of eight interventions in reproductive, maternal, newborn and child health (RMNCH). We also assess whether these effects are modified by wealth.\nMethods We used Demographic and Health Survey data from 62 low- and middle-income countries. Women’s empowerment was measured using the three domains (attitude to violence, social independence and decision making) of the survey-based indicator of women’s empowerment (SWPER). Analyses followed an ecological design. Meta-regression models were used to account for within-country uncertainty in the CCI. We also carried out meta-regression with wealth quintiles of households as the units of analyses and tested for interaction between wealth and each empowerment domain.\nResults We found positive associations between the three domains of SWPER and CCI at the country level. One standard deviation change in empowerment increased the CCI by 14.2 percentage points (attitude to violence), 15.3 percentage points (decision-making), and 16.3 percentage points (social independence). The association between social independence and CCI was modified by wealth: each additional standard deviation was associated with 21.8 (95% confidence interval (CI) = 14.0-29.6) and 8.7 (95% CI = 5.4-12.0) percentage points increase in the CCI among the poorest and the richest quintiles, respectively.\nConclusions Our findings suggest that efforts toward the achievement of SDG5 (Achieve gender equality and empower all women and girls) may support improvements in RMNCH in low- and middle-income countries, especially among the poorest women and children.","container-title":"Journal of Global Health","DOI":"10.7189/jogh.11.04015","ISSN":"2047-2978, 2047-2986","journalAbbreviation":"J Glob Health","language":"en","page":"04015","source":"DOI.org (Crossref)","title":"Is women’s empowerment associated with coverage of RMNCH interventions in low- and middle-income countries? An analysis using a survey-based empowerment indicator, the SWPER","title-short":"Is women’s empowerment associated with coverage of RMNCH interventions in low- and middle-income countries?","volume":"11","author":[{"family":"Ewerling","given":"Fernanda"},{"family":"Wehrmeister","given":"Fernando C"},{"family":"Victora","given":"Cesar G"},{"family":"Raj","given":"Anita"},{"family":"McDougal","given":"Lotus"},{"family":"Barros","given":"Aluisio Jd"}],"issued":{"date-parts":[["2021",3,1]]}}},{"id":2448,"uris":["http://zotero.org/users/3118180/items/NE85FYR9"],"itemData":{"id":2448,"type":"article-journal","abstract":"Aims: To assess the influence of household decision making, social capital, socio-economic factors and health service use on under-five mortality. Setting: Butajira Demographic Surveillance Site, Ethiopia. Methods: A prospective case-referent design with a total of 209 under-five year old deaths occurring in an 18-month period, together with 627 referents matched for age, sex and community of residence were included. Questionnaires were administered to mothers or caretakers. Matched case control analysis investigated the effect of risk factors on mortality and the presence of avoidable factors was assessed for each death. Results: Lack of immunization was strongly associated with mortality (adjusted OR = 9.8, 95% CI 5.9, 16.1). Low decision making capacity of women (adjusted OR= 3.2 95% CI 2.0, 5.0) and low social capital scores (adjusted OR = 1.9 95% CI 1.1, 3.5) were also related to high under-five mortality in multivariate analyses. Potentially avoidable household and health facility factors were identified, respectively in 71% and 40% of the deaths. Conclusion: Combined efforts to improve women's involvement in household decision making, social capital and immunization may decrease the high child mortality in this setting where the level of poverty is high and no appreciable trend in child mortality decline has been noted over the years.","container-title":"Acta Paediatrica","DOI":"10.1111/j.1651-2227.2007.00147.x","ISSN":"1651-2227","issue":"4","language":"en","license":"©2007 The Author(s)/Journal Compilation © 2007 Foundation Acta Pædiatrica/Acta Pædiatrica","note":"_eprint: https://onlinelibrary.wiley.com/doi/pdf/10.1111/j.1651-2227.2007.00147.x","page":"582-589","source":"Wiley Online Library","title":"Women's involvement in household decision-making and strengthening social capital—crucial factors for child survival in Ethiopia","volume":"96","author":[{"family":"Fantahun","given":"Mesganaw"},{"family":"Berhane","given":"Yemane"},{"family":"Wall","given":"Stig"},{"family":"Byass","given":"Peter"},{"family":"Högberg","given":"Ulf"}],"issued":{"date-parts":[["2007"]]}}}],"schema":"https://github.com/citation-style-language/schema/raw/master/csl-citation.json"} </w:instrText>
            </w:r>
            <w:r w:rsidR="00EB1CAD">
              <w:rPr>
                <w:rFonts w:asciiTheme="majorBidi" w:hAnsiTheme="majorBidi" w:cstheme="majorBidi"/>
                <w:sz w:val="18"/>
                <w:szCs w:val="18"/>
              </w:rPr>
              <w:fldChar w:fldCharType="separate"/>
            </w:r>
            <w:r w:rsidR="00901493" w:rsidRPr="00901493">
              <w:rPr>
                <w:rFonts w:ascii="Times New Roman" w:hAnsi="Times New Roman" w:cs="Times New Roman"/>
                <w:sz w:val="18"/>
              </w:rPr>
              <w:t>[30,31]</w:t>
            </w:r>
            <w:r w:rsidR="00EB1CAD">
              <w:rPr>
                <w:rFonts w:asciiTheme="majorBidi" w:hAnsiTheme="majorBidi" w:cstheme="majorBidi"/>
                <w:sz w:val="18"/>
                <w:szCs w:val="18"/>
              </w:rPr>
              <w:fldChar w:fldCharType="end"/>
            </w:r>
            <w:ins w:id="95" w:author="Bikram Adhikari (bdhikari)" w:date="2025-12-02T16:38:00Z" w16du:dateUtc="2025-12-02T22:38:00Z">
              <w:r w:rsidR="0022396A">
                <w:rPr>
                  <w:rFonts w:asciiTheme="majorBidi" w:hAnsiTheme="majorBidi" w:cstheme="majorBidi"/>
                  <w:sz w:val="18"/>
                  <w:szCs w:val="18"/>
                </w:rPr>
                <w:t>.</w:t>
              </w:r>
            </w:ins>
            <w:del w:id="96" w:author="Bikram Adhikari (bdhikari)" w:date="2025-12-02T16:38:00Z" w16du:dateUtc="2025-12-02T22:38:00Z">
              <w:r w:rsidR="00070554" w:rsidDel="0022396A">
                <w:rPr>
                  <w:rFonts w:asciiTheme="majorBidi" w:hAnsiTheme="majorBidi" w:cstheme="majorBidi"/>
                  <w:sz w:val="18"/>
                  <w:szCs w:val="18"/>
                </w:rPr>
                <w:delText xml:space="preserve"> </w:delText>
              </w:r>
              <w:r w:rsidR="00CB08B0" w:rsidDel="0022396A">
                <w:rPr>
                  <w:rFonts w:asciiTheme="majorBidi" w:hAnsiTheme="majorBidi" w:cstheme="majorBidi"/>
                  <w:sz w:val="18"/>
                  <w:szCs w:val="18"/>
                </w:rPr>
                <w:fldChar w:fldCharType="begin"/>
              </w:r>
              <w:r w:rsidR="002B3C49" w:rsidDel="0022396A">
                <w:rPr>
                  <w:rFonts w:asciiTheme="majorBidi" w:hAnsiTheme="majorBidi" w:cstheme="majorBidi"/>
                  <w:sz w:val="18"/>
                  <w:szCs w:val="18"/>
                </w:rPr>
                <w:delInstrText xml:space="preserve"> ADDIN ZOTERO_ITEM CSL_CITATION {"citationID":"mjQw2525","properties":{"formattedCitation":"[13]","plainCitation":"[13]","noteIndex":0},"citationItems":[{"id":653,"uris":["http://zotero.org/users/3118180/items/V9GGFC5V"],"itemData":{"id":653,"type":"report","event-place":"Kathmandu,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delInstrText>
              </w:r>
              <w:r w:rsidR="00CB08B0" w:rsidDel="0022396A">
                <w:rPr>
                  <w:rFonts w:asciiTheme="majorBidi" w:hAnsiTheme="majorBidi" w:cstheme="majorBidi"/>
                  <w:sz w:val="18"/>
                  <w:szCs w:val="18"/>
                </w:rPr>
                <w:fldChar w:fldCharType="separate"/>
              </w:r>
              <w:r w:rsidR="00B62121" w:rsidRPr="00B62121" w:rsidDel="0022396A">
                <w:rPr>
                  <w:rFonts w:ascii="Times New Roman" w:hAnsi="Times New Roman" w:cs="Times New Roman"/>
                  <w:sz w:val="18"/>
                </w:rPr>
                <w:delText>[13]</w:delText>
              </w:r>
              <w:r w:rsidR="00CB08B0" w:rsidDel="0022396A">
                <w:rPr>
                  <w:rFonts w:asciiTheme="majorBidi" w:hAnsiTheme="majorBidi" w:cstheme="majorBidi"/>
                  <w:sz w:val="18"/>
                  <w:szCs w:val="18"/>
                </w:rPr>
                <w:fldChar w:fldCharType="end"/>
              </w:r>
              <w:r w:rsidR="00CB08B0" w:rsidDel="0022396A">
                <w:rPr>
                  <w:rFonts w:asciiTheme="majorBidi" w:hAnsiTheme="majorBidi" w:cstheme="majorBidi"/>
                  <w:sz w:val="18"/>
                  <w:szCs w:val="18"/>
                </w:rPr>
                <w:delText>.</w:delText>
              </w:r>
            </w:del>
          </w:p>
        </w:tc>
      </w:tr>
      <w:tr w:rsidR="002B3C49" w:rsidRPr="00A12542" w14:paraId="5874590E" w14:textId="77777777" w:rsidTr="0ECD4335">
        <w:trPr>
          <w:trHeight w:val="602"/>
          <w:ins w:id="97" w:author="Bikram Adhikari (bdhikari)" w:date="2025-12-02T15:59:00Z"/>
        </w:trPr>
        <w:tc>
          <w:tcPr>
            <w:tcW w:w="1975" w:type="dxa"/>
            <w:vAlign w:val="center"/>
          </w:tcPr>
          <w:p w14:paraId="0909583D" w14:textId="38F3F4FF" w:rsidR="002B3C49" w:rsidRPr="00A12542" w:rsidRDefault="002B3C49" w:rsidP="002B3C49">
            <w:pPr>
              <w:spacing w:line="360" w:lineRule="auto"/>
              <w:rPr>
                <w:ins w:id="98" w:author="Bikram Adhikari (bdhikari)" w:date="2025-12-02T15:59:00Z" w16du:dateUtc="2025-12-02T21:59:00Z"/>
                <w:rFonts w:asciiTheme="majorBidi" w:hAnsiTheme="majorBidi" w:cstheme="majorBidi"/>
                <w:sz w:val="18"/>
                <w:szCs w:val="18"/>
              </w:rPr>
            </w:pPr>
            <w:ins w:id="99" w:author="Bikram Adhikari (bdhikari)" w:date="2025-12-02T15:59:00Z" w16du:dateUtc="2025-12-02T21:59:00Z">
              <w:r>
                <w:rPr>
                  <w:rFonts w:asciiTheme="majorBidi" w:hAnsiTheme="majorBidi" w:cstheme="majorBidi"/>
                  <w:sz w:val="18"/>
                  <w:szCs w:val="18"/>
                </w:rPr>
                <w:t>Mother’s</w:t>
              </w:r>
              <w:r w:rsidRPr="00AB5FD1">
                <w:rPr>
                  <w:rFonts w:asciiTheme="majorBidi" w:hAnsiTheme="majorBidi" w:cstheme="majorBidi"/>
                  <w:sz w:val="18"/>
                  <w:szCs w:val="18"/>
                </w:rPr>
                <w:t xml:space="preserve"> </w:t>
              </w:r>
              <w:r>
                <w:rPr>
                  <w:rFonts w:asciiTheme="majorBidi" w:hAnsiTheme="majorBidi" w:cstheme="majorBidi"/>
                  <w:sz w:val="18"/>
                  <w:szCs w:val="18"/>
                </w:rPr>
                <w:t>body mass index (</w:t>
              </w:r>
              <w:r w:rsidRPr="00AB5FD1">
                <w:rPr>
                  <w:rFonts w:asciiTheme="majorBidi" w:hAnsiTheme="majorBidi" w:cstheme="majorBidi"/>
                  <w:sz w:val="18"/>
                  <w:szCs w:val="18"/>
                </w:rPr>
                <w:t>BMI</w:t>
              </w:r>
              <w:r>
                <w:rPr>
                  <w:rFonts w:asciiTheme="majorBidi" w:hAnsiTheme="majorBidi" w:cstheme="majorBidi"/>
                  <w:sz w:val="18"/>
                  <w:szCs w:val="18"/>
                </w:rPr>
                <w:t>)</w:t>
              </w:r>
            </w:ins>
          </w:p>
        </w:tc>
        <w:tc>
          <w:tcPr>
            <w:tcW w:w="7650" w:type="dxa"/>
            <w:vAlign w:val="center"/>
          </w:tcPr>
          <w:p w14:paraId="468ADE06" w14:textId="4E4F5C57" w:rsidR="002B3C49" w:rsidRPr="0022396A" w:rsidRDefault="002B3C49" w:rsidP="002B3C49">
            <w:pPr>
              <w:spacing w:line="360" w:lineRule="auto"/>
              <w:rPr>
                <w:ins w:id="100" w:author="Bikram Adhikari (bdhikari)" w:date="2025-12-02T15:59:00Z" w16du:dateUtc="2025-12-02T21:59:00Z"/>
                <w:rFonts w:asciiTheme="majorBidi" w:hAnsiTheme="majorBidi" w:cstheme="majorBidi"/>
                <w:sz w:val="18"/>
                <w:szCs w:val="18"/>
              </w:rPr>
            </w:pPr>
            <w:ins w:id="101" w:author="Bikram Adhikari (bdhikari)" w:date="2025-12-02T15:59:00Z" w16du:dateUtc="2025-12-02T21:59:00Z">
              <w:r w:rsidRPr="0ECD4335">
                <w:rPr>
                  <w:rFonts w:asciiTheme="majorBidi" w:hAnsiTheme="majorBidi" w:cstheme="majorBidi"/>
                  <w:sz w:val="18"/>
                  <w:szCs w:val="18"/>
                </w:rPr>
                <w:t xml:space="preserve">The </w:t>
              </w:r>
              <w:r>
                <w:rPr>
                  <w:rFonts w:asciiTheme="majorBidi" w:hAnsiTheme="majorBidi" w:cstheme="majorBidi"/>
                  <w:sz w:val="18"/>
                  <w:szCs w:val="18"/>
                </w:rPr>
                <w:t>mother’s</w:t>
              </w:r>
              <w:r w:rsidRPr="0ECD4335">
                <w:rPr>
                  <w:rFonts w:asciiTheme="majorBidi" w:hAnsiTheme="majorBidi" w:cstheme="majorBidi"/>
                  <w:sz w:val="18"/>
                  <w:szCs w:val="18"/>
                </w:rPr>
                <w:t xml:space="preserve"> BMI was classified as underweight, normal, overweight, and obese based on the body mass index of the mother. The mother will be considered underweight if BMI is less than 18.5 kg/m</w:t>
              </w:r>
              <w:r w:rsidRPr="0ECD4335">
                <w:rPr>
                  <w:rFonts w:asciiTheme="majorBidi" w:hAnsiTheme="majorBidi" w:cstheme="majorBidi"/>
                  <w:sz w:val="18"/>
                  <w:szCs w:val="18"/>
                  <w:vertAlign w:val="superscript"/>
                </w:rPr>
                <w:t>2</w:t>
              </w:r>
              <w:r w:rsidRPr="0ECD4335">
                <w:rPr>
                  <w:rFonts w:asciiTheme="majorBidi" w:hAnsiTheme="majorBidi" w:cstheme="majorBidi"/>
                  <w:sz w:val="18"/>
                  <w:szCs w:val="18"/>
                </w:rPr>
                <w:t>, normal if BMI is between 18.5 to 24.9 kg/m</w:t>
              </w:r>
              <w:r w:rsidRPr="0ECD4335">
                <w:rPr>
                  <w:rFonts w:asciiTheme="majorBidi" w:hAnsiTheme="majorBidi" w:cstheme="majorBidi"/>
                  <w:sz w:val="18"/>
                  <w:szCs w:val="18"/>
                  <w:vertAlign w:val="superscript"/>
                </w:rPr>
                <w:t>2</w:t>
              </w:r>
              <w:r w:rsidRPr="0ECD4335">
                <w:rPr>
                  <w:rFonts w:asciiTheme="majorBidi" w:hAnsiTheme="majorBidi" w:cstheme="majorBidi"/>
                  <w:sz w:val="18"/>
                  <w:szCs w:val="18"/>
                </w:rPr>
                <w:t>, overweight if her BMI is between 25-29.9 kg/m</w:t>
              </w:r>
              <w:r w:rsidRPr="0ECD4335">
                <w:rPr>
                  <w:rFonts w:asciiTheme="majorBidi" w:hAnsiTheme="majorBidi" w:cstheme="majorBidi"/>
                  <w:sz w:val="18"/>
                  <w:szCs w:val="18"/>
                  <w:vertAlign w:val="superscript"/>
                </w:rPr>
                <w:t>2,</w:t>
              </w:r>
              <w:r w:rsidRPr="0ECD4335">
                <w:rPr>
                  <w:rFonts w:asciiTheme="majorBidi" w:hAnsiTheme="majorBidi" w:cstheme="majorBidi"/>
                  <w:sz w:val="18"/>
                  <w:szCs w:val="18"/>
                </w:rPr>
                <w:t xml:space="preserve"> and obese if her BMI is greater than 30.0 kg/m</w:t>
              </w:r>
              <w:r w:rsidRPr="0ECD4335">
                <w:rPr>
                  <w:rFonts w:asciiTheme="majorBidi" w:hAnsiTheme="majorBidi" w:cstheme="majorBidi"/>
                  <w:sz w:val="18"/>
                  <w:szCs w:val="18"/>
                  <w:vertAlign w:val="superscript"/>
                </w:rPr>
                <w:t>2</w:t>
              </w:r>
            </w:ins>
            <w:ins w:id="102" w:author="Bikram Adhikari (bdhikari)" w:date="2025-12-02T16:37:00Z" w16du:dateUtc="2025-12-02T22:37:00Z">
              <w:r w:rsidR="0022396A">
                <w:rPr>
                  <w:rFonts w:asciiTheme="majorBidi" w:hAnsiTheme="majorBidi" w:cstheme="majorBidi"/>
                  <w:sz w:val="18"/>
                  <w:szCs w:val="18"/>
                  <w:vertAlign w:val="superscript"/>
                </w:rPr>
                <w:t xml:space="preserve"> </w:t>
              </w:r>
            </w:ins>
            <w:r w:rsidR="0022396A">
              <w:rPr>
                <w:rFonts w:asciiTheme="majorBidi" w:hAnsiTheme="majorBidi" w:cstheme="majorBidi"/>
                <w:sz w:val="18"/>
                <w:szCs w:val="18"/>
                <w:vertAlign w:val="superscript"/>
              </w:rPr>
              <w:fldChar w:fldCharType="begin"/>
            </w:r>
            <w:r w:rsidR="00901493">
              <w:rPr>
                <w:rFonts w:asciiTheme="majorBidi" w:hAnsiTheme="majorBidi" w:cstheme="majorBidi"/>
                <w:sz w:val="18"/>
                <w:szCs w:val="18"/>
                <w:vertAlign w:val="superscript"/>
              </w:rPr>
              <w:instrText xml:space="preserve"> ADDIN ZOTERO_ITEM CSL_CITATION {"citationID":"hZlpwYFF","properties":{"formattedCitation":"[32]","plainCitation":"[32]","noteIndex":0},"citationItems":[{"id":2443,"uris":["http://zotero.org/users/3118180/items/2CXYM3Z4"],"itemData":{"id":2443,"type":"article-journal","container-title":"The American Journal of Clinical Nutrition","DOI":"10.1093/ajcn/68.4.899","ISSN":"0002-9165","issue":"4","journalAbbreviation":"The American Journal of Clinical Nutrition","page":"899-917","source":"ScienceDirect","title":"Clinical Guidelines on the Identification, Evaluation, and Treatment of Overweight and Obesity in Adults: Executive Summary123","title-short":"Clinical Guidelines on the Identification, Evaluation, and Treatment of Overweight and Obesity in Adults","volume":"68","issued":{"date-parts":[["1998",10,1]]}}}],"schema":"https://github.com/citation-style-language/schema/raw/master/csl-citation.json"} </w:instrText>
            </w:r>
            <w:r w:rsidR="0022396A">
              <w:rPr>
                <w:rFonts w:asciiTheme="majorBidi" w:hAnsiTheme="majorBidi" w:cstheme="majorBidi"/>
                <w:sz w:val="18"/>
                <w:szCs w:val="18"/>
                <w:vertAlign w:val="superscript"/>
              </w:rPr>
              <w:fldChar w:fldCharType="separate"/>
            </w:r>
            <w:r w:rsidR="00901493" w:rsidRPr="00901493">
              <w:rPr>
                <w:rFonts w:ascii="Times New Roman" w:hAnsi="Times New Roman" w:cs="Times New Roman"/>
                <w:sz w:val="18"/>
              </w:rPr>
              <w:t>[32]</w:t>
            </w:r>
            <w:r w:rsidR="0022396A">
              <w:rPr>
                <w:rFonts w:asciiTheme="majorBidi" w:hAnsiTheme="majorBidi" w:cstheme="majorBidi"/>
                <w:sz w:val="18"/>
                <w:szCs w:val="18"/>
                <w:vertAlign w:val="superscript"/>
              </w:rPr>
              <w:fldChar w:fldCharType="end"/>
            </w:r>
            <w:ins w:id="103" w:author="Bikram Adhikari (bdhikari)" w:date="2025-12-02T16:37:00Z" w16du:dateUtc="2025-12-02T22:37:00Z">
              <w:r w:rsidR="0022396A">
                <w:rPr>
                  <w:rFonts w:asciiTheme="majorBidi" w:hAnsiTheme="majorBidi" w:cstheme="majorBidi"/>
                  <w:sz w:val="18"/>
                  <w:szCs w:val="18"/>
                </w:rPr>
                <w:t>.</w:t>
              </w:r>
            </w:ins>
          </w:p>
        </w:tc>
      </w:tr>
      <w:tr w:rsidR="0085181B" w:rsidRPr="00A12542" w:rsidDel="005D5148" w14:paraId="7DB7710B" w14:textId="454FAADB" w:rsidTr="0ECD4335">
        <w:trPr>
          <w:trHeight w:val="602"/>
          <w:del w:id="104" w:author="Bikram Adhikari (bdhikari)" w:date="2025-12-02T14:53:00Z"/>
        </w:trPr>
        <w:tc>
          <w:tcPr>
            <w:tcW w:w="1975" w:type="dxa"/>
            <w:vAlign w:val="center"/>
          </w:tcPr>
          <w:p w14:paraId="15AAE906" w14:textId="618A7E63" w:rsidR="0085181B" w:rsidDel="005D5148" w:rsidRDefault="0085181B" w:rsidP="0085181B">
            <w:pPr>
              <w:spacing w:line="360" w:lineRule="auto"/>
              <w:rPr>
                <w:del w:id="105" w:author="Bikram Adhikari (bdhikari)" w:date="2025-12-02T14:53:00Z" w16du:dateUtc="2025-12-02T20:53:00Z"/>
                <w:rFonts w:asciiTheme="majorBidi" w:hAnsiTheme="majorBidi" w:cstheme="majorBidi"/>
                <w:sz w:val="18"/>
                <w:szCs w:val="18"/>
              </w:rPr>
            </w:pPr>
            <w:del w:id="106" w:author="Bikram Adhikari (bdhikari)" w:date="2025-12-02T14:53:00Z" w16du:dateUtc="2025-12-02T20:53:00Z">
              <w:r w:rsidDel="005D5148">
                <w:rPr>
                  <w:rFonts w:asciiTheme="majorBidi" w:hAnsiTheme="majorBidi" w:cstheme="majorBidi"/>
                  <w:sz w:val="18"/>
                  <w:szCs w:val="18"/>
                </w:rPr>
                <w:delText>Anemia status in mother</w:delText>
              </w:r>
            </w:del>
          </w:p>
        </w:tc>
        <w:tc>
          <w:tcPr>
            <w:tcW w:w="7650" w:type="dxa"/>
            <w:vAlign w:val="center"/>
          </w:tcPr>
          <w:p w14:paraId="58BA4A0B" w14:textId="407E38A3" w:rsidR="0085181B" w:rsidRPr="00A12542" w:rsidDel="005D5148" w:rsidRDefault="0085181B" w:rsidP="0085181B">
            <w:pPr>
              <w:spacing w:line="360" w:lineRule="auto"/>
              <w:rPr>
                <w:del w:id="107" w:author="Bikram Adhikari (bdhikari)" w:date="2025-12-02T14:53:00Z" w16du:dateUtc="2025-12-02T20:53:00Z"/>
                <w:rFonts w:asciiTheme="majorBidi" w:hAnsiTheme="majorBidi" w:cstheme="majorBidi"/>
                <w:sz w:val="18"/>
                <w:szCs w:val="18"/>
              </w:rPr>
            </w:pPr>
            <w:del w:id="108" w:author="Bikram Adhikari (bdhikari)" w:date="2025-12-02T14:53:00Z" w16du:dateUtc="2025-12-02T20:53:00Z">
              <w:r w:rsidRPr="0ECD4335" w:rsidDel="005D5148">
                <w:rPr>
                  <w:rFonts w:asciiTheme="majorBidi" w:hAnsiTheme="majorBidi" w:cstheme="majorBidi"/>
                  <w:sz w:val="18"/>
                  <w:szCs w:val="18"/>
                </w:rPr>
                <w:delText>Anemia was assessed using altitude-adjusted hemoglobin levels, and a mother was considered anemic if the level was less than 11.0 gm/deciliter.</w:delText>
              </w:r>
              <w:r w:rsidRPr="001245B7" w:rsidDel="005D5148">
                <w:rPr>
                  <w:rFonts w:asciiTheme="majorBidi" w:hAnsiTheme="majorBidi" w:cstheme="majorBidi"/>
                  <w:sz w:val="18"/>
                  <w:szCs w:val="18"/>
                </w:rPr>
                <w:delText xml:space="preserve"> </w:delText>
              </w:r>
              <w:r w:rsidRPr="001245B7" w:rsidDel="005D5148">
                <w:rPr>
                  <w:rFonts w:asciiTheme="majorBidi" w:hAnsiTheme="majorBidi" w:cstheme="majorBidi"/>
                  <w:sz w:val="18"/>
                  <w:szCs w:val="18"/>
                </w:rPr>
                <w:fldChar w:fldCharType="begin"/>
              </w:r>
              <w:r w:rsidDel="005D5148">
                <w:rPr>
                  <w:rFonts w:asciiTheme="majorBidi" w:hAnsiTheme="majorBidi" w:cstheme="majorBidi"/>
                  <w:sz w:val="18"/>
                  <w:szCs w:val="18"/>
                </w:rPr>
                <w:delInstrText xml:space="preserve"> ADDIN ZOTERO_ITEM CSL_CITATION {"citationID":"3ePRxePV","properties":{"formattedCitation":"[13]","plainCitation":"[13]","noteIndex":0},"citationItems":[{"id":118,"uris":["http://zotero.org/users/3118180/items/V9GGFC5V"],"itemData":{"id":118,"type":"report","event-place":"Kathmandu,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delInstrText>
              </w:r>
              <w:r w:rsidRPr="001245B7" w:rsidDel="005D5148">
                <w:rPr>
                  <w:rFonts w:asciiTheme="majorBidi" w:hAnsiTheme="majorBidi" w:cstheme="majorBidi"/>
                  <w:sz w:val="18"/>
                  <w:szCs w:val="18"/>
                </w:rPr>
                <w:fldChar w:fldCharType="separate"/>
              </w:r>
              <w:r w:rsidRPr="001245B7" w:rsidDel="005D5148">
                <w:rPr>
                  <w:rFonts w:asciiTheme="majorBidi" w:hAnsiTheme="majorBidi" w:cstheme="majorBidi"/>
                  <w:sz w:val="18"/>
                  <w:szCs w:val="18"/>
                </w:rPr>
                <w:delText>[13]</w:delText>
              </w:r>
              <w:r w:rsidRPr="001245B7" w:rsidDel="005D5148">
                <w:rPr>
                  <w:rFonts w:asciiTheme="majorBidi" w:hAnsiTheme="majorBidi" w:cstheme="majorBidi"/>
                  <w:sz w:val="18"/>
                  <w:szCs w:val="18"/>
                </w:rPr>
                <w:fldChar w:fldCharType="end"/>
              </w:r>
            </w:del>
          </w:p>
        </w:tc>
      </w:tr>
    </w:tbl>
    <w:p w14:paraId="1EFEBF8A" w14:textId="77777777" w:rsidR="00E47D66" w:rsidRPr="00A12542" w:rsidRDefault="00E47D66" w:rsidP="008868B1">
      <w:pPr>
        <w:spacing w:line="360" w:lineRule="auto"/>
        <w:jc w:val="both"/>
        <w:rPr>
          <w:rFonts w:asciiTheme="majorBidi" w:hAnsiTheme="majorBidi" w:cstheme="majorBidi"/>
          <w:i/>
          <w:iCs/>
          <w:sz w:val="22"/>
          <w:szCs w:val="22"/>
        </w:rPr>
      </w:pPr>
    </w:p>
    <w:p w14:paraId="1C514CBB" w14:textId="2101EE70" w:rsidR="00D22E1C" w:rsidRPr="0010589C" w:rsidRDefault="00403419" w:rsidP="00775DF7">
      <w:pPr>
        <w:spacing w:line="360" w:lineRule="auto"/>
        <w:jc w:val="both"/>
        <w:rPr>
          <w:rFonts w:asciiTheme="majorBidi" w:hAnsiTheme="majorBidi" w:cstheme="majorBidi"/>
          <w:sz w:val="22"/>
          <w:szCs w:val="22"/>
          <w:u w:val="single"/>
        </w:rPr>
      </w:pPr>
      <w:r w:rsidRPr="0010589C">
        <w:rPr>
          <w:rFonts w:asciiTheme="majorBidi" w:hAnsiTheme="majorBidi" w:cstheme="majorBidi"/>
          <w:sz w:val="22"/>
          <w:szCs w:val="22"/>
          <w:u w:val="single"/>
        </w:rPr>
        <w:t>Potential Confound</w:t>
      </w:r>
      <w:r w:rsidR="00B64C34">
        <w:rPr>
          <w:rFonts w:asciiTheme="majorBidi" w:hAnsiTheme="majorBidi" w:cstheme="majorBidi"/>
          <w:sz w:val="22"/>
          <w:szCs w:val="22"/>
          <w:u w:val="single"/>
        </w:rPr>
        <w:t>ing variables</w:t>
      </w:r>
    </w:p>
    <w:p w14:paraId="7E162ED1" w14:textId="071ADC31" w:rsidR="00977B71" w:rsidRPr="00A12542" w:rsidRDefault="00A2231A" w:rsidP="00A94FD7">
      <w:pPr>
        <w:spacing w:line="360" w:lineRule="auto"/>
        <w:jc w:val="both"/>
        <w:rPr>
          <w:rFonts w:asciiTheme="majorBidi" w:hAnsiTheme="majorBidi" w:cstheme="majorBidi"/>
          <w:sz w:val="22"/>
          <w:szCs w:val="22"/>
        </w:rPr>
      </w:pPr>
      <w:r w:rsidRPr="00A12542">
        <w:rPr>
          <w:rFonts w:asciiTheme="majorBidi" w:hAnsiTheme="majorBidi" w:cstheme="majorBidi"/>
          <w:sz w:val="22"/>
          <w:szCs w:val="22"/>
        </w:rPr>
        <w:t xml:space="preserve">Based on the </w:t>
      </w:r>
      <w:r w:rsidR="0015283C">
        <w:rPr>
          <w:rFonts w:asciiTheme="majorBidi" w:hAnsiTheme="majorBidi" w:cstheme="majorBidi"/>
          <w:sz w:val="22"/>
          <w:szCs w:val="22"/>
        </w:rPr>
        <w:t>existing</w:t>
      </w:r>
      <w:r w:rsidRPr="00A12542">
        <w:rPr>
          <w:rFonts w:asciiTheme="majorBidi" w:hAnsiTheme="majorBidi" w:cstheme="majorBidi"/>
          <w:sz w:val="22"/>
          <w:szCs w:val="22"/>
        </w:rPr>
        <w:t xml:space="preserve"> </w:t>
      </w:r>
      <w:r w:rsidR="00CB08B0" w:rsidRPr="00A12542">
        <w:rPr>
          <w:rFonts w:asciiTheme="majorBidi" w:hAnsiTheme="majorBidi" w:cstheme="majorBidi"/>
          <w:sz w:val="22"/>
          <w:szCs w:val="22"/>
        </w:rPr>
        <w:t>literature</w:t>
      </w:r>
      <w:r w:rsidRPr="00A12542">
        <w:rPr>
          <w:rFonts w:asciiTheme="majorBidi" w:hAnsiTheme="majorBidi" w:cstheme="majorBidi"/>
          <w:sz w:val="22"/>
          <w:szCs w:val="22"/>
        </w:rPr>
        <w:t xml:space="preserve">, </w:t>
      </w:r>
      <w:r w:rsidR="00A94FD7" w:rsidRPr="00A12542">
        <w:rPr>
          <w:rFonts w:asciiTheme="majorBidi" w:hAnsiTheme="majorBidi" w:cstheme="majorBidi"/>
          <w:sz w:val="22"/>
          <w:szCs w:val="22"/>
        </w:rPr>
        <w:t>some</w:t>
      </w:r>
      <w:r w:rsidRPr="00A12542">
        <w:rPr>
          <w:rFonts w:asciiTheme="majorBidi" w:hAnsiTheme="majorBidi" w:cstheme="majorBidi"/>
          <w:sz w:val="22"/>
          <w:szCs w:val="22"/>
        </w:rPr>
        <w:t xml:space="preserve"> variables </w:t>
      </w:r>
      <w:r w:rsidR="00A94FD7" w:rsidRPr="00A12542">
        <w:rPr>
          <w:rFonts w:asciiTheme="majorBidi" w:hAnsiTheme="majorBidi" w:cstheme="majorBidi"/>
          <w:sz w:val="22"/>
          <w:szCs w:val="22"/>
        </w:rPr>
        <w:t xml:space="preserve">were found to be potential </w:t>
      </w:r>
      <w:r w:rsidR="000E2398">
        <w:rPr>
          <w:rFonts w:asciiTheme="majorBidi" w:hAnsiTheme="majorBidi" w:cstheme="majorBidi"/>
          <w:sz w:val="22"/>
          <w:szCs w:val="22"/>
        </w:rPr>
        <w:t>confounders</w:t>
      </w:r>
      <w:r w:rsidR="00A94FD7" w:rsidRPr="00A12542">
        <w:rPr>
          <w:rFonts w:asciiTheme="majorBidi" w:hAnsiTheme="majorBidi" w:cstheme="majorBidi"/>
          <w:sz w:val="22"/>
          <w:szCs w:val="22"/>
        </w:rPr>
        <w:t xml:space="preserve"> in </w:t>
      </w:r>
      <w:r w:rsidR="000E2398">
        <w:rPr>
          <w:rFonts w:asciiTheme="majorBidi" w:hAnsiTheme="majorBidi" w:cstheme="majorBidi"/>
          <w:sz w:val="22"/>
          <w:szCs w:val="22"/>
        </w:rPr>
        <w:t xml:space="preserve">the </w:t>
      </w:r>
      <w:r w:rsidR="00A94FD7" w:rsidRPr="00A12542">
        <w:rPr>
          <w:rFonts w:asciiTheme="majorBidi" w:hAnsiTheme="majorBidi" w:cstheme="majorBidi"/>
          <w:sz w:val="22"/>
          <w:szCs w:val="22"/>
        </w:rPr>
        <w:t xml:space="preserve">association between outcome and exposure. </w:t>
      </w:r>
      <w:r w:rsidR="00E31886">
        <w:rPr>
          <w:rFonts w:asciiTheme="majorBidi" w:hAnsiTheme="majorBidi" w:cstheme="majorBidi"/>
          <w:sz w:val="22"/>
          <w:szCs w:val="22"/>
        </w:rPr>
        <w:t xml:space="preserve">Confounding variables included </w:t>
      </w:r>
      <w:r w:rsidR="00A94FD7" w:rsidRPr="00A12542">
        <w:rPr>
          <w:rFonts w:asciiTheme="majorBidi" w:hAnsiTheme="majorBidi" w:cstheme="majorBidi"/>
          <w:sz w:val="22"/>
          <w:szCs w:val="22"/>
        </w:rPr>
        <w:t>s</w:t>
      </w:r>
      <w:r w:rsidR="0043248A" w:rsidRPr="00A12542">
        <w:rPr>
          <w:rFonts w:asciiTheme="majorBidi" w:hAnsiTheme="majorBidi" w:cstheme="majorBidi"/>
          <w:sz w:val="22"/>
          <w:szCs w:val="22"/>
        </w:rPr>
        <w:t>ociodemo</w:t>
      </w:r>
      <w:r w:rsidR="000E4742" w:rsidRPr="00A12542">
        <w:rPr>
          <w:rFonts w:asciiTheme="majorBidi" w:hAnsiTheme="majorBidi" w:cstheme="majorBidi"/>
          <w:sz w:val="22"/>
          <w:szCs w:val="22"/>
        </w:rPr>
        <w:t>graphic variables</w:t>
      </w:r>
      <w:r w:rsidR="00A94FD7" w:rsidRPr="00A12542">
        <w:rPr>
          <w:rFonts w:asciiTheme="majorBidi" w:hAnsiTheme="majorBidi" w:cstheme="majorBidi"/>
          <w:sz w:val="22"/>
          <w:szCs w:val="22"/>
        </w:rPr>
        <w:t xml:space="preserve"> consisting of</w:t>
      </w:r>
      <w:r w:rsidR="000E4742" w:rsidRPr="00A12542">
        <w:rPr>
          <w:rFonts w:asciiTheme="majorBidi" w:hAnsiTheme="majorBidi" w:cstheme="majorBidi"/>
          <w:sz w:val="22"/>
          <w:szCs w:val="22"/>
        </w:rPr>
        <w:t xml:space="preserve"> place</w:t>
      </w:r>
      <w:r w:rsidR="00A47C9C" w:rsidRPr="00A12542">
        <w:rPr>
          <w:rFonts w:asciiTheme="majorBidi" w:hAnsiTheme="majorBidi" w:cstheme="majorBidi"/>
          <w:sz w:val="22"/>
          <w:szCs w:val="22"/>
        </w:rPr>
        <w:t xml:space="preserve"> of residence</w:t>
      </w:r>
      <w:r w:rsidR="00F17C1F" w:rsidRPr="00A12542">
        <w:rPr>
          <w:rFonts w:asciiTheme="majorBidi" w:hAnsiTheme="majorBidi" w:cstheme="majorBidi"/>
          <w:sz w:val="22"/>
          <w:szCs w:val="22"/>
        </w:rPr>
        <w:t xml:space="preserve"> (rural/urban)</w:t>
      </w:r>
      <w:r w:rsidR="00A47C9C" w:rsidRPr="00A12542">
        <w:rPr>
          <w:rFonts w:asciiTheme="majorBidi" w:hAnsiTheme="majorBidi" w:cstheme="majorBidi"/>
          <w:sz w:val="22"/>
          <w:szCs w:val="22"/>
        </w:rPr>
        <w:t>,</w:t>
      </w:r>
      <w:r w:rsidR="00A94FD7" w:rsidRPr="00A12542">
        <w:rPr>
          <w:rFonts w:asciiTheme="majorBidi" w:hAnsiTheme="majorBidi" w:cstheme="majorBidi"/>
          <w:sz w:val="22"/>
          <w:szCs w:val="22"/>
        </w:rPr>
        <w:t xml:space="preserve"> and</w:t>
      </w:r>
      <w:r w:rsidR="00A47C9C" w:rsidRPr="00A12542">
        <w:rPr>
          <w:rFonts w:asciiTheme="majorBidi" w:hAnsiTheme="majorBidi" w:cstheme="majorBidi"/>
          <w:sz w:val="22"/>
          <w:szCs w:val="22"/>
        </w:rPr>
        <w:t xml:space="preserve"> ecological belt</w:t>
      </w:r>
      <w:r w:rsidR="00F17C1F" w:rsidRPr="00A12542">
        <w:rPr>
          <w:rFonts w:asciiTheme="majorBidi" w:hAnsiTheme="majorBidi" w:cstheme="majorBidi"/>
          <w:sz w:val="22"/>
          <w:szCs w:val="22"/>
        </w:rPr>
        <w:t xml:space="preserve"> (</w:t>
      </w:r>
      <w:r w:rsidR="000E2398">
        <w:rPr>
          <w:rFonts w:asciiTheme="majorBidi" w:hAnsiTheme="majorBidi" w:cstheme="majorBidi"/>
          <w:sz w:val="22"/>
          <w:szCs w:val="22"/>
        </w:rPr>
        <w:t>mountain/hill/terai</w:t>
      </w:r>
      <w:r w:rsidR="00F17C1F" w:rsidRPr="00A12542">
        <w:rPr>
          <w:rFonts w:asciiTheme="majorBidi" w:hAnsiTheme="majorBidi" w:cstheme="majorBidi"/>
          <w:sz w:val="22"/>
          <w:szCs w:val="22"/>
        </w:rPr>
        <w:t xml:space="preserve">), </w:t>
      </w:r>
      <w:r w:rsidR="00A94FD7" w:rsidRPr="00A12542">
        <w:rPr>
          <w:rFonts w:asciiTheme="majorBidi" w:hAnsiTheme="majorBidi" w:cstheme="majorBidi"/>
          <w:sz w:val="22"/>
          <w:szCs w:val="22"/>
        </w:rPr>
        <w:t>c</w:t>
      </w:r>
      <w:r w:rsidR="002D6EAD" w:rsidRPr="00A12542">
        <w:rPr>
          <w:rFonts w:asciiTheme="majorBidi" w:hAnsiTheme="majorBidi" w:cstheme="majorBidi"/>
          <w:sz w:val="22"/>
          <w:szCs w:val="22"/>
        </w:rPr>
        <w:t>hild</w:t>
      </w:r>
      <w:r w:rsidR="00221A6D" w:rsidRPr="00A12542">
        <w:rPr>
          <w:rFonts w:asciiTheme="majorBidi" w:hAnsiTheme="majorBidi" w:cstheme="majorBidi"/>
          <w:sz w:val="22"/>
          <w:szCs w:val="22"/>
        </w:rPr>
        <w:t>-</w:t>
      </w:r>
      <w:r w:rsidR="002D6EAD" w:rsidRPr="00A12542">
        <w:rPr>
          <w:rFonts w:asciiTheme="majorBidi" w:hAnsiTheme="majorBidi" w:cstheme="majorBidi"/>
          <w:sz w:val="22"/>
          <w:szCs w:val="22"/>
        </w:rPr>
        <w:t xml:space="preserve">related </w:t>
      </w:r>
      <w:r w:rsidR="000E2398">
        <w:rPr>
          <w:rFonts w:asciiTheme="majorBidi" w:hAnsiTheme="majorBidi" w:cstheme="majorBidi"/>
          <w:sz w:val="22"/>
          <w:szCs w:val="22"/>
        </w:rPr>
        <w:t>variable</w:t>
      </w:r>
      <w:ins w:id="109" w:author="Bikram Adhikari (bdhikari)" w:date="2025-12-02T15:50:00Z" w16du:dateUtc="2025-12-02T21:50:00Z">
        <w:r w:rsidR="00CB5D2C">
          <w:rPr>
            <w:rFonts w:asciiTheme="majorBidi" w:hAnsiTheme="majorBidi" w:cstheme="majorBidi"/>
            <w:sz w:val="22"/>
            <w:szCs w:val="22"/>
          </w:rPr>
          <w:t xml:space="preserve"> </w:t>
        </w:r>
      </w:ins>
      <w:del w:id="110" w:author="Bikram Adhikari (bdhikari)" w:date="2025-12-02T15:50:00Z" w16du:dateUtc="2025-12-02T21:50:00Z">
        <w:r w:rsidR="000E2398" w:rsidDel="00CB5D2C">
          <w:rPr>
            <w:rFonts w:asciiTheme="majorBidi" w:hAnsiTheme="majorBidi" w:cstheme="majorBidi"/>
            <w:sz w:val="22"/>
            <w:szCs w:val="22"/>
          </w:rPr>
          <w:delText>s</w:delText>
        </w:r>
        <w:r w:rsidR="00A94FD7" w:rsidRPr="00A12542" w:rsidDel="00CB5D2C">
          <w:rPr>
            <w:rFonts w:asciiTheme="majorBidi" w:hAnsiTheme="majorBidi" w:cstheme="majorBidi"/>
            <w:sz w:val="22"/>
            <w:szCs w:val="22"/>
          </w:rPr>
          <w:delText xml:space="preserve"> </w:delText>
        </w:r>
      </w:del>
      <w:ins w:id="111" w:author="Bikram Adhikari (bdhikari)" w:date="2025-12-02T15:50:00Z" w16du:dateUtc="2025-12-02T21:50:00Z">
        <w:r w:rsidR="00ED12CD">
          <w:rPr>
            <w:rFonts w:asciiTheme="majorBidi" w:hAnsiTheme="majorBidi" w:cstheme="majorBidi"/>
            <w:sz w:val="22"/>
            <w:szCs w:val="22"/>
          </w:rPr>
          <w:t xml:space="preserve">consisting of </w:t>
        </w:r>
      </w:ins>
      <w:del w:id="112" w:author="Bikram Adhikari (bdhikari)" w:date="2025-12-02T15:50:00Z" w16du:dateUtc="2025-12-02T21:50:00Z">
        <w:r w:rsidR="00A94FD7" w:rsidRPr="00A12542" w:rsidDel="00CB5D2C">
          <w:rPr>
            <w:rFonts w:asciiTheme="majorBidi" w:hAnsiTheme="majorBidi" w:cstheme="majorBidi"/>
            <w:sz w:val="22"/>
            <w:szCs w:val="22"/>
          </w:rPr>
          <w:delText xml:space="preserve">consisting </w:delText>
        </w:r>
        <w:r w:rsidR="0015283C" w:rsidDel="00CB5D2C">
          <w:rPr>
            <w:rFonts w:asciiTheme="majorBidi" w:hAnsiTheme="majorBidi" w:cstheme="majorBidi"/>
            <w:sz w:val="22"/>
            <w:szCs w:val="22"/>
          </w:rPr>
          <w:delText xml:space="preserve">of the </w:delText>
        </w:r>
        <w:r w:rsidR="00A94FD7" w:rsidRPr="00A12542" w:rsidDel="00CB5D2C">
          <w:rPr>
            <w:rFonts w:asciiTheme="majorBidi" w:hAnsiTheme="majorBidi" w:cstheme="majorBidi"/>
            <w:sz w:val="22"/>
            <w:szCs w:val="22"/>
          </w:rPr>
          <w:delText>age</w:delText>
        </w:r>
        <w:r w:rsidR="009F7833" w:rsidRPr="00A12542" w:rsidDel="00CB5D2C">
          <w:rPr>
            <w:rFonts w:asciiTheme="majorBidi" w:hAnsiTheme="majorBidi" w:cstheme="majorBidi"/>
            <w:sz w:val="22"/>
            <w:szCs w:val="22"/>
          </w:rPr>
          <w:delText xml:space="preserve"> of </w:delText>
        </w:r>
        <w:r w:rsidR="000E2398" w:rsidDel="00CB5D2C">
          <w:rPr>
            <w:rFonts w:asciiTheme="majorBidi" w:hAnsiTheme="majorBidi" w:cstheme="majorBidi"/>
            <w:sz w:val="22"/>
            <w:szCs w:val="22"/>
          </w:rPr>
          <w:delText xml:space="preserve">the </w:delText>
        </w:r>
        <w:r w:rsidR="009F7833" w:rsidRPr="00A12542" w:rsidDel="00CB5D2C">
          <w:rPr>
            <w:rFonts w:asciiTheme="majorBidi" w:hAnsiTheme="majorBidi" w:cstheme="majorBidi"/>
            <w:sz w:val="22"/>
            <w:szCs w:val="22"/>
          </w:rPr>
          <w:delText xml:space="preserve">child (in months) </w:delText>
        </w:r>
        <w:r w:rsidR="0037462D" w:rsidRPr="00A12542" w:rsidDel="00CB5D2C">
          <w:rPr>
            <w:rFonts w:asciiTheme="majorBidi" w:hAnsiTheme="majorBidi" w:cstheme="majorBidi"/>
            <w:sz w:val="22"/>
            <w:szCs w:val="22"/>
          </w:rPr>
          <w:delText xml:space="preserve">and </w:delText>
        </w:r>
      </w:del>
      <w:r w:rsidR="009F7833" w:rsidRPr="00A12542">
        <w:rPr>
          <w:rFonts w:asciiTheme="majorBidi" w:hAnsiTheme="majorBidi" w:cstheme="majorBidi"/>
          <w:sz w:val="22"/>
          <w:szCs w:val="22"/>
        </w:rPr>
        <w:t xml:space="preserve">sex of </w:t>
      </w:r>
      <w:r w:rsidR="000E2398">
        <w:rPr>
          <w:rFonts w:asciiTheme="majorBidi" w:hAnsiTheme="majorBidi" w:cstheme="majorBidi"/>
          <w:sz w:val="22"/>
          <w:szCs w:val="22"/>
        </w:rPr>
        <w:t xml:space="preserve">the </w:t>
      </w:r>
      <w:r w:rsidR="009F7833" w:rsidRPr="00A12542">
        <w:rPr>
          <w:rFonts w:asciiTheme="majorBidi" w:hAnsiTheme="majorBidi" w:cstheme="majorBidi"/>
          <w:sz w:val="22"/>
          <w:szCs w:val="22"/>
        </w:rPr>
        <w:t>child (male/female</w:t>
      </w:r>
      <w:r w:rsidR="00C25902" w:rsidRPr="00A12542">
        <w:rPr>
          <w:rFonts w:asciiTheme="majorBidi" w:hAnsiTheme="majorBidi" w:cstheme="majorBidi"/>
          <w:sz w:val="22"/>
          <w:szCs w:val="22"/>
        </w:rPr>
        <w:t>)</w:t>
      </w:r>
      <w:r w:rsidR="00A94FD7" w:rsidRPr="00A12542">
        <w:rPr>
          <w:rFonts w:asciiTheme="majorBidi" w:hAnsiTheme="majorBidi" w:cstheme="majorBidi"/>
          <w:sz w:val="22"/>
          <w:szCs w:val="22"/>
        </w:rPr>
        <w:t>, and parents</w:t>
      </w:r>
      <w:r w:rsidR="00221A6D" w:rsidRPr="00A12542">
        <w:rPr>
          <w:rFonts w:asciiTheme="majorBidi" w:hAnsiTheme="majorBidi" w:cstheme="majorBidi"/>
          <w:sz w:val="22"/>
          <w:szCs w:val="22"/>
        </w:rPr>
        <w:t>-related variables</w:t>
      </w:r>
      <w:r w:rsidR="00A94FD7" w:rsidRPr="00A12542">
        <w:rPr>
          <w:rFonts w:asciiTheme="majorBidi" w:hAnsiTheme="majorBidi" w:cstheme="majorBidi"/>
          <w:sz w:val="22"/>
          <w:szCs w:val="22"/>
        </w:rPr>
        <w:t xml:space="preserve"> consisting of</w:t>
      </w:r>
      <w:r w:rsidR="000511C4" w:rsidRPr="00A12542">
        <w:rPr>
          <w:rFonts w:asciiTheme="majorBidi" w:hAnsiTheme="majorBidi" w:cstheme="majorBidi"/>
          <w:sz w:val="22"/>
          <w:szCs w:val="22"/>
        </w:rPr>
        <w:t xml:space="preserve"> </w:t>
      </w:r>
      <w:r w:rsidR="00AE32C5" w:rsidRPr="00A12542">
        <w:rPr>
          <w:rFonts w:asciiTheme="majorBidi" w:hAnsiTheme="majorBidi" w:cstheme="majorBidi"/>
          <w:sz w:val="22"/>
          <w:szCs w:val="22"/>
        </w:rPr>
        <w:t>parity (Primipara/Multipara)</w:t>
      </w:r>
      <w:ins w:id="113" w:author="Bikram Adhikari (bdhikari)" w:date="2025-12-02T16:10:00Z" w16du:dateUtc="2025-12-02T22:10:00Z">
        <w:r w:rsidR="00557714">
          <w:rPr>
            <w:rFonts w:asciiTheme="majorBidi" w:hAnsiTheme="majorBidi" w:cstheme="majorBidi"/>
            <w:sz w:val="22"/>
            <w:szCs w:val="22"/>
          </w:rPr>
          <w:t>, mother’s anemia status (</w:t>
        </w:r>
        <w:r w:rsidR="00557714" w:rsidRPr="00557714">
          <w:rPr>
            <w:rFonts w:asciiTheme="majorBidi" w:hAnsiTheme="majorBidi" w:cstheme="majorBidi"/>
            <w:sz w:val="22"/>
            <w:szCs w:val="22"/>
            <w:rPrChange w:id="114" w:author="Bikram Adhikari (bdhikari)" w:date="2025-12-02T16:10:00Z" w16du:dateUtc="2025-12-02T22:10:00Z">
              <w:rPr>
                <w:rFonts w:asciiTheme="majorBidi" w:hAnsiTheme="majorBidi" w:cstheme="majorBidi"/>
                <w:sz w:val="18"/>
                <w:szCs w:val="18"/>
              </w:rPr>
            </w:rPrChange>
          </w:rPr>
          <w:t xml:space="preserve">a mother was considered anemic if the level was less than 11.0 gm/deciliter. </w:t>
        </w:r>
        <w:r w:rsidR="00557714" w:rsidRPr="00557714">
          <w:rPr>
            <w:rFonts w:asciiTheme="majorBidi" w:hAnsiTheme="majorBidi" w:cstheme="majorBidi"/>
            <w:sz w:val="22"/>
            <w:szCs w:val="22"/>
            <w:rPrChange w:id="115" w:author="Bikram Adhikari (bdhikari)" w:date="2025-12-02T16:10:00Z" w16du:dateUtc="2025-12-02T22:10:00Z">
              <w:rPr>
                <w:rFonts w:asciiTheme="majorBidi" w:hAnsiTheme="majorBidi" w:cstheme="majorBidi"/>
                <w:sz w:val="18"/>
                <w:szCs w:val="18"/>
              </w:rPr>
            </w:rPrChange>
          </w:rPr>
          <w:fldChar w:fldCharType="begin"/>
        </w:r>
      </w:ins>
      <w:r w:rsidR="0022396A">
        <w:rPr>
          <w:rFonts w:asciiTheme="majorBidi" w:hAnsiTheme="majorBidi" w:cstheme="majorBidi"/>
          <w:sz w:val="22"/>
          <w:szCs w:val="22"/>
        </w:rPr>
        <w:instrText xml:space="preserve"> ADDIN ZOTERO_ITEM CSL_CITATION {"citationID":"3ePRxePV","properties":{"formattedCitation":"[13]","plainCitation":"[13]","noteIndex":0},"citationItems":[{"id":653,"uris":["http://zotero.org/users/3118180/items/V9GGFC5V"],"itemData":{"id":653,"type":"report","event-place":"Kathmandu,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ins w:id="116" w:author="Bikram Adhikari (bdhikari)" w:date="2025-12-02T16:10:00Z" w16du:dateUtc="2025-12-02T22:10:00Z">
        <w:r w:rsidR="00557714" w:rsidRPr="00557714">
          <w:rPr>
            <w:rFonts w:asciiTheme="majorBidi" w:hAnsiTheme="majorBidi" w:cstheme="majorBidi"/>
            <w:sz w:val="22"/>
            <w:szCs w:val="22"/>
            <w:rPrChange w:id="117" w:author="Bikram Adhikari (bdhikari)" w:date="2025-12-02T16:10:00Z" w16du:dateUtc="2025-12-02T22:10:00Z">
              <w:rPr>
                <w:rFonts w:asciiTheme="majorBidi" w:hAnsiTheme="majorBidi" w:cstheme="majorBidi"/>
                <w:sz w:val="18"/>
                <w:szCs w:val="18"/>
              </w:rPr>
            </w:rPrChange>
          </w:rPr>
          <w:fldChar w:fldCharType="separate"/>
        </w:r>
        <w:r w:rsidR="00557714" w:rsidRPr="00557714">
          <w:rPr>
            <w:rFonts w:asciiTheme="majorBidi" w:hAnsiTheme="majorBidi" w:cstheme="majorBidi"/>
            <w:sz w:val="22"/>
            <w:szCs w:val="22"/>
            <w:rPrChange w:id="118" w:author="Bikram Adhikari (bdhikari)" w:date="2025-12-02T16:10:00Z" w16du:dateUtc="2025-12-02T22:10:00Z">
              <w:rPr>
                <w:rFonts w:asciiTheme="majorBidi" w:hAnsiTheme="majorBidi" w:cstheme="majorBidi"/>
                <w:sz w:val="18"/>
                <w:szCs w:val="18"/>
              </w:rPr>
            </w:rPrChange>
          </w:rPr>
          <w:t>[13]</w:t>
        </w:r>
        <w:r w:rsidR="00557714" w:rsidRPr="00557714">
          <w:rPr>
            <w:rFonts w:asciiTheme="majorBidi" w:hAnsiTheme="majorBidi" w:cstheme="majorBidi"/>
            <w:sz w:val="22"/>
            <w:szCs w:val="22"/>
            <w:rPrChange w:id="119" w:author="Bikram Adhikari (bdhikari)" w:date="2025-12-02T16:10:00Z" w16du:dateUtc="2025-12-02T22:10:00Z">
              <w:rPr>
                <w:rFonts w:asciiTheme="majorBidi" w:hAnsiTheme="majorBidi" w:cstheme="majorBidi"/>
                <w:sz w:val="18"/>
                <w:szCs w:val="18"/>
              </w:rPr>
            </w:rPrChange>
          </w:rPr>
          <w:fldChar w:fldCharType="end"/>
        </w:r>
        <w:r w:rsidR="00557714">
          <w:rPr>
            <w:rFonts w:asciiTheme="majorBidi" w:hAnsiTheme="majorBidi" w:cstheme="majorBidi"/>
            <w:sz w:val="22"/>
            <w:szCs w:val="22"/>
          </w:rPr>
          <w:t>)</w:t>
        </w:r>
      </w:ins>
      <w:r w:rsidR="00A94FD7" w:rsidRPr="00A12542">
        <w:rPr>
          <w:rFonts w:asciiTheme="majorBidi" w:hAnsiTheme="majorBidi" w:cstheme="majorBidi"/>
          <w:sz w:val="22"/>
          <w:szCs w:val="22"/>
        </w:rPr>
        <w:t xml:space="preserve"> and father’s education (no education/basic level/secondary and higher level).</w:t>
      </w:r>
    </w:p>
    <w:p w14:paraId="559177A3" w14:textId="77777777" w:rsidR="00C25902" w:rsidRPr="00A12542" w:rsidRDefault="00C25902" w:rsidP="00775DF7">
      <w:pPr>
        <w:spacing w:line="360" w:lineRule="auto"/>
        <w:jc w:val="both"/>
        <w:rPr>
          <w:rFonts w:asciiTheme="majorBidi" w:hAnsiTheme="majorBidi" w:cstheme="majorBidi"/>
          <w:sz w:val="22"/>
          <w:szCs w:val="22"/>
        </w:rPr>
      </w:pPr>
    </w:p>
    <w:p w14:paraId="56629848" w14:textId="5EC216E9" w:rsidR="00D22E1C" w:rsidRPr="00A12542" w:rsidRDefault="00D22E1C" w:rsidP="00775DF7">
      <w:pPr>
        <w:spacing w:line="360" w:lineRule="auto"/>
        <w:jc w:val="both"/>
        <w:rPr>
          <w:rFonts w:asciiTheme="majorBidi" w:hAnsiTheme="majorBidi" w:cstheme="majorBidi"/>
          <w:sz w:val="22"/>
          <w:szCs w:val="22"/>
        </w:rPr>
      </w:pPr>
      <w:r w:rsidRPr="00A12542">
        <w:rPr>
          <w:rFonts w:asciiTheme="majorBidi" w:hAnsiTheme="majorBidi" w:cstheme="majorBidi"/>
          <w:i/>
          <w:iCs/>
          <w:sz w:val="22"/>
          <w:szCs w:val="22"/>
        </w:rPr>
        <w:lastRenderedPageBreak/>
        <w:t xml:space="preserve">Statistical </w:t>
      </w:r>
      <w:r w:rsidR="003B6DAB" w:rsidRPr="00A12542">
        <w:rPr>
          <w:rFonts w:asciiTheme="majorBidi" w:hAnsiTheme="majorBidi" w:cstheme="majorBidi"/>
          <w:i/>
          <w:iCs/>
          <w:sz w:val="22"/>
          <w:szCs w:val="22"/>
        </w:rPr>
        <w:t>analysis</w:t>
      </w:r>
    </w:p>
    <w:p w14:paraId="6217E6BE" w14:textId="74A873B9" w:rsidR="001005AC" w:rsidRDefault="239F97A0" w:rsidP="3F0A6228">
      <w:pPr>
        <w:spacing w:line="360" w:lineRule="auto"/>
        <w:jc w:val="both"/>
        <w:rPr>
          <w:rFonts w:asciiTheme="majorBidi" w:hAnsiTheme="majorBidi" w:cstheme="majorBidi"/>
          <w:sz w:val="22"/>
          <w:szCs w:val="22"/>
        </w:rPr>
      </w:pPr>
      <w:r w:rsidRPr="3F0A6228">
        <w:rPr>
          <w:rFonts w:asciiTheme="majorBidi" w:hAnsiTheme="majorBidi" w:cstheme="majorBidi"/>
          <w:sz w:val="22"/>
          <w:szCs w:val="22"/>
        </w:rPr>
        <w:t xml:space="preserve">We </w:t>
      </w:r>
      <w:r w:rsidR="7B1DE2FE" w:rsidRPr="3F0A6228">
        <w:rPr>
          <w:rFonts w:asciiTheme="majorBidi" w:hAnsiTheme="majorBidi" w:cstheme="majorBidi"/>
          <w:sz w:val="22"/>
          <w:szCs w:val="22"/>
        </w:rPr>
        <w:t>conduct</w:t>
      </w:r>
      <w:r w:rsidR="3402E99D" w:rsidRPr="3F0A6228">
        <w:rPr>
          <w:rFonts w:asciiTheme="majorBidi" w:hAnsiTheme="majorBidi" w:cstheme="majorBidi"/>
          <w:sz w:val="22"/>
          <w:szCs w:val="22"/>
        </w:rPr>
        <w:t>ed</w:t>
      </w:r>
      <w:r w:rsidR="7B1DE2FE" w:rsidRPr="3F0A6228">
        <w:rPr>
          <w:rFonts w:asciiTheme="majorBidi" w:hAnsiTheme="majorBidi" w:cstheme="majorBidi"/>
          <w:sz w:val="22"/>
          <w:szCs w:val="22"/>
        </w:rPr>
        <w:t xml:space="preserve"> pre-analytical processing </w:t>
      </w:r>
      <w:r w:rsidR="175F7F93" w:rsidRPr="3F0A6228">
        <w:rPr>
          <w:rFonts w:asciiTheme="majorBidi" w:hAnsiTheme="majorBidi" w:cstheme="majorBidi"/>
          <w:sz w:val="22"/>
          <w:szCs w:val="22"/>
        </w:rPr>
        <w:t xml:space="preserve">and statistical analysis using </w:t>
      </w:r>
      <w:r w:rsidR="1F7956A3" w:rsidRPr="3F0A6228">
        <w:rPr>
          <w:rFonts w:asciiTheme="majorBidi" w:hAnsiTheme="majorBidi" w:cstheme="majorBidi"/>
          <w:sz w:val="22"/>
          <w:szCs w:val="22"/>
        </w:rPr>
        <w:t>R version 4.3.2</w:t>
      </w:r>
      <w:r w:rsidR="00070554" w:rsidRPr="3F0A6228">
        <w:rPr>
          <w:rFonts w:asciiTheme="majorBidi" w:hAnsiTheme="majorBidi" w:cstheme="majorBidi"/>
          <w:sz w:val="22"/>
          <w:szCs w:val="22"/>
        </w:rPr>
        <w:t xml:space="preserve"> </w:t>
      </w:r>
      <w:r w:rsidRPr="3F0A6228">
        <w:rPr>
          <w:rFonts w:asciiTheme="majorBidi" w:hAnsiTheme="majorBidi" w:cstheme="majorBidi"/>
          <w:sz w:val="22"/>
          <w:szCs w:val="22"/>
        </w:rPr>
        <w:fldChar w:fldCharType="begin"/>
      </w:r>
      <w:r w:rsidR="00901493">
        <w:rPr>
          <w:rFonts w:asciiTheme="majorBidi" w:hAnsiTheme="majorBidi" w:cstheme="majorBidi"/>
          <w:sz w:val="22"/>
          <w:szCs w:val="22"/>
        </w:rPr>
        <w:instrText xml:space="preserve"> ADDIN ZOTERO_ITEM CSL_CITATION {"citationID":"FzVOHnnX","properties":{"formattedCitation":"[33]","plainCitation":"[33]","noteIndex":0},"citationItems":[{"id":315,"uris":["http://zotero.org/users/3118180/items/8UW3AF63"],"itemData":{"id":315,"type":"software","event-place":"Vienna, Austria","publisher-place":"Vienna, Austria","title":"R: A language and environment for statistical computing. R Foundation for Statistical Computing","URL":"https://www.R-project.org/","author":[{"family":"R Core Team","given":""}],"issued":{"date-parts":[["2022"]]}}}],"schema":"https://github.com/citation-style-language/schema/raw/master/csl-citation.json"} </w:instrText>
      </w:r>
      <w:r w:rsidRPr="3F0A6228">
        <w:rPr>
          <w:rFonts w:asciiTheme="majorBidi" w:hAnsiTheme="majorBidi" w:cstheme="majorBidi"/>
          <w:sz w:val="22"/>
          <w:szCs w:val="22"/>
        </w:rPr>
        <w:fldChar w:fldCharType="separate"/>
      </w:r>
      <w:r w:rsidR="00901493" w:rsidRPr="00901493">
        <w:rPr>
          <w:rFonts w:ascii="Times New Roman" w:hAnsi="Times New Roman" w:cs="Times New Roman"/>
          <w:sz w:val="22"/>
        </w:rPr>
        <w:t>[33]</w:t>
      </w:r>
      <w:r w:rsidRPr="3F0A6228">
        <w:rPr>
          <w:rFonts w:asciiTheme="majorBidi" w:hAnsiTheme="majorBidi" w:cstheme="majorBidi"/>
          <w:sz w:val="22"/>
          <w:szCs w:val="22"/>
        </w:rPr>
        <w:fldChar w:fldCharType="end"/>
      </w:r>
      <w:r w:rsidR="00070554" w:rsidRPr="3F0A6228">
        <w:rPr>
          <w:rFonts w:asciiTheme="majorBidi" w:hAnsiTheme="majorBidi" w:cstheme="majorBidi"/>
          <w:sz w:val="22"/>
          <w:szCs w:val="22"/>
        </w:rPr>
        <w:t xml:space="preserve"> and R studio </w:t>
      </w:r>
      <w:r w:rsidRPr="3F0A6228">
        <w:rPr>
          <w:rFonts w:asciiTheme="majorBidi" w:hAnsiTheme="majorBidi" w:cstheme="majorBidi"/>
          <w:sz w:val="22"/>
          <w:szCs w:val="22"/>
        </w:rPr>
        <w:fldChar w:fldCharType="begin"/>
      </w:r>
      <w:r w:rsidR="00901493">
        <w:rPr>
          <w:rFonts w:asciiTheme="majorBidi" w:hAnsiTheme="majorBidi" w:cstheme="majorBidi"/>
          <w:sz w:val="22"/>
          <w:szCs w:val="22"/>
        </w:rPr>
        <w:instrText xml:space="preserve"> ADDIN ZOTERO_ITEM CSL_CITATION {"citationID":"WVAyfC1p","properties":{"formattedCitation":"[34]","plainCitation":"[34]","noteIndex":0},"citationItems":[{"id":316,"uris":["http://zotero.org/users/3118180/items/MPSAL4DQ"],"itemData":{"id":316,"type":"software","event-place":"RStudio, PBC, Boston, MA","publisher-place":"RStudio, PBC, Boston, MA","title":"RStudio: Integrated Development Environment for R","URL":"http://www.rstudio.com/.","author":[{"family":"RStudio Team","given":""}],"issued":{"date-parts":[["2022"]]}}}],"schema":"https://github.com/citation-style-language/schema/raw/master/csl-citation.json"} </w:instrText>
      </w:r>
      <w:r w:rsidRPr="3F0A6228">
        <w:rPr>
          <w:rFonts w:asciiTheme="majorBidi" w:hAnsiTheme="majorBidi" w:cstheme="majorBidi"/>
          <w:sz w:val="22"/>
          <w:szCs w:val="22"/>
        </w:rPr>
        <w:fldChar w:fldCharType="separate"/>
      </w:r>
      <w:r w:rsidR="00901493" w:rsidRPr="00901493">
        <w:rPr>
          <w:rFonts w:ascii="Times New Roman" w:hAnsi="Times New Roman" w:cs="Times New Roman"/>
          <w:sz w:val="22"/>
        </w:rPr>
        <w:t>[34]</w:t>
      </w:r>
      <w:r w:rsidRPr="3F0A6228">
        <w:rPr>
          <w:rFonts w:asciiTheme="majorBidi" w:hAnsiTheme="majorBidi" w:cstheme="majorBidi"/>
          <w:sz w:val="22"/>
          <w:szCs w:val="22"/>
        </w:rPr>
        <w:fldChar w:fldCharType="end"/>
      </w:r>
      <w:r w:rsidR="1F7956A3" w:rsidRPr="3F0A6228">
        <w:rPr>
          <w:rFonts w:asciiTheme="majorBidi" w:hAnsiTheme="majorBidi" w:cstheme="majorBidi"/>
          <w:sz w:val="22"/>
          <w:szCs w:val="22"/>
        </w:rPr>
        <w:t xml:space="preserve">. </w:t>
      </w:r>
      <w:r w:rsidR="4DD4251E" w:rsidRPr="3F0A6228">
        <w:rPr>
          <w:rFonts w:asciiTheme="majorBidi" w:hAnsiTheme="majorBidi" w:cstheme="majorBidi"/>
          <w:sz w:val="22"/>
          <w:szCs w:val="22"/>
        </w:rPr>
        <w:t xml:space="preserve">We </w:t>
      </w:r>
      <w:r w:rsidR="3402E99D" w:rsidRPr="3F0A6228">
        <w:rPr>
          <w:rFonts w:asciiTheme="majorBidi" w:hAnsiTheme="majorBidi" w:cstheme="majorBidi"/>
          <w:sz w:val="22"/>
          <w:szCs w:val="22"/>
        </w:rPr>
        <w:t xml:space="preserve">carried out </w:t>
      </w:r>
      <w:r w:rsidR="000E69DF" w:rsidRPr="3F0A6228">
        <w:rPr>
          <w:rFonts w:asciiTheme="majorBidi" w:hAnsiTheme="majorBidi" w:cstheme="majorBidi"/>
          <w:sz w:val="22"/>
          <w:szCs w:val="22"/>
        </w:rPr>
        <w:t>weighted</w:t>
      </w:r>
      <w:r w:rsidR="3402E99D" w:rsidRPr="3F0A6228">
        <w:rPr>
          <w:rFonts w:asciiTheme="majorBidi" w:hAnsiTheme="majorBidi" w:cstheme="majorBidi"/>
          <w:sz w:val="22"/>
          <w:szCs w:val="22"/>
        </w:rPr>
        <w:t xml:space="preserve"> </w:t>
      </w:r>
      <w:r w:rsidR="6A3EDDA1" w:rsidRPr="3F0A6228">
        <w:rPr>
          <w:rFonts w:asciiTheme="majorBidi" w:hAnsiTheme="majorBidi" w:cstheme="majorBidi"/>
          <w:sz w:val="22"/>
          <w:szCs w:val="22"/>
        </w:rPr>
        <w:t>descriptive and inferential analysis</w:t>
      </w:r>
      <w:r w:rsidR="00706F39">
        <w:rPr>
          <w:rFonts w:asciiTheme="majorBidi" w:hAnsiTheme="majorBidi" w:cstheme="majorBidi"/>
          <w:sz w:val="22"/>
          <w:szCs w:val="22"/>
        </w:rPr>
        <w:t xml:space="preserve"> using </w:t>
      </w:r>
      <w:r w:rsidR="0015283C">
        <w:rPr>
          <w:rFonts w:asciiTheme="majorBidi" w:hAnsiTheme="majorBidi" w:cstheme="majorBidi"/>
          <w:sz w:val="22"/>
          <w:szCs w:val="22"/>
        </w:rPr>
        <w:t xml:space="preserve">the </w:t>
      </w:r>
      <w:r w:rsidR="004353EB">
        <w:rPr>
          <w:rFonts w:asciiTheme="majorBidi" w:hAnsiTheme="majorBidi" w:cstheme="majorBidi"/>
          <w:sz w:val="22"/>
          <w:szCs w:val="22"/>
        </w:rPr>
        <w:t>“survey” package to address complex survey design and non-response</w:t>
      </w:r>
      <w:r w:rsidR="6A3EDDA1" w:rsidRPr="3F0A6228">
        <w:rPr>
          <w:rFonts w:asciiTheme="majorBidi" w:hAnsiTheme="majorBidi" w:cstheme="majorBidi"/>
          <w:sz w:val="22"/>
          <w:szCs w:val="22"/>
        </w:rPr>
        <w:t xml:space="preserve">. </w:t>
      </w:r>
      <w:r w:rsidR="3791115A" w:rsidRPr="3F0A6228">
        <w:rPr>
          <w:rFonts w:asciiTheme="majorBidi" w:hAnsiTheme="majorBidi" w:cstheme="majorBidi"/>
          <w:sz w:val="22"/>
          <w:szCs w:val="22"/>
        </w:rPr>
        <w:t>W</w:t>
      </w:r>
      <w:r w:rsidR="6A3EDDA1" w:rsidRPr="3F0A6228">
        <w:rPr>
          <w:rFonts w:asciiTheme="majorBidi" w:hAnsiTheme="majorBidi" w:cstheme="majorBidi"/>
          <w:sz w:val="22"/>
          <w:szCs w:val="22"/>
        </w:rPr>
        <w:t>e present</w:t>
      </w:r>
      <w:r w:rsidR="3402E99D" w:rsidRPr="3F0A6228">
        <w:rPr>
          <w:rFonts w:asciiTheme="majorBidi" w:hAnsiTheme="majorBidi" w:cstheme="majorBidi"/>
          <w:sz w:val="22"/>
          <w:szCs w:val="22"/>
        </w:rPr>
        <w:t>ed</w:t>
      </w:r>
      <w:r w:rsidR="6A3EDDA1" w:rsidRPr="3F0A6228">
        <w:rPr>
          <w:rFonts w:asciiTheme="majorBidi" w:hAnsiTheme="majorBidi" w:cstheme="majorBidi"/>
          <w:sz w:val="22"/>
          <w:szCs w:val="22"/>
        </w:rPr>
        <w:t xml:space="preserve"> </w:t>
      </w:r>
      <w:r w:rsidR="3824DD92" w:rsidRPr="3F0A6228">
        <w:rPr>
          <w:rFonts w:asciiTheme="majorBidi" w:hAnsiTheme="majorBidi" w:cstheme="majorBidi"/>
          <w:sz w:val="22"/>
          <w:szCs w:val="22"/>
        </w:rPr>
        <w:t>p</w:t>
      </w:r>
      <w:r w:rsidR="47496903" w:rsidRPr="3F0A6228">
        <w:rPr>
          <w:rFonts w:asciiTheme="majorBidi" w:hAnsiTheme="majorBidi" w:cstheme="majorBidi"/>
          <w:sz w:val="22"/>
          <w:szCs w:val="22"/>
        </w:rPr>
        <w:t>arametric numerical variables as mean (</w:t>
      </w:r>
      <w:r w:rsidR="329BDAF7" w:rsidRPr="3F0A6228">
        <w:rPr>
          <w:rFonts w:asciiTheme="majorBidi" w:hAnsiTheme="majorBidi" w:cstheme="majorBidi"/>
          <w:sz w:val="22"/>
          <w:szCs w:val="22"/>
        </w:rPr>
        <w:t>standard de</w:t>
      </w:r>
      <w:r w:rsidR="16E2CEC2" w:rsidRPr="3F0A6228">
        <w:rPr>
          <w:rFonts w:asciiTheme="majorBidi" w:hAnsiTheme="majorBidi" w:cstheme="majorBidi"/>
          <w:sz w:val="22"/>
          <w:szCs w:val="22"/>
        </w:rPr>
        <w:t>viation</w:t>
      </w:r>
      <w:r w:rsidR="47496903" w:rsidRPr="3F0A6228">
        <w:rPr>
          <w:rFonts w:asciiTheme="majorBidi" w:hAnsiTheme="majorBidi" w:cstheme="majorBidi"/>
          <w:sz w:val="22"/>
          <w:szCs w:val="22"/>
        </w:rPr>
        <w:t xml:space="preserve">) </w:t>
      </w:r>
      <w:r w:rsidR="74104F29" w:rsidRPr="3F0A6228">
        <w:rPr>
          <w:rFonts w:asciiTheme="majorBidi" w:hAnsiTheme="majorBidi" w:cstheme="majorBidi"/>
          <w:sz w:val="22"/>
          <w:szCs w:val="22"/>
        </w:rPr>
        <w:t>a</w:t>
      </w:r>
      <w:r w:rsidR="4032C444" w:rsidRPr="3F0A6228">
        <w:rPr>
          <w:rFonts w:asciiTheme="majorBidi" w:hAnsiTheme="majorBidi" w:cstheme="majorBidi"/>
          <w:sz w:val="22"/>
          <w:szCs w:val="22"/>
        </w:rPr>
        <w:t>nd</w:t>
      </w:r>
      <w:r w:rsidR="74104F29" w:rsidRPr="3F0A6228">
        <w:rPr>
          <w:rFonts w:asciiTheme="majorBidi" w:hAnsiTheme="majorBidi" w:cstheme="majorBidi"/>
          <w:sz w:val="22"/>
          <w:szCs w:val="22"/>
        </w:rPr>
        <w:t xml:space="preserve"> non-parametric numerical variables as median (interquartile range)</w:t>
      </w:r>
      <w:r w:rsidRPr="3F0A6228">
        <w:rPr>
          <w:rFonts w:asciiTheme="majorBidi" w:hAnsiTheme="majorBidi" w:cstheme="majorBidi"/>
          <w:sz w:val="22"/>
          <w:szCs w:val="22"/>
        </w:rPr>
        <w:t xml:space="preserve"> with their 95% confidence interval</w:t>
      </w:r>
      <w:r w:rsidR="00A74C5D" w:rsidRPr="3F0A6228">
        <w:rPr>
          <w:rFonts w:asciiTheme="majorBidi" w:hAnsiTheme="majorBidi" w:cstheme="majorBidi"/>
          <w:sz w:val="22"/>
          <w:szCs w:val="22"/>
        </w:rPr>
        <w:t xml:space="preserve"> (CI)</w:t>
      </w:r>
      <w:r w:rsidR="74104F29" w:rsidRPr="3F0A6228">
        <w:rPr>
          <w:rFonts w:asciiTheme="majorBidi" w:hAnsiTheme="majorBidi" w:cstheme="majorBidi"/>
          <w:sz w:val="22"/>
          <w:szCs w:val="22"/>
        </w:rPr>
        <w:t xml:space="preserve">. </w:t>
      </w:r>
      <w:r w:rsidR="6A3EDDA1" w:rsidRPr="3F0A6228">
        <w:rPr>
          <w:rFonts w:asciiTheme="majorBidi" w:hAnsiTheme="majorBidi" w:cstheme="majorBidi"/>
          <w:sz w:val="22"/>
          <w:szCs w:val="22"/>
        </w:rPr>
        <w:t>We present</w:t>
      </w:r>
      <w:r w:rsidR="3402E99D" w:rsidRPr="3F0A6228">
        <w:rPr>
          <w:rFonts w:asciiTheme="majorBidi" w:hAnsiTheme="majorBidi" w:cstheme="majorBidi"/>
          <w:sz w:val="22"/>
          <w:szCs w:val="22"/>
        </w:rPr>
        <w:t>ed</w:t>
      </w:r>
      <w:r w:rsidR="6A3EDDA1" w:rsidRPr="3F0A6228">
        <w:rPr>
          <w:rFonts w:asciiTheme="majorBidi" w:hAnsiTheme="majorBidi" w:cstheme="majorBidi"/>
          <w:sz w:val="22"/>
          <w:szCs w:val="22"/>
        </w:rPr>
        <w:t xml:space="preserve"> c</w:t>
      </w:r>
      <w:r w:rsidR="74104F29" w:rsidRPr="3F0A6228">
        <w:rPr>
          <w:rFonts w:asciiTheme="majorBidi" w:hAnsiTheme="majorBidi" w:cstheme="majorBidi"/>
          <w:sz w:val="22"/>
          <w:szCs w:val="22"/>
        </w:rPr>
        <w:t>ategorical variables as frequency</w:t>
      </w:r>
      <w:r w:rsidRPr="3F0A6228">
        <w:rPr>
          <w:rFonts w:asciiTheme="majorBidi" w:hAnsiTheme="majorBidi" w:cstheme="majorBidi"/>
          <w:sz w:val="22"/>
          <w:szCs w:val="22"/>
        </w:rPr>
        <w:t xml:space="preserve">, </w:t>
      </w:r>
      <w:r w:rsidR="0015283C">
        <w:rPr>
          <w:rFonts w:asciiTheme="majorBidi" w:hAnsiTheme="majorBidi" w:cstheme="majorBidi"/>
          <w:sz w:val="22"/>
          <w:szCs w:val="22"/>
        </w:rPr>
        <w:t>percent,</w:t>
      </w:r>
      <w:r w:rsidRPr="3F0A6228">
        <w:rPr>
          <w:rFonts w:asciiTheme="majorBidi" w:hAnsiTheme="majorBidi" w:cstheme="majorBidi"/>
          <w:sz w:val="22"/>
          <w:szCs w:val="22"/>
        </w:rPr>
        <w:t xml:space="preserve"> and their 95%</w:t>
      </w:r>
      <w:r w:rsidR="00C778F7" w:rsidRPr="3F0A6228">
        <w:rPr>
          <w:rFonts w:asciiTheme="majorBidi" w:hAnsiTheme="majorBidi" w:cstheme="majorBidi"/>
          <w:sz w:val="22"/>
          <w:szCs w:val="22"/>
        </w:rPr>
        <w:t xml:space="preserve"> </w:t>
      </w:r>
      <w:r w:rsidR="00A74C5D" w:rsidRPr="3F0A6228">
        <w:rPr>
          <w:rFonts w:asciiTheme="majorBidi" w:hAnsiTheme="majorBidi" w:cstheme="majorBidi"/>
          <w:sz w:val="22"/>
          <w:szCs w:val="22"/>
        </w:rPr>
        <w:t>CI</w:t>
      </w:r>
      <w:r w:rsidRPr="3F0A6228">
        <w:rPr>
          <w:rFonts w:asciiTheme="majorBidi" w:hAnsiTheme="majorBidi" w:cstheme="majorBidi"/>
          <w:sz w:val="22"/>
          <w:szCs w:val="22"/>
        </w:rPr>
        <w:t>.</w:t>
      </w:r>
      <w:r w:rsidR="42C8EC20" w:rsidRPr="3F0A6228">
        <w:rPr>
          <w:rFonts w:asciiTheme="majorBidi" w:hAnsiTheme="majorBidi" w:cstheme="majorBidi"/>
          <w:sz w:val="22"/>
          <w:szCs w:val="22"/>
        </w:rPr>
        <w:t xml:space="preserve"> </w:t>
      </w:r>
      <w:r w:rsidR="3791115A" w:rsidRPr="3F0A6228">
        <w:rPr>
          <w:rFonts w:asciiTheme="majorBidi" w:hAnsiTheme="majorBidi" w:cstheme="majorBidi"/>
          <w:sz w:val="22"/>
          <w:szCs w:val="22"/>
        </w:rPr>
        <w:t>W</w:t>
      </w:r>
      <w:r w:rsidR="64BBEE9D" w:rsidRPr="3F0A6228">
        <w:rPr>
          <w:rFonts w:asciiTheme="majorBidi" w:hAnsiTheme="majorBidi" w:cstheme="majorBidi"/>
          <w:sz w:val="22"/>
          <w:szCs w:val="22"/>
        </w:rPr>
        <w:t>e compute</w:t>
      </w:r>
      <w:r w:rsidR="3402E99D" w:rsidRPr="3F0A6228">
        <w:rPr>
          <w:rFonts w:asciiTheme="majorBidi" w:hAnsiTheme="majorBidi" w:cstheme="majorBidi"/>
          <w:sz w:val="22"/>
          <w:szCs w:val="22"/>
        </w:rPr>
        <w:t>d</w:t>
      </w:r>
      <w:r w:rsidR="64BBEE9D" w:rsidRPr="3F0A6228">
        <w:rPr>
          <w:rFonts w:asciiTheme="majorBidi" w:hAnsiTheme="majorBidi" w:cstheme="majorBidi"/>
          <w:sz w:val="22"/>
          <w:szCs w:val="22"/>
        </w:rPr>
        <w:t xml:space="preserve"> </w:t>
      </w:r>
      <w:r w:rsidR="48D3863D" w:rsidRPr="3F0A6228">
        <w:rPr>
          <w:rFonts w:asciiTheme="majorBidi" w:hAnsiTheme="majorBidi" w:cstheme="majorBidi"/>
          <w:sz w:val="22"/>
          <w:szCs w:val="22"/>
        </w:rPr>
        <w:t>the</w:t>
      </w:r>
      <w:r w:rsidR="562FE212" w:rsidRPr="3F0A6228">
        <w:rPr>
          <w:rFonts w:asciiTheme="majorBidi" w:hAnsiTheme="majorBidi" w:cstheme="majorBidi"/>
          <w:sz w:val="22"/>
          <w:szCs w:val="22"/>
        </w:rPr>
        <w:t xml:space="preserve"> </w:t>
      </w:r>
      <w:r w:rsidR="64BBEE9D" w:rsidRPr="3F0A6228">
        <w:rPr>
          <w:rFonts w:asciiTheme="majorBidi" w:hAnsiTheme="majorBidi" w:cstheme="majorBidi"/>
          <w:sz w:val="22"/>
          <w:szCs w:val="22"/>
        </w:rPr>
        <w:t>prevalence</w:t>
      </w:r>
      <w:r w:rsidR="186C920C" w:rsidRPr="3F0A6228">
        <w:rPr>
          <w:rFonts w:asciiTheme="majorBidi" w:hAnsiTheme="majorBidi" w:cstheme="majorBidi"/>
          <w:sz w:val="22"/>
          <w:szCs w:val="22"/>
        </w:rPr>
        <w:t xml:space="preserve"> and 95% CI</w:t>
      </w:r>
      <w:r w:rsidR="64BBEE9D" w:rsidRPr="3F0A6228">
        <w:rPr>
          <w:rFonts w:asciiTheme="majorBidi" w:hAnsiTheme="majorBidi" w:cstheme="majorBidi"/>
          <w:sz w:val="22"/>
          <w:szCs w:val="22"/>
        </w:rPr>
        <w:t xml:space="preserve"> </w:t>
      </w:r>
      <w:r w:rsidR="285E026A" w:rsidRPr="3F0A6228">
        <w:rPr>
          <w:rFonts w:asciiTheme="majorBidi" w:hAnsiTheme="majorBidi" w:cstheme="majorBidi"/>
          <w:sz w:val="22"/>
          <w:szCs w:val="22"/>
        </w:rPr>
        <w:t xml:space="preserve">using </w:t>
      </w:r>
      <w:r w:rsidR="1B0CDA71" w:rsidRPr="3F0A6228">
        <w:rPr>
          <w:rFonts w:asciiTheme="majorBidi" w:hAnsiTheme="majorBidi" w:cstheme="majorBidi"/>
          <w:sz w:val="22"/>
          <w:szCs w:val="22"/>
        </w:rPr>
        <w:t xml:space="preserve">the </w:t>
      </w:r>
      <w:r w:rsidR="605FAC46" w:rsidRPr="3F0A6228">
        <w:rPr>
          <w:rFonts w:asciiTheme="majorBidi" w:hAnsiTheme="majorBidi" w:cstheme="majorBidi"/>
          <w:sz w:val="22"/>
          <w:szCs w:val="22"/>
        </w:rPr>
        <w:t>Wilson</w:t>
      </w:r>
      <w:r w:rsidR="285E026A" w:rsidRPr="3F0A6228">
        <w:rPr>
          <w:rFonts w:asciiTheme="majorBidi" w:hAnsiTheme="majorBidi" w:cstheme="majorBidi"/>
          <w:sz w:val="22"/>
          <w:szCs w:val="22"/>
        </w:rPr>
        <w:t xml:space="preserve"> method</w:t>
      </w:r>
      <w:r w:rsidR="59DCED7C" w:rsidRPr="3F0A6228">
        <w:rPr>
          <w:rFonts w:asciiTheme="majorBidi" w:hAnsiTheme="majorBidi" w:cstheme="majorBidi"/>
          <w:sz w:val="22"/>
          <w:szCs w:val="22"/>
        </w:rPr>
        <w:t>.</w:t>
      </w:r>
      <w:r w:rsidR="001C773B" w:rsidRPr="3F0A6228">
        <w:rPr>
          <w:rFonts w:asciiTheme="majorBidi" w:hAnsiTheme="majorBidi" w:cstheme="majorBidi"/>
          <w:sz w:val="22"/>
          <w:szCs w:val="22"/>
        </w:rPr>
        <w:t xml:space="preserve"> </w:t>
      </w:r>
    </w:p>
    <w:p w14:paraId="51B0AF56" w14:textId="65160BC5" w:rsidR="00E5182F" w:rsidRDefault="42C8EC20" w:rsidP="001245B7">
      <w:pPr>
        <w:spacing w:line="360" w:lineRule="auto"/>
        <w:rPr>
          <w:rFonts w:asciiTheme="majorBidi" w:hAnsiTheme="majorBidi" w:cstheme="majorBidi"/>
          <w:b/>
          <w:bCs/>
          <w:sz w:val="22"/>
          <w:szCs w:val="22"/>
        </w:rPr>
      </w:pPr>
      <w:r w:rsidRPr="0ECD4335">
        <w:rPr>
          <w:rFonts w:asciiTheme="majorBidi" w:hAnsiTheme="majorBidi" w:cstheme="majorBidi"/>
          <w:sz w:val="22"/>
          <w:szCs w:val="22"/>
        </w:rPr>
        <w:t xml:space="preserve">We </w:t>
      </w:r>
      <w:r w:rsidR="3402E99D" w:rsidRPr="0ECD4335">
        <w:rPr>
          <w:rFonts w:asciiTheme="majorBidi" w:hAnsiTheme="majorBidi" w:cstheme="majorBidi"/>
          <w:sz w:val="22"/>
          <w:szCs w:val="22"/>
        </w:rPr>
        <w:t>performed</w:t>
      </w:r>
      <w:r w:rsidR="7D45F1CD" w:rsidRPr="0ECD4335">
        <w:rPr>
          <w:rFonts w:asciiTheme="majorBidi" w:hAnsiTheme="majorBidi" w:cstheme="majorBidi"/>
          <w:sz w:val="22"/>
          <w:szCs w:val="22"/>
        </w:rPr>
        <w:t xml:space="preserve"> </w:t>
      </w:r>
      <w:r w:rsidR="56567220" w:rsidRPr="0ECD4335">
        <w:rPr>
          <w:rFonts w:asciiTheme="majorBidi" w:hAnsiTheme="majorBidi" w:cstheme="majorBidi"/>
          <w:sz w:val="22"/>
          <w:szCs w:val="22"/>
        </w:rPr>
        <w:t>multivariable</w:t>
      </w:r>
      <w:r w:rsidR="562FE212" w:rsidRPr="0ECD4335">
        <w:rPr>
          <w:rFonts w:asciiTheme="majorBidi" w:hAnsiTheme="majorBidi" w:cstheme="majorBidi"/>
          <w:sz w:val="22"/>
          <w:szCs w:val="22"/>
        </w:rPr>
        <w:t xml:space="preserve"> </w:t>
      </w:r>
      <w:r w:rsidR="4FC6AB31" w:rsidRPr="0ECD4335">
        <w:rPr>
          <w:rFonts w:asciiTheme="majorBidi" w:hAnsiTheme="majorBidi" w:cstheme="majorBidi"/>
          <w:sz w:val="22"/>
          <w:szCs w:val="22"/>
        </w:rPr>
        <w:t>multinomial logistic regression</w:t>
      </w:r>
      <w:r w:rsidR="1668CE30" w:rsidRPr="0ECD4335">
        <w:rPr>
          <w:rFonts w:asciiTheme="majorBidi" w:hAnsiTheme="majorBidi" w:cstheme="majorBidi"/>
          <w:sz w:val="22"/>
          <w:szCs w:val="22"/>
        </w:rPr>
        <w:t xml:space="preserve">, </w:t>
      </w:r>
      <w:r w:rsidR="099E5EF0" w:rsidRPr="0ECD4335">
        <w:rPr>
          <w:rFonts w:asciiTheme="majorBidi" w:hAnsiTheme="majorBidi" w:cstheme="majorBidi"/>
          <w:sz w:val="22"/>
          <w:szCs w:val="22"/>
        </w:rPr>
        <w:t xml:space="preserve">to determine </w:t>
      </w:r>
      <w:r w:rsidR="101F991C" w:rsidRPr="0ECD4335">
        <w:rPr>
          <w:rFonts w:asciiTheme="majorBidi" w:hAnsiTheme="majorBidi" w:cstheme="majorBidi"/>
          <w:sz w:val="22"/>
          <w:szCs w:val="22"/>
        </w:rPr>
        <w:t>the</w:t>
      </w:r>
      <w:r w:rsidR="562FE212" w:rsidRPr="0ECD4335">
        <w:rPr>
          <w:rFonts w:asciiTheme="majorBidi" w:hAnsiTheme="majorBidi" w:cstheme="majorBidi"/>
          <w:sz w:val="22"/>
          <w:szCs w:val="22"/>
        </w:rPr>
        <w:t xml:space="preserve"> </w:t>
      </w:r>
      <w:r w:rsidR="099E5EF0" w:rsidRPr="0ECD4335">
        <w:rPr>
          <w:rFonts w:asciiTheme="majorBidi" w:hAnsiTheme="majorBidi" w:cstheme="majorBidi"/>
          <w:sz w:val="22"/>
          <w:szCs w:val="22"/>
        </w:rPr>
        <w:t>association</w:t>
      </w:r>
      <w:r w:rsidR="0FCF7AC8" w:rsidRPr="0ECD4335">
        <w:rPr>
          <w:rFonts w:asciiTheme="majorBidi" w:hAnsiTheme="majorBidi" w:cstheme="majorBidi"/>
          <w:sz w:val="22"/>
          <w:szCs w:val="22"/>
        </w:rPr>
        <w:t xml:space="preserve"> between </w:t>
      </w:r>
      <w:r w:rsidR="3D670E56" w:rsidRPr="0ECD4335">
        <w:rPr>
          <w:rFonts w:asciiTheme="majorBidi" w:hAnsiTheme="majorBidi" w:cstheme="majorBidi"/>
          <w:sz w:val="22"/>
          <w:szCs w:val="22"/>
        </w:rPr>
        <w:t>the</w:t>
      </w:r>
      <w:r w:rsidR="562FE212" w:rsidRPr="0ECD4335">
        <w:rPr>
          <w:rFonts w:asciiTheme="majorBidi" w:hAnsiTheme="majorBidi" w:cstheme="majorBidi"/>
          <w:sz w:val="22"/>
          <w:szCs w:val="22"/>
        </w:rPr>
        <w:t xml:space="preserve"> </w:t>
      </w:r>
      <w:r w:rsidR="6C025962" w:rsidRPr="0ECD4335">
        <w:rPr>
          <w:rFonts w:asciiTheme="majorBidi" w:hAnsiTheme="majorBidi" w:cstheme="majorBidi"/>
          <w:sz w:val="22"/>
          <w:szCs w:val="22"/>
        </w:rPr>
        <w:t>co-existence of stunting, wasting</w:t>
      </w:r>
      <w:r w:rsidR="0015283C" w:rsidRPr="0ECD4335">
        <w:rPr>
          <w:rFonts w:asciiTheme="majorBidi" w:hAnsiTheme="majorBidi" w:cstheme="majorBidi"/>
          <w:sz w:val="22"/>
          <w:szCs w:val="22"/>
        </w:rPr>
        <w:t>,</w:t>
      </w:r>
      <w:r w:rsidR="6C025962" w:rsidRPr="0ECD4335">
        <w:rPr>
          <w:rFonts w:asciiTheme="majorBidi" w:hAnsiTheme="majorBidi" w:cstheme="majorBidi"/>
          <w:sz w:val="22"/>
          <w:szCs w:val="22"/>
        </w:rPr>
        <w:t xml:space="preserve"> and anemia</w:t>
      </w:r>
      <w:r w:rsidR="5D1DBC20" w:rsidRPr="0ECD4335">
        <w:rPr>
          <w:rFonts w:asciiTheme="majorBidi" w:hAnsiTheme="majorBidi" w:cstheme="majorBidi"/>
          <w:sz w:val="22"/>
          <w:szCs w:val="22"/>
        </w:rPr>
        <w:t xml:space="preserve"> (</w:t>
      </w:r>
      <w:r w:rsidR="3E9C3567" w:rsidRPr="0ECD4335">
        <w:rPr>
          <w:rFonts w:asciiTheme="majorBidi" w:hAnsiTheme="majorBidi" w:cstheme="majorBidi"/>
          <w:sz w:val="22"/>
          <w:szCs w:val="22"/>
        </w:rPr>
        <w:t>n</w:t>
      </w:r>
      <w:r w:rsidR="5D1DBC20" w:rsidRPr="0ECD4335">
        <w:rPr>
          <w:rFonts w:asciiTheme="majorBidi" w:hAnsiTheme="majorBidi" w:cstheme="majorBidi"/>
          <w:sz w:val="22"/>
          <w:szCs w:val="22"/>
        </w:rPr>
        <w:t>ormal/</w:t>
      </w:r>
      <w:r w:rsidR="3E9C3567" w:rsidRPr="0ECD4335">
        <w:rPr>
          <w:rFonts w:asciiTheme="majorBidi" w:hAnsiTheme="majorBidi" w:cstheme="majorBidi"/>
          <w:sz w:val="22"/>
          <w:szCs w:val="22"/>
        </w:rPr>
        <w:t>u</w:t>
      </w:r>
      <w:r w:rsidR="61DF28DB" w:rsidRPr="0ECD4335">
        <w:rPr>
          <w:rFonts w:asciiTheme="majorBidi" w:hAnsiTheme="majorBidi" w:cstheme="majorBidi"/>
          <w:sz w:val="22"/>
          <w:szCs w:val="22"/>
        </w:rPr>
        <w:t xml:space="preserve">ndernutrition </w:t>
      </w:r>
      <w:r w:rsidR="72E8BD3B" w:rsidRPr="0ECD4335">
        <w:rPr>
          <w:rFonts w:asciiTheme="majorBidi" w:hAnsiTheme="majorBidi" w:cstheme="majorBidi"/>
          <w:sz w:val="22"/>
          <w:szCs w:val="22"/>
        </w:rPr>
        <w:t>only</w:t>
      </w:r>
      <w:r w:rsidR="5D1DBC20" w:rsidRPr="0ECD4335">
        <w:rPr>
          <w:rFonts w:asciiTheme="majorBidi" w:hAnsiTheme="majorBidi" w:cstheme="majorBidi"/>
          <w:sz w:val="22"/>
          <w:szCs w:val="22"/>
        </w:rPr>
        <w:t xml:space="preserve">/ </w:t>
      </w:r>
      <w:r w:rsidR="3E9C3567" w:rsidRPr="0ECD4335">
        <w:rPr>
          <w:rFonts w:asciiTheme="majorBidi" w:hAnsiTheme="majorBidi" w:cstheme="majorBidi"/>
          <w:sz w:val="22"/>
          <w:szCs w:val="22"/>
        </w:rPr>
        <w:t>a</w:t>
      </w:r>
      <w:r w:rsidR="72E8BD3B" w:rsidRPr="0ECD4335">
        <w:rPr>
          <w:rFonts w:asciiTheme="majorBidi" w:hAnsiTheme="majorBidi" w:cstheme="majorBidi"/>
          <w:sz w:val="22"/>
          <w:szCs w:val="22"/>
        </w:rPr>
        <w:t>nemia only</w:t>
      </w:r>
      <w:r w:rsidR="57BBE826" w:rsidRPr="0ECD4335">
        <w:rPr>
          <w:rFonts w:asciiTheme="majorBidi" w:hAnsiTheme="majorBidi" w:cstheme="majorBidi"/>
          <w:sz w:val="22"/>
          <w:szCs w:val="22"/>
        </w:rPr>
        <w:t>/</w:t>
      </w:r>
      <w:r w:rsidR="72E8BD3B" w:rsidRPr="0ECD4335">
        <w:rPr>
          <w:rFonts w:asciiTheme="majorBidi" w:hAnsiTheme="majorBidi" w:cstheme="majorBidi"/>
          <w:sz w:val="22"/>
          <w:szCs w:val="22"/>
        </w:rPr>
        <w:t xml:space="preserve"> </w:t>
      </w:r>
      <w:r w:rsidR="3E9C3567" w:rsidRPr="0ECD4335">
        <w:rPr>
          <w:rFonts w:asciiTheme="majorBidi" w:hAnsiTheme="majorBidi" w:cstheme="majorBidi"/>
          <w:sz w:val="22"/>
          <w:szCs w:val="22"/>
        </w:rPr>
        <w:t>c</w:t>
      </w:r>
      <w:r w:rsidR="3D670E56" w:rsidRPr="0ECD4335">
        <w:rPr>
          <w:rFonts w:asciiTheme="majorBidi" w:hAnsiTheme="majorBidi" w:cstheme="majorBidi"/>
          <w:sz w:val="22"/>
          <w:szCs w:val="22"/>
        </w:rPr>
        <w:t>o-</w:t>
      </w:r>
      <w:r w:rsidR="307AAB99" w:rsidRPr="0ECD4335">
        <w:rPr>
          <w:rFonts w:asciiTheme="majorBidi" w:hAnsiTheme="majorBidi" w:cstheme="majorBidi"/>
          <w:sz w:val="22"/>
          <w:szCs w:val="22"/>
        </w:rPr>
        <w:t>existence</w:t>
      </w:r>
      <w:r w:rsidR="5D1DBC20" w:rsidRPr="0ECD4335">
        <w:rPr>
          <w:rFonts w:asciiTheme="majorBidi" w:hAnsiTheme="majorBidi" w:cstheme="majorBidi"/>
          <w:sz w:val="22"/>
          <w:szCs w:val="22"/>
        </w:rPr>
        <w:t>)</w:t>
      </w:r>
      <w:r w:rsidR="0F8BB5BE" w:rsidRPr="0ECD4335">
        <w:rPr>
          <w:rFonts w:asciiTheme="majorBidi" w:hAnsiTheme="majorBidi" w:cstheme="majorBidi"/>
          <w:sz w:val="22"/>
          <w:szCs w:val="22"/>
        </w:rPr>
        <w:t xml:space="preserve"> </w:t>
      </w:r>
      <w:r w:rsidR="0FCF7AC8" w:rsidRPr="0ECD4335">
        <w:rPr>
          <w:rFonts w:asciiTheme="majorBidi" w:hAnsiTheme="majorBidi" w:cstheme="majorBidi"/>
          <w:sz w:val="22"/>
          <w:szCs w:val="22"/>
        </w:rPr>
        <w:t xml:space="preserve">and </w:t>
      </w:r>
      <w:del w:id="120" w:author="Bikram Adhikari (bdhikari)" w:date="2025-11-26T21:55:00Z">
        <w:r w:rsidR="0FCF7AC8" w:rsidRPr="0ECD4335" w:rsidDel="00C37D0A">
          <w:rPr>
            <w:rFonts w:asciiTheme="majorBidi" w:hAnsiTheme="majorBidi" w:cstheme="majorBidi"/>
            <w:sz w:val="22"/>
            <w:szCs w:val="22"/>
          </w:rPr>
          <w:delText xml:space="preserve">predictor </w:delText>
        </w:r>
      </w:del>
      <w:del w:id="121" w:author="Bikram Adhikari (bdhikari)" w:date="2025-11-26T21:56:00Z">
        <w:r w:rsidR="0FCF7AC8" w:rsidRPr="0ECD4335" w:rsidDel="003839CB">
          <w:rPr>
            <w:rFonts w:asciiTheme="majorBidi" w:hAnsiTheme="majorBidi" w:cstheme="majorBidi"/>
            <w:sz w:val="22"/>
            <w:szCs w:val="22"/>
          </w:rPr>
          <w:delText>variables</w:delText>
        </w:r>
      </w:del>
      <w:ins w:id="122" w:author="Bikram Adhikari (bdhikari)" w:date="2025-11-26T21:56:00Z">
        <w:r w:rsidR="003839CB">
          <w:rPr>
            <w:rFonts w:asciiTheme="majorBidi" w:hAnsiTheme="majorBidi" w:cstheme="majorBidi"/>
            <w:sz w:val="22"/>
            <w:szCs w:val="22"/>
          </w:rPr>
          <w:t>exposure variables</w:t>
        </w:r>
      </w:ins>
      <w:ins w:id="123" w:author="Bikram Adhikari (bdhikari)" w:date="2025-12-02T14:54:00Z" w16du:dateUtc="2025-12-02T20:54:00Z">
        <w:r w:rsidR="0060328C">
          <w:rPr>
            <w:rFonts w:asciiTheme="majorBidi" w:hAnsiTheme="majorBidi" w:cstheme="majorBidi"/>
            <w:sz w:val="22"/>
            <w:szCs w:val="22"/>
          </w:rPr>
          <w:t xml:space="preserve"> </w:t>
        </w:r>
      </w:ins>
      <w:ins w:id="124" w:author="Bikram Adhikari (bdhikari)" w:date="2025-12-02T14:55:00Z" w16du:dateUtc="2025-12-02T20:55:00Z">
        <w:r w:rsidR="00D71454">
          <w:rPr>
            <w:rFonts w:asciiTheme="majorBidi" w:hAnsiTheme="majorBidi" w:cstheme="majorBidi"/>
            <w:sz w:val="22"/>
            <w:szCs w:val="22"/>
          </w:rPr>
          <w:t>li</w:t>
        </w:r>
      </w:ins>
      <w:ins w:id="125" w:author="Bikram Adhikari (bdhikari)" w:date="2025-12-02T14:56:00Z" w16du:dateUtc="2025-12-02T20:56:00Z">
        <w:r w:rsidR="00D71454">
          <w:rPr>
            <w:rFonts w:asciiTheme="majorBidi" w:hAnsiTheme="majorBidi" w:cstheme="majorBidi"/>
            <w:sz w:val="22"/>
            <w:szCs w:val="22"/>
          </w:rPr>
          <w:t>sted in table 1</w:t>
        </w:r>
      </w:ins>
      <w:ins w:id="126" w:author="Bikram Adhikari (bdhikari)" w:date="2025-12-02T14:59:00Z" w16du:dateUtc="2025-12-02T20:59:00Z">
        <w:r w:rsidR="00826A58">
          <w:rPr>
            <w:rFonts w:asciiTheme="majorBidi" w:hAnsiTheme="majorBidi" w:cstheme="majorBidi"/>
            <w:sz w:val="22"/>
            <w:szCs w:val="22"/>
          </w:rPr>
          <w:t xml:space="preserve">, </w:t>
        </w:r>
      </w:ins>
      <w:ins w:id="127" w:author="Bikram Adhikari (bdhikari)" w:date="2025-11-26T21:56:00Z">
        <w:r w:rsidR="003839CB">
          <w:rPr>
            <w:rFonts w:asciiTheme="majorBidi" w:hAnsiTheme="majorBidi" w:cstheme="majorBidi"/>
            <w:sz w:val="22"/>
            <w:szCs w:val="22"/>
          </w:rPr>
          <w:t>adjusting for potential confounding variables</w:t>
        </w:r>
      </w:ins>
      <w:ins w:id="128" w:author="Bikram Adhikari (bdhikari)" w:date="2025-12-02T14:57:00Z" w16du:dateUtc="2025-12-02T20:57:00Z">
        <w:r w:rsidR="00467B73">
          <w:rPr>
            <w:rFonts w:asciiTheme="majorBidi" w:hAnsiTheme="majorBidi" w:cstheme="majorBidi"/>
            <w:sz w:val="22"/>
            <w:szCs w:val="22"/>
          </w:rPr>
          <w:t xml:space="preserve"> (</w:t>
        </w:r>
        <w:r w:rsidR="00467B73" w:rsidRPr="00467B73">
          <w:rPr>
            <w:rFonts w:asciiTheme="majorBidi" w:hAnsiTheme="majorBidi" w:cstheme="majorBidi"/>
            <w:sz w:val="22"/>
            <w:szCs w:val="22"/>
          </w:rPr>
          <w:t>place of residence, ecological belt, age of the child, sex of the child, mother's parity, father’s education</w:t>
        </w:r>
        <w:r w:rsidR="00467B73">
          <w:rPr>
            <w:rFonts w:asciiTheme="majorBidi" w:hAnsiTheme="majorBidi" w:cstheme="majorBidi"/>
            <w:sz w:val="22"/>
            <w:szCs w:val="22"/>
          </w:rPr>
          <w:t>)</w:t>
        </w:r>
      </w:ins>
      <w:r w:rsidR="0FCF7AC8" w:rsidRPr="0ECD4335">
        <w:rPr>
          <w:rFonts w:asciiTheme="majorBidi" w:hAnsiTheme="majorBidi" w:cstheme="majorBidi"/>
          <w:sz w:val="22"/>
          <w:szCs w:val="22"/>
        </w:rPr>
        <w:t>.</w:t>
      </w:r>
      <w:r w:rsidR="10BD412C" w:rsidRPr="0ECD4335">
        <w:rPr>
          <w:rFonts w:asciiTheme="majorBidi" w:hAnsiTheme="majorBidi" w:cstheme="majorBidi"/>
          <w:sz w:val="22"/>
          <w:szCs w:val="22"/>
        </w:rPr>
        <w:t xml:space="preserve"> </w:t>
      </w:r>
      <w:r w:rsidR="00DA3C4E" w:rsidRPr="0ECD4335">
        <w:rPr>
          <w:rFonts w:asciiTheme="majorBidi" w:hAnsiTheme="majorBidi" w:cstheme="majorBidi"/>
          <w:sz w:val="22"/>
          <w:szCs w:val="22"/>
        </w:rPr>
        <w:t xml:space="preserve">We performed binary logistic regression to determine </w:t>
      </w:r>
      <w:r w:rsidR="0015283C" w:rsidRPr="0ECD4335">
        <w:rPr>
          <w:rFonts w:asciiTheme="majorBidi" w:hAnsiTheme="majorBidi" w:cstheme="majorBidi"/>
          <w:sz w:val="22"/>
          <w:szCs w:val="22"/>
        </w:rPr>
        <w:t xml:space="preserve">the </w:t>
      </w:r>
      <w:r w:rsidR="00423744" w:rsidRPr="0ECD4335">
        <w:rPr>
          <w:rFonts w:asciiTheme="majorBidi" w:hAnsiTheme="majorBidi" w:cstheme="majorBidi"/>
          <w:sz w:val="22"/>
          <w:szCs w:val="22"/>
        </w:rPr>
        <w:t>association</w:t>
      </w:r>
      <w:r w:rsidR="00DA3C4E" w:rsidRPr="0ECD4335">
        <w:rPr>
          <w:rFonts w:asciiTheme="majorBidi" w:hAnsiTheme="majorBidi" w:cstheme="majorBidi"/>
          <w:sz w:val="22"/>
          <w:szCs w:val="22"/>
        </w:rPr>
        <w:t xml:space="preserve"> between undernutrition or anemia with the </w:t>
      </w:r>
      <w:ins w:id="129" w:author="Bikram Adhikari (bdhikari)" w:date="2025-12-02T14:50:00Z" w16du:dateUtc="2025-12-02T20:50:00Z">
        <w:r w:rsidR="0098453D">
          <w:rPr>
            <w:rFonts w:asciiTheme="majorBidi" w:hAnsiTheme="majorBidi" w:cstheme="majorBidi"/>
            <w:sz w:val="22"/>
            <w:szCs w:val="22"/>
          </w:rPr>
          <w:t xml:space="preserve">exposure </w:t>
        </w:r>
      </w:ins>
      <w:del w:id="130" w:author="Bikram Adhikari (bdhikari)" w:date="2025-12-02T14:50:00Z" w16du:dateUtc="2025-12-02T20:50:00Z">
        <w:r w:rsidR="00DA3C4E" w:rsidRPr="0ECD4335" w:rsidDel="0098453D">
          <w:rPr>
            <w:rFonts w:asciiTheme="majorBidi" w:hAnsiTheme="majorBidi" w:cstheme="majorBidi"/>
            <w:sz w:val="22"/>
            <w:szCs w:val="22"/>
          </w:rPr>
          <w:delText xml:space="preserve">predictor </w:delText>
        </w:r>
      </w:del>
      <w:r w:rsidR="00DA3C4E" w:rsidRPr="0ECD4335">
        <w:rPr>
          <w:rFonts w:asciiTheme="majorBidi" w:hAnsiTheme="majorBidi" w:cstheme="majorBidi"/>
          <w:sz w:val="22"/>
          <w:szCs w:val="22"/>
        </w:rPr>
        <w:t xml:space="preserve">variables. </w:t>
      </w:r>
      <w:r w:rsidR="00EE0A12" w:rsidRPr="0ECD4335">
        <w:rPr>
          <w:rFonts w:asciiTheme="majorBidi" w:hAnsiTheme="majorBidi" w:cstheme="majorBidi"/>
          <w:sz w:val="22"/>
          <w:szCs w:val="22"/>
        </w:rPr>
        <w:t xml:space="preserve">We </w:t>
      </w:r>
      <w:r w:rsidR="00145688" w:rsidRPr="0ECD4335">
        <w:rPr>
          <w:rFonts w:asciiTheme="majorBidi" w:hAnsiTheme="majorBidi" w:cstheme="majorBidi"/>
          <w:sz w:val="22"/>
          <w:szCs w:val="22"/>
        </w:rPr>
        <w:t xml:space="preserve">checked for multicollinearity using </w:t>
      </w:r>
      <w:r w:rsidR="00CD5B18" w:rsidRPr="0ECD4335">
        <w:rPr>
          <w:rFonts w:asciiTheme="majorBidi" w:hAnsiTheme="majorBidi" w:cstheme="majorBidi"/>
          <w:sz w:val="22"/>
          <w:szCs w:val="22"/>
        </w:rPr>
        <w:t xml:space="preserve">variance inflation </w:t>
      </w:r>
      <w:r w:rsidR="00DA62C1" w:rsidRPr="0ECD4335">
        <w:rPr>
          <w:rFonts w:asciiTheme="majorBidi" w:hAnsiTheme="majorBidi" w:cstheme="majorBidi"/>
          <w:sz w:val="22"/>
          <w:szCs w:val="22"/>
        </w:rPr>
        <w:t>factor (</w:t>
      </w:r>
      <w:r w:rsidR="4524BACC" w:rsidRPr="0ECD4335">
        <w:rPr>
          <w:rFonts w:asciiTheme="majorBidi" w:hAnsiTheme="majorBidi" w:cstheme="majorBidi"/>
          <w:sz w:val="22"/>
          <w:szCs w:val="22"/>
        </w:rPr>
        <w:t>VIF)</w:t>
      </w:r>
      <w:r w:rsidR="00CD5B18" w:rsidRPr="0ECD4335">
        <w:rPr>
          <w:rFonts w:asciiTheme="majorBidi" w:hAnsiTheme="majorBidi" w:cstheme="majorBidi"/>
          <w:sz w:val="22"/>
          <w:szCs w:val="22"/>
        </w:rPr>
        <w:t xml:space="preserve"> and removed province </w:t>
      </w:r>
      <w:r w:rsidR="000523AB" w:rsidRPr="0ECD4335">
        <w:rPr>
          <w:rFonts w:asciiTheme="majorBidi" w:hAnsiTheme="majorBidi" w:cstheme="majorBidi"/>
          <w:sz w:val="22"/>
          <w:szCs w:val="22"/>
        </w:rPr>
        <w:t>(</w:t>
      </w:r>
      <w:r w:rsidR="00963757" w:rsidRPr="0ECD4335">
        <w:rPr>
          <w:rFonts w:asciiTheme="majorBidi" w:hAnsiTheme="majorBidi" w:cstheme="majorBidi"/>
          <w:sz w:val="22"/>
          <w:szCs w:val="22"/>
        </w:rPr>
        <w:t>VIF= 13.</w:t>
      </w:r>
      <w:r w:rsidR="00BC43E2" w:rsidRPr="0ECD4335">
        <w:rPr>
          <w:rFonts w:asciiTheme="majorBidi" w:hAnsiTheme="majorBidi" w:cstheme="majorBidi"/>
          <w:sz w:val="22"/>
          <w:szCs w:val="22"/>
        </w:rPr>
        <w:t>31</w:t>
      </w:r>
      <w:r w:rsidR="00470561" w:rsidRPr="0ECD4335">
        <w:rPr>
          <w:rFonts w:asciiTheme="majorBidi" w:hAnsiTheme="majorBidi" w:cstheme="majorBidi"/>
          <w:sz w:val="22"/>
          <w:szCs w:val="22"/>
        </w:rPr>
        <w:t xml:space="preserve">, greater than the cutoff of </w:t>
      </w:r>
      <w:r w:rsidR="00963757" w:rsidRPr="0ECD4335">
        <w:rPr>
          <w:rFonts w:asciiTheme="majorBidi" w:hAnsiTheme="majorBidi" w:cstheme="majorBidi"/>
          <w:sz w:val="22"/>
          <w:szCs w:val="22"/>
        </w:rPr>
        <w:t>10</w:t>
      </w:r>
      <w:r w:rsidR="000523AB" w:rsidRPr="0ECD4335">
        <w:rPr>
          <w:rFonts w:asciiTheme="majorBidi" w:hAnsiTheme="majorBidi" w:cstheme="majorBidi"/>
          <w:sz w:val="22"/>
          <w:szCs w:val="22"/>
        </w:rPr>
        <w:t xml:space="preserve">) </w:t>
      </w:r>
      <w:r w:rsidR="00CD5B18" w:rsidRPr="0ECD4335">
        <w:rPr>
          <w:rFonts w:asciiTheme="majorBidi" w:hAnsiTheme="majorBidi" w:cstheme="majorBidi"/>
          <w:sz w:val="22"/>
          <w:szCs w:val="22"/>
        </w:rPr>
        <w:t>from</w:t>
      </w:r>
      <w:r w:rsidR="00DA3C4E" w:rsidRPr="0ECD4335">
        <w:rPr>
          <w:rFonts w:asciiTheme="majorBidi" w:hAnsiTheme="majorBidi" w:cstheme="majorBidi"/>
          <w:sz w:val="22"/>
          <w:szCs w:val="22"/>
        </w:rPr>
        <w:t xml:space="preserve"> the regression models</w:t>
      </w:r>
      <w:r w:rsidR="4FA9DC74" w:rsidRPr="0ECD4335">
        <w:rPr>
          <w:rFonts w:asciiTheme="majorBidi" w:hAnsiTheme="majorBidi" w:cstheme="majorBidi"/>
          <w:sz w:val="22"/>
          <w:szCs w:val="22"/>
        </w:rPr>
        <w:t xml:space="preserve">, as the information provided by the province variable was contained by the region </w:t>
      </w:r>
      <w:r w:rsidR="611FDC86" w:rsidRPr="0ECD4335">
        <w:rPr>
          <w:rFonts w:asciiTheme="majorBidi" w:hAnsiTheme="majorBidi" w:cstheme="majorBidi"/>
          <w:sz w:val="22"/>
          <w:szCs w:val="22"/>
        </w:rPr>
        <w:t xml:space="preserve">and urban status </w:t>
      </w:r>
      <w:r w:rsidR="4FA9DC74" w:rsidRPr="0ECD4335">
        <w:rPr>
          <w:rFonts w:asciiTheme="majorBidi" w:hAnsiTheme="majorBidi" w:cstheme="majorBidi"/>
          <w:sz w:val="22"/>
          <w:szCs w:val="22"/>
        </w:rPr>
        <w:t>variable</w:t>
      </w:r>
      <w:r w:rsidR="1CF065E3" w:rsidRPr="0ECD4335">
        <w:rPr>
          <w:rFonts w:asciiTheme="majorBidi" w:hAnsiTheme="majorBidi" w:cstheme="majorBidi"/>
          <w:sz w:val="22"/>
          <w:szCs w:val="22"/>
        </w:rPr>
        <w:t>s</w:t>
      </w:r>
      <w:r w:rsidR="4FA9DC74" w:rsidRPr="0ECD4335">
        <w:rPr>
          <w:rFonts w:asciiTheme="majorBidi" w:hAnsiTheme="majorBidi" w:cstheme="majorBidi"/>
          <w:sz w:val="22"/>
          <w:szCs w:val="22"/>
        </w:rPr>
        <w:t>.</w:t>
      </w:r>
      <w:r w:rsidR="305E1F48" w:rsidRPr="0ECD4335">
        <w:rPr>
          <w:rFonts w:asciiTheme="majorBidi" w:hAnsiTheme="majorBidi" w:cstheme="majorBidi"/>
          <w:sz w:val="22"/>
          <w:szCs w:val="22"/>
        </w:rPr>
        <w:t xml:space="preserve"> </w:t>
      </w:r>
      <w:r w:rsidR="63C7FAF0" w:rsidRPr="0ECD4335">
        <w:rPr>
          <w:rFonts w:asciiTheme="majorBidi" w:hAnsiTheme="majorBidi" w:cstheme="majorBidi"/>
          <w:sz w:val="22"/>
          <w:szCs w:val="22"/>
        </w:rPr>
        <w:t>All regression analyses were conducted using complete cases after excluding observations with missing data.</w:t>
      </w:r>
      <w:r w:rsidR="00245BEF" w:rsidRPr="0ECD4335">
        <w:rPr>
          <w:rFonts w:asciiTheme="majorBidi" w:hAnsiTheme="majorBidi" w:cstheme="majorBidi"/>
          <w:sz w:val="22"/>
          <w:szCs w:val="22"/>
        </w:rPr>
        <w:t xml:space="preserve"> </w:t>
      </w:r>
      <w:r w:rsidR="4A68FEEF" w:rsidRPr="0ECD4335">
        <w:rPr>
          <w:rFonts w:asciiTheme="majorBidi" w:hAnsiTheme="majorBidi" w:cstheme="majorBidi"/>
          <w:sz w:val="22"/>
          <w:szCs w:val="22"/>
        </w:rPr>
        <w:t>We calculate</w:t>
      </w:r>
      <w:r w:rsidR="1A3F7EC0" w:rsidRPr="0ECD4335">
        <w:rPr>
          <w:rFonts w:asciiTheme="majorBidi" w:hAnsiTheme="majorBidi" w:cstheme="majorBidi"/>
          <w:sz w:val="22"/>
          <w:szCs w:val="22"/>
        </w:rPr>
        <w:t>d</w:t>
      </w:r>
      <w:r w:rsidR="4A68FEEF" w:rsidRPr="0ECD4335">
        <w:rPr>
          <w:rFonts w:asciiTheme="majorBidi" w:hAnsiTheme="majorBidi" w:cstheme="majorBidi"/>
          <w:sz w:val="22"/>
          <w:szCs w:val="22"/>
        </w:rPr>
        <w:t xml:space="preserve"> and present</w:t>
      </w:r>
      <w:r w:rsidR="1A3F7EC0" w:rsidRPr="0ECD4335">
        <w:rPr>
          <w:rFonts w:asciiTheme="majorBidi" w:hAnsiTheme="majorBidi" w:cstheme="majorBidi"/>
          <w:sz w:val="22"/>
          <w:szCs w:val="22"/>
        </w:rPr>
        <w:t>ed</w:t>
      </w:r>
      <w:r w:rsidR="4A68FEEF" w:rsidRPr="0ECD4335">
        <w:rPr>
          <w:rFonts w:asciiTheme="majorBidi" w:hAnsiTheme="majorBidi" w:cstheme="majorBidi"/>
          <w:sz w:val="22"/>
          <w:szCs w:val="22"/>
        </w:rPr>
        <w:t xml:space="preserve"> </w:t>
      </w:r>
      <w:r w:rsidR="10BD412C" w:rsidRPr="0ECD4335">
        <w:rPr>
          <w:rFonts w:asciiTheme="majorBidi" w:hAnsiTheme="majorBidi" w:cstheme="majorBidi"/>
          <w:sz w:val="22"/>
          <w:szCs w:val="22"/>
        </w:rPr>
        <w:t xml:space="preserve">crude and adjusted </w:t>
      </w:r>
      <w:r w:rsidR="1104FF60" w:rsidRPr="0ECD4335">
        <w:rPr>
          <w:rFonts w:asciiTheme="majorBidi" w:hAnsiTheme="majorBidi" w:cstheme="majorBidi"/>
          <w:sz w:val="22"/>
          <w:szCs w:val="22"/>
        </w:rPr>
        <w:t xml:space="preserve">odds </w:t>
      </w:r>
      <w:r w:rsidR="006548FC" w:rsidRPr="0ECD4335">
        <w:rPr>
          <w:rFonts w:asciiTheme="majorBidi" w:hAnsiTheme="majorBidi" w:cstheme="majorBidi"/>
          <w:sz w:val="22"/>
          <w:szCs w:val="22"/>
        </w:rPr>
        <w:t xml:space="preserve">ratio </w:t>
      </w:r>
      <w:r w:rsidR="00D2363F" w:rsidRPr="0ECD4335">
        <w:rPr>
          <w:rFonts w:asciiTheme="majorBidi" w:hAnsiTheme="majorBidi" w:cstheme="majorBidi"/>
          <w:sz w:val="22"/>
          <w:szCs w:val="22"/>
        </w:rPr>
        <w:t xml:space="preserve">(aOR) </w:t>
      </w:r>
      <w:r w:rsidR="4A68FEEF" w:rsidRPr="0ECD4335">
        <w:rPr>
          <w:rFonts w:asciiTheme="majorBidi" w:hAnsiTheme="majorBidi" w:cstheme="majorBidi"/>
          <w:sz w:val="22"/>
          <w:szCs w:val="22"/>
        </w:rPr>
        <w:t xml:space="preserve">and </w:t>
      </w:r>
      <w:r w:rsidR="006548FC" w:rsidRPr="0ECD4335">
        <w:rPr>
          <w:rFonts w:asciiTheme="majorBidi" w:hAnsiTheme="majorBidi" w:cstheme="majorBidi"/>
          <w:sz w:val="22"/>
          <w:szCs w:val="22"/>
        </w:rPr>
        <w:t xml:space="preserve">their </w:t>
      </w:r>
      <w:r w:rsidR="4A68FEEF" w:rsidRPr="0ECD4335">
        <w:rPr>
          <w:rFonts w:asciiTheme="majorBidi" w:hAnsiTheme="majorBidi" w:cstheme="majorBidi"/>
          <w:sz w:val="22"/>
          <w:szCs w:val="22"/>
        </w:rPr>
        <w:t xml:space="preserve">95% </w:t>
      </w:r>
      <w:r w:rsidR="00A74C5D" w:rsidRPr="0ECD4335">
        <w:rPr>
          <w:rFonts w:asciiTheme="majorBidi" w:hAnsiTheme="majorBidi" w:cstheme="majorBidi"/>
          <w:sz w:val="22"/>
          <w:szCs w:val="22"/>
        </w:rPr>
        <w:t>CI</w:t>
      </w:r>
      <w:r w:rsidR="10BD412C" w:rsidRPr="0ECD4335">
        <w:rPr>
          <w:rFonts w:asciiTheme="majorBidi" w:hAnsiTheme="majorBidi" w:cstheme="majorBidi"/>
          <w:sz w:val="22"/>
          <w:szCs w:val="22"/>
        </w:rPr>
        <w:t>.</w:t>
      </w:r>
      <w:r w:rsidR="00245BEF" w:rsidRPr="0ECD4335">
        <w:rPr>
          <w:rFonts w:asciiTheme="majorBidi" w:hAnsiTheme="majorBidi" w:cstheme="majorBidi"/>
          <w:sz w:val="22"/>
          <w:szCs w:val="22"/>
        </w:rPr>
        <w:t xml:space="preserve"> </w:t>
      </w:r>
      <w:r w:rsidR="00E5182F">
        <w:rPr>
          <w:rFonts w:asciiTheme="majorBidi" w:hAnsiTheme="majorBidi" w:cstheme="majorBidi"/>
          <w:b/>
          <w:bCs/>
          <w:sz w:val="22"/>
          <w:szCs w:val="22"/>
        </w:rPr>
        <w:br w:type="page"/>
      </w:r>
    </w:p>
    <w:p w14:paraId="7DD59491" w14:textId="01AFD5FB" w:rsidR="00DB5323" w:rsidRPr="001B7E62" w:rsidRDefault="00DB5323" w:rsidP="00775DF7">
      <w:pPr>
        <w:spacing w:line="360" w:lineRule="auto"/>
        <w:jc w:val="both"/>
        <w:rPr>
          <w:rFonts w:asciiTheme="majorBidi" w:hAnsiTheme="majorBidi" w:cstheme="majorBidi"/>
          <w:sz w:val="22"/>
          <w:szCs w:val="22"/>
        </w:rPr>
      </w:pPr>
      <w:r w:rsidRPr="00A12542">
        <w:rPr>
          <w:rFonts w:asciiTheme="majorBidi" w:hAnsiTheme="majorBidi" w:cstheme="majorBidi"/>
          <w:b/>
          <w:bCs/>
          <w:sz w:val="22"/>
          <w:szCs w:val="22"/>
        </w:rPr>
        <w:lastRenderedPageBreak/>
        <w:t>Results</w:t>
      </w:r>
    </w:p>
    <w:p w14:paraId="353FBA14" w14:textId="605A884B" w:rsidR="00734309" w:rsidRPr="00A12542" w:rsidRDefault="00013E54" w:rsidP="0ECD4335">
      <w:pPr>
        <w:spacing w:line="360" w:lineRule="auto"/>
        <w:jc w:val="both"/>
        <w:rPr>
          <w:rFonts w:asciiTheme="majorBidi" w:hAnsiTheme="majorBidi" w:cstheme="majorBidi"/>
          <w:sz w:val="22"/>
          <w:szCs w:val="22"/>
        </w:rPr>
      </w:pPr>
      <w:r w:rsidRPr="0ECD4335">
        <w:rPr>
          <w:rFonts w:asciiTheme="majorBidi" w:hAnsiTheme="majorBidi" w:cstheme="majorBidi"/>
          <w:sz w:val="22"/>
          <w:szCs w:val="22"/>
        </w:rPr>
        <w:t xml:space="preserve">Table 2 presents the sociodemographic characteristics of 6-59 </w:t>
      </w:r>
      <w:r w:rsidR="3B705A8B" w:rsidRPr="0ECD4335">
        <w:rPr>
          <w:rFonts w:asciiTheme="majorBidi" w:hAnsiTheme="majorBidi" w:cstheme="majorBidi"/>
          <w:sz w:val="22"/>
          <w:szCs w:val="22"/>
        </w:rPr>
        <w:t>months of</w:t>
      </w:r>
      <w:r w:rsidRPr="0ECD4335">
        <w:rPr>
          <w:rFonts w:asciiTheme="majorBidi" w:hAnsiTheme="majorBidi" w:cstheme="majorBidi"/>
          <w:sz w:val="22"/>
          <w:szCs w:val="22"/>
        </w:rPr>
        <w:t xml:space="preserve"> children stratified by </w:t>
      </w:r>
      <w:r w:rsidR="00E5538D" w:rsidRPr="0ECD4335">
        <w:rPr>
          <w:rFonts w:asciiTheme="majorBidi" w:hAnsiTheme="majorBidi" w:cstheme="majorBidi"/>
          <w:sz w:val="22"/>
          <w:szCs w:val="22"/>
        </w:rPr>
        <w:t xml:space="preserve">age. </w:t>
      </w:r>
      <w:r w:rsidR="0015283C" w:rsidRPr="0ECD4335">
        <w:rPr>
          <w:rFonts w:asciiTheme="majorBidi" w:hAnsiTheme="majorBidi" w:cstheme="majorBidi"/>
          <w:sz w:val="22"/>
          <w:szCs w:val="22"/>
        </w:rPr>
        <w:t>Of</w:t>
      </w:r>
      <w:r w:rsidR="1E59DBA8" w:rsidRPr="0ECD4335">
        <w:rPr>
          <w:rFonts w:asciiTheme="majorBidi" w:hAnsiTheme="majorBidi" w:cstheme="majorBidi"/>
          <w:sz w:val="22"/>
          <w:szCs w:val="22"/>
        </w:rPr>
        <w:t xml:space="preserve"> the</w:t>
      </w:r>
      <w:r w:rsidR="00701129" w:rsidRPr="0ECD4335">
        <w:rPr>
          <w:rFonts w:asciiTheme="majorBidi" w:hAnsiTheme="majorBidi" w:cstheme="majorBidi"/>
          <w:sz w:val="22"/>
          <w:szCs w:val="22"/>
        </w:rPr>
        <w:t xml:space="preserve"> total</w:t>
      </w:r>
      <w:r w:rsidR="35A764B6" w:rsidRPr="0ECD4335">
        <w:rPr>
          <w:rFonts w:asciiTheme="majorBidi" w:hAnsiTheme="majorBidi" w:cstheme="majorBidi"/>
          <w:sz w:val="22"/>
          <w:szCs w:val="22"/>
        </w:rPr>
        <w:t xml:space="preserve"> </w:t>
      </w:r>
      <w:r w:rsidR="0015283C" w:rsidRPr="0ECD4335">
        <w:rPr>
          <w:rFonts w:asciiTheme="majorBidi" w:hAnsiTheme="majorBidi" w:cstheme="majorBidi"/>
          <w:sz w:val="22"/>
          <w:szCs w:val="22"/>
        </w:rPr>
        <w:t xml:space="preserve">U-5 </w:t>
      </w:r>
      <w:r w:rsidR="35A764B6" w:rsidRPr="0ECD4335">
        <w:rPr>
          <w:rFonts w:asciiTheme="majorBidi" w:hAnsiTheme="majorBidi" w:cstheme="majorBidi"/>
          <w:sz w:val="22"/>
          <w:szCs w:val="22"/>
        </w:rPr>
        <w:t>children</w:t>
      </w:r>
      <w:r w:rsidR="2174B058" w:rsidRPr="0ECD4335">
        <w:rPr>
          <w:rFonts w:asciiTheme="majorBidi" w:hAnsiTheme="majorBidi" w:cstheme="majorBidi"/>
          <w:sz w:val="22"/>
          <w:szCs w:val="22"/>
        </w:rPr>
        <w:t>,</w:t>
      </w:r>
      <w:r w:rsidR="35A764B6" w:rsidRPr="0ECD4335">
        <w:rPr>
          <w:rFonts w:asciiTheme="majorBidi" w:hAnsiTheme="majorBidi" w:cstheme="majorBidi"/>
          <w:sz w:val="22"/>
          <w:szCs w:val="22"/>
        </w:rPr>
        <w:t xml:space="preserve"> 48.5% were female</w:t>
      </w:r>
      <w:r w:rsidR="1B924B7B" w:rsidRPr="0ECD4335">
        <w:rPr>
          <w:rFonts w:asciiTheme="majorBidi" w:hAnsiTheme="majorBidi" w:cstheme="majorBidi"/>
          <w:sz w:val="22"/>
          <w:szCs w:val="22"/>
        </w:rPr>
        <w:t>.</w:t>
      </w:r>
      <w:r w:rsidR="35A764B6" w:rsidRPr="0ECD4335">
        <w:rPr>
          <w:rFonts w:asciiTheme="majorBidi" w:hAnsiTheme="majorBidi" w:cstheme="majorBidi"/>
          <w:sz w:val="22"/>
          <w:szCs w:val="22"/>
        </w:rPr>
        <w:t xml:space="preserve"> </w:t>
      </w:r>
      <w:r w:rsidR="2DB9673C" w:rsidRPr="0ECD4335">
        <w:rPr>
          <w:rFonts w:asciiTheme="majorBidi" w:hAnsiTheme="majorBidi" w:cstheme="majorBidi"/>
          <w:sz w:val="22"/>
          <w:szCs w:val="22"/>
        </w:rPr>
        <w:t xml:space="preserve">Age distribution showed </w:t>
      </w:r>
      <w:r w:rsidR="35A764B6" w:rsidRPr="0ECD4335">
        <w:rPr>
          <w:rFonts w:asciiTheme="majorBidi" w:hAnsiTheme="majorBidi" w:cstheme="majorBidi"/>
          <w:sz w:val="22"/>
          <w:szCs w:val="22"/>
        </w:rPr>
        <w:t>10.</w:t>
      </w:r>
      <w:r w:rsidR="00D81E79" w:rsidRPr="0ECD4335">
        <w:rPr>
          <w:rFonts w:asciiTheme="majorBidi" w:hAnsiTheme="majorBidi" w:cstheme="majorBidi"/>
          <w:sz w:val="22"/>
          <w:szCs w:val="22"/>
        </w:rPr>
        <w:t>4</w:t>
      </w:r>
      <w:r w:rsidR="35A764B6" w:rsidRPr="0ECD4335">
        <w:rPr>
          <w:rFonts w:asciiTheme="majorBidi" w:hAnsiTheme="majorBidi" w:cstheme="majorBidi"/>
          <w:sz w:val="22"/>
          <w:szCs w:val="22"/>
        </w:rPr>
        <w:t xml:space="preserve">% </w:t>
      </w:r>
      <w:r w:rsidR="259623D0" w:rsidRPr="0ECD4335">
        <w:rPr>
          <w:rFonts w:asciiTheme="majorBidi" w:hAnsiTheme="majorBidi" w:cstheme="majorBidi"/>
          <w:sz w:val="22"/>
          <w:szCs w:val="22"/>
        </w:rPr>
        <w:t>were</w:t>
      </w:r>
      <w:r w:rsidR="35A764B6" w:rsidRPr="0ECD4335">
        <w:rPr>
          <w:rFonts w:asciiTheme="majorBidi" w:hAnsiTheme="majorBidi" w:cstheme="majorBidi"/>
          <w:sz w:val="22"/>
          <w:szCs w:val="22"/>
        </w:rPr>
        <w:t xml:space="preserve"> 6-1</w:t>
      </w:r>
      <w:ins w:id="131" w:author="Bikram Adhikari (bdhikari)" w:date="2025-12-02T15:26:00Z" w16du:dateUtc="2025-12-02T21:26:00Z">
        <w:r w:rsidR="00C259D9">
          <w:rPr>
            <w:rFonts w:asciiTheme="majorBidi" w:hAnsiTheme="majorBidi" w:cstheme="majorBidi"/>
            <w:sz w:val="22"/>
            <w:szCs w:val="22"/>
          </w:rPr>
          <w:t>2</w:t>
        </w:r>
      </w:ins>
      <w:del w:id="132" w:author="Bikram Adhikari (bdhikari)" w:date="2025-11-26T22:14:00Z">
        <w:r w:rsidR="35A764B6" w:rsidRPr="0ECD4335" w:rsidDel="005F113A">
          <w:rPr>
            <w:rFonts w:asciiTheme="majorBidi" w:hAnsiTheme="majorBidi" w:cstheme="majorBidi"/>
            <w:sz w:val="22"/>
            <w:szCs w:val="22"/>
          </w:rPr>
          <w:delText>2</w:delText>
        </w:r>
      </w:del>
      <w:r w:rsidR="35A764B6" w:rsidRPr="0ECD4335">
        <w:rPr>
          <w:rFonts w:asciiTheme="majorBidi" w:hAnsiTheme="majorBidi" w:cstheme="majorBidi"/>
          <w:sz w:val="22"/>
          <w:szCs w:val="22"/>
        </w:rPr>
        <w:t xml:space="preserve"> months</w:t>
      </w:r>
      <w:r w:rsidR="68305FAF" w:rsidRPr="0ECD4335">
        <w:rPr>
          <w:rFonts w:asciiTheme="majorBidi" w:hAnsiTheme="majorBidi" w:cstheme="majorBidi"/>
          <w:sz w:val="22"/>
          <w:szCs w:val="22"/>
        </w:rPr>
        <w:t xml:space="preserve"> old</w:t>
      </w:r>
      <w:r w:rsidR="35A764B6" w:rsidRPr="0ECD4335">
        <w:rPr>
          <w:rFonts w:asciiTheme="majorBidi" w:hAnsiTheme="majorBidi" w:cstheme="majorBidi"/>
          <w:sz w:val="22"/>
          <w:szCs w:val="22"/>
        </w:rPr>
        <w:t xml:space="preserve">, 45.8% </w:t>
      </w:r>
      <w:r w:rsidR="74CFD47B" w:rsidRPr="0ECD4335">
        <w:rPr>
          <w:rFonts w:asciiTheme="majorBidi" w:hAnsiTheme="majorBidi" w:cstheme="majorBidi"/>
          <w:sz w:val="22"/>
          <w:szCs w:val="22"/>
        </w:rPr>
        <w:t>were</w:t>
      </w:r>
      <w:r w:rsidR="35A764B6" w:rsidRPr="0ECD4335">
        <w:rPr>
          <w:rFonts w:asciiTheme="majorBidi" w:hAnsiTheme="majorBidi" w:cstheme="majorBidi"/>
          <w:sz w:val="22"/>
          <w:szCs w:val="22"/>
        </w:rPr>
        <w:t xml:space="preserve"> </w:t>
      </w:r>
      <w:del w:id="133" w:author="Bikram Adhikari (bdhikari)" w:date="2025-12-02T15:26:00Z" w16du:dateUtc="2025-12-02T21:26:00Z">
        <w:r w:rsidR="200A9277" w:rsidRPr="0ECD4335" w:rsidDel="00C259D9">
          <w:rPr>
            <w:rFonts w:asciiTheme="majorBidi" w:hAnsiTheme="majorBidi" w:cstheme="majorBidi"/>
            <w:sz w:val="22"/>
            <w:szCs w:val="22"/>
          </w:rPr>
          <w:delText>1-3</w:delText>
        </w:r>
      </w:del>
      <w:ins w:id="134" w:author="Bikram Adhikari (bdhikari)" w:date="2025-12-02T15:26:00Z" w16du:dateUtc="2025-12-02T21:26:00Z">
        <w:r w:rsidR="00C259D9">
          <w:rPr>
            <w:rFonts w:asciiTheme="majorBidi" w:hAnsiTheme="majorBidi" w:cstheme="majorBidi"/>
            <w:sz w:val="22"/>
            <w:szCs w:val="22"/>
          </w:rPr>
          <w:t>13</w:t>
        </w:r>
        <w:r w:rsidR="00985661">
          <w:rPr>
            <w:rFonts w:asciiTheme="majorBidi" w:hAnsiTheme="majorBidi" w:cstheme="majorBidi"/>
            <w:sz w:val="22"/>
            <w:szCs w:val="22"/>
          </w:rPr>
          <w:t xml:space="preserve">-36 </w:t>
        </w:r>
      </w:ins>
      <w:del w:id="135" w:author="Bikram Adhikari (bdhikari)" w:date="2025-12-02T15:26:00Z" w16du:dateUtc="2025-12-02T21:26:00Z">
        <w:r w:rsidR="200A9277" w:rsidRPr="0ECD4335" w:rsidDel="00985661">
          <w:rPr>
            <w:rFonts w:asciiTheme="majorBidi" w:hAnsiTheme="majorBidi" w:cstheme="majorBidi"/>
            <w:sz w:val="22"/>
            <w:szCs w:val="22"/>
          </w:rPr>
          <w:delText xml:space="preserve"> years</w:delText>
        </w:r>
      </w:del>
      <w:ins w:id="136" w:author="Bikram Adhikari (bdhikari)" w:date="2025-12-02T15:26:00Z" w16du:dateUtc="2025-12-02T21:26:00Z">
        <w:r w:rsidR="00985661">
          <w:rPr>
            <w:rFonts w:asciiTheme="majorBidi" w:hAnsiTheme="majorBidi" w:cstheme="majorBidi"/>
            <w:sz w:val="22"/>
            <w:szCs w:val="22"/>
          </w:rPr>
          <w:t>months</w:t>
        </w:r>
      </w:ins>
      <w:r w:rsidR="200A9277" w:rsidRPr="0ECD4335">
        <w:rPr>
          <w:rFonts w:asciiTheme="majorBidi" w:hAnsiTheme="majorBidi" w:cstheme="majorBidi"/>
          <w:sz w:val="22"/>
          <w:szCs w:val="22"/>
        </w:rPr>
        <w:t xml:space="preserve"> </w:t>
      </w:r>
      <w:r w:rsidR="520963FF" w:rsidRPr="0ECD4335">
        <w:rPr>
          <w:rFonts w:asciiTheme="majorBidi" w:hAnsiTheme="majorBidi" w:cstheme="majorBidi"/>
          <w:sz w:val="22"/>
          <w:szCs w:val="22"/>
        </w:rPr>
        <w:t xml:space="preserve">old, </w:t>
      </w:r>
      <w:r w:rsidR="200A9277" w:rsidRPr="0ECD4335">
        <w:rPr>
          <w:rFonts w:asciiTheme="majorBidi" w:hAnsiTheme="majorBidi" w:cstheme="majorBidi"/>
          <w:sz w:val="22"/>
          <w:szCs w:val="22"/>
        </w:rPr>
        <w:t xml:space="preserve">and 43.8% </w:t>
      </w:r>
      <w:r w:rsidR="1B9A51C1" w:rsidRPr="0ECD4335">
        <w:rPr>
          <w:rFonts w:asciiTheme="majorBidi" w:hAnsiTheme="majorBidi" w:cstheme="majorBidi"/>
          <w:sz w:val="22"/>
          <w:szCs w:val="22"/>
        </w:rPr>
        <w:t>were</w:t>
      </w:r>
      <w:r w:rsidR="200A9277" w:rsidRPr="0ECD4335">
        <w:rPr>
          <w:rFonts w:asciiTheme="majorBidi" w:hAnsiTheme="majorBidi" w:cstheme="majorBidi"/>
          <w:sz w:val="22"/>
          <w:szCs w:val="22"/>
        </w:rPr>
        <w:t xml:space="preserve"> </w:t>
      </w:r>
      <w:ins w:id="137" w:author="Bikram Adhikari (bdhikari)" w:date="2025-12-02T15:26:00Z" w16du:dateUtc="2025-12-02T21:26:00Z">
        <w:r w:rsidR="00985661">
          <w:rPr>
            <w:rFonts w:asciiTheme="majorBidi" w:hAnsiTheme="majorBidi" w:cstheme="majorBidi"/>
            <w:sz w:val="22"/>
            <w:szCs w:val="22"/>
          </w:rPr>
          <w:t>37-59 months</w:t>
        </w:r>
      </w:ins>
      <w:del w:id="138" w:author="Bikram Adhikari (bdhikari)" w:date="2025-12-02T15:26:00Z" w16du:dateUtc="2025-12-02T21:26:00Z">
        <w:r w:rsidR="200A9277" w:rsidRPr="0ECD4335" w:rsidDel="00985661">
          <w:rPr>
            <w:rFonts w:asciiTheme="majorBidi" w:hAnsiTheme="majorBidi" w:cstheme="majorBidi"/>
            <w:sz w:val="22"/>
            <w:szCs w:val="22"/>
          </w:rPr>
          <w:delText>4-5 y</w:delText>
        </w:r>
      </w:del>
      <w:del w:id="139" w:author="Bikram Adhikari (bdhikari)" w:date="2025-12-02T15:27:00Z" w16du:dateUtc="2025-12-02T21:27:00Z">
        <w:r w:rsidR="200A9277" w:rsidRPr="0ECD4335" w:rsidDel="00985661">
          <w:rPr>
            <w:rFonts w:asciiTheme="majorBidi" w:hAnsiTheme="majorBidi" w:cstheme="majorBidi"/>
            <w:sz w:val="22"/>
            <w:szCs w:val="22"/>
          </w:rPr>
          <w:delText>ears</w:delText>
        </w:r>
      </w:del>
      <w:r w:rsidR="6FC067E1" w:rsidRPr="0ECD4335">
        <w:rPr>
          <w:rFonts w:asciiTheme="majorBidi" w:hAnsiTheme="majorBidi" w:cstheme="majorBidi"/>
          <w:sz w:val="22"/>
          <w:szCs w:val="22"/>
        </w:rPr>
        <w:t xml:space="preserve"> old</w:t>
      </w:r>
      <w:r w:rsidR="200A9277" w:rsidRPr="0ECD4335">
        <w:rPr>
          <w:rFonts w:asciiTheme="majorBidi" w:hAnsiTheme="majorBidi" w:cstheme="majorBidi"/>
          <w:sz w:val="22"/>
          <w:szCs w:val="22"/>
        </w:rPr>
        <w:t>.</w:t>
      </w:r>
      <w:r w:rsidR="774FE34F" w:rsidRPr="0ECD4335">
        <w:rPr>
          <w:rFonts w:asciiTheme="majorBidi" w:hAnsiTheme="majorBidi" w:cstheme="majorBidi"/>
          <w:sz w:val="22"/>
          <w:szCs w:val="22"/>
        </w:rPr>
        <w:t xml:space="preserve"> M</w:t>
      </w:r>
      <w:r w:rsidR="48A3DD30" w:rsidRPr="0ECD4335">
        <w:rPr>
          <w:rFonts w:asciiTheme="majorBidi" w:hAnsiTheme="majorBidi" w:cstheme="majorBidi"/>
          <w:sz w:val="22"/>
          <w:szCs w:val="22"/>
        </w:rPr>
        <w:t>ost</w:t>
      </w:r>
      <w:r w:rsidR="715AC1B1" w:rsidRPr="0ECD4335">
        <w:rPr>
          <w:rFonts w:asciiTheme="majorBidi" w:hAnsiTheme="majorBidi" w:cstheme="majorBidi"/>
          <w:sz w:val="22"/>
          <w:szCs w:val="22"/>
        </w:rPr>
        <w:t xml:space="preserve"> children</w:t>
      </w:r>
      <w:r w:rsidR="5ACEE041" w:rsidRPr="0ECD4335">
        <w:rPr>
          <w:rFonts w:asciiTheme="majorBidi" w:hAnsiTheme="majorBidi" w:cstheme="majorBidi"/>
          <w:sz w:val="22"/>
          <w:szCs w:val="22"/>
        </w:rPr>
        <w:t xml:space="preserve"> </w:t>
      </w:r>
      <w:r w:rsidR="5ACEE041" w:rsidRPr="0ECD4335">
        <w:rPr>
          <w:rFonts w:asciiTheme="majorBidi" w:eastAsia="Times New Roman" w:hAnsiTheme="majorBidi" w:cstheme="majorBidi"/>
          <w:sz w:val="22"/>
          <w:szCs w:val="22"/>
        </w:rPr>
        <w:t>(59.1%)</w:t>
      </w:r>
      <w:r w:rsidR="715AC1B1" w:rsidRPr="0ECD4335">
        <w:rPr>
          <w:rFonts w:asciiTheme="majorBidi" w:hAnsiTheme="majorBidi" w:cstheme="majorBidi"/>
          <w:sz w:val="22"/>
          <w:szCs w:val="22"/>
        </w:rPr>
        <w:t xml:space="preserve"> were from </w:t>
      </w:r>
      <w:r w:rsidR="00FE58E3" w:rsidRPr="0ECD4335">
        <w:rPr>
          <w:rFonts w:asciiTheme="majorBidi" w:hAnsiTheme="majorBidi" w:cstheme="majorBidi"/>
          <w:sz w:val="22"/>
          <w:szCs w:val="22"/>
        </w:rPr>
        <w:t>the Terai</w:t>
      </w:r>
      <w:r w:rsidR="51715111" w:rsidRPr="0ECD4335">
        <w:rPr>
          <w:rFonts w:asciiTheme="majorBidi" w:hAnsiTheme="majorBidi" w:cstheme="majorBidi"/>
          <w:sz w:val="22"/>
          <w:szCs w:val="22"/>
        </w:rPr>
        <w:t xml:space="preserve"> </w:t>
      </w:r>
      <w:r w:rsidR="6CB26436" w:rsidRPr="0ECD4335">
        <w:rPr>
          <w:rFonts w:asciiTheme="majorBidi" w:hAnsiTheme="majorBidi" w:cstheme="majorBidi"/>
          <w:sz w:val="22"/>
          <w:szCs w:val="22"/>
        </w:rPr>
        <w:t>region,</w:t>
      </w:r>
      <w:r w:rsidR="51715111" w:rsidRPr="0ECD4335">
        <w:rPr>
          <w:rFonts w:asciiTheme="majorBidi" w:hAnsiTheme="majorBidi" w:cstheme="majorBidi"/>
          <w:sz w:val="22"/>
          <w:szCs w:val="22"/>
        </w:rPr>
        <w:t xml:space="preserve"> </w:t>
      </w:r>
      <w:r w:rsidR="21C34E5A" w:rsidRPr="0ECD4335">
        <w:rPr>
          <w:rFonts w:asciiTheme="majorBidi" w:hAnsiTheme="majorBidi" w:cstheme="majorBidi"/>
          <w:sz w:val="22"/>
          <w:szCs w:val="22"/>
        </w:rPr>
        <w:t xml:space="preserve">while the fewest </w:t>
      </w:r>
      <w:r w:rsidR="21C34E5A" w:rsidRPr="0ECD4335">
        <w:rPr>
          <w:rFonts w:asciiTheme="majorBidi" w:eastAsia="Times New Roman" w:hAnsiTheme="majorBidi" w:cstheme="majorBidi"/>
          <w:sz w:val="22"/>
          <w:szCs w:val="22"/>
        </w:rPr>
        <w:t>(5.6%)</w:t>
      </w:r>
      <w:r w:rsidR="21C34E5A" w:rsidRPr="0ECD4335">
        <w:rPr>
          <w:rFonts w:asciiTheme="majorBidi" w:hAnsiTheme="majorBidi" w:cstheme="majorBidi"/>
          <w:sz w:val="22"/>
          <w:szCs w:val="22"/>
        </w:rPr>
        <w:t xml:space="preserve"> were</w:t>
      </w:r>
      <w:r w:rsidR="51715111" w:rsidRPr="0ECD4335">
        <w:rPr>
          <w:rFonts w:asciiTheme="majorBidi" w:hAnsiTheme="majorBidi" w:cstheme="majorBidi"/>
          <w:sz w:val="22"/>
          <w:szCs w:val="22"/>
        </w:rPr>
        <w:t xml:space="preserve"> from the mountain region. </w:t>
      </w:r>
      <w:r w:rsidR="2DB0BB56" w:rsidRPr="0ECD4335">
        <w:rPr>
          <w:rFonts w:asciiTheme="majorBidi" w:hAnsiTheme="majorBidi" w:cstheme="majorBidi"/>
          <w:sz w:val="22"/>
          <w:szCs w:val="22"/>
        </w:rPr>
        <w:t xml:space="preserve">The </w:t>
      </w:r>
      <w:r w:rsidR="7806CEC1" w:rsidRPr="0ECD4335">
        <w:rPr>
          <w:rFonts w:asciiTheme="majorBidi" w:hAnsiTheme="majorBidi" w:cstheme="majorBidi"/>
          <w:sz w:val="22"/>
          <w:szCs w:val="22"/>
        </w:rPr>
        <w:t xml:space="preserve">ratio of </w:t>
      </w:r>
      <w:r w:rsidR="2DB0BB56" w:rsidRPr="0ECD4335">
        <w:rPr>
          <w:rFonts w:asciiTheme="majorBidi" w:hAnsiTheme="majorBidi" w:cstheme="majorBidi"/>
          <w:sz w:val="22"/>
          <w:szCs w:val="22"/>
        </w:rPr>
        <w:t xml:space="preserve">children from urban </w:t>
      </w:r>
      <w:r w:rsidR="0BF3B407" w:rsidRPr="0ECD4335">
        <w:rPr>
          <w:rFonts w:asciiTheme="majorBidi" w:hAnsiTheme="majorBidi" w:cstheme="majorBidi"/>
          <w:sz w:val="22"/>
          <w:szCs w:val="22"/>
        </w:rPr>
        <w:t>to</w:t>
      </w:r>
      <w:r w:rsidR="2DB0BB56" w:rsidRPr="0ECD4335">
        <w:rPr>
          <w:rFonts w:asciiTheme="majorBidi" w:hAnsiTheme="majorBidi" w:cstheme="majorBidi"/>
          <w:sz w:val="22"/>
          <w:szCs w:val="22"/>
        </w:rPr>
        <w:t xml:space="preserve"> rural </w:t>
      </w:r>
      <w:r w:rsidR="2AE82D4D" w:rsidRPr="0ECD4335">
        <w:rPr>
          <w:rFonts w:asciiTheme="majorBidi" w:hAnsiTheme="majorBidi" w:cstheme="majorBidi"/>
          <w:sz w:val="22"/>
          <w:szCs w:val="22"/>
        </w:rPr>
        <w:t>areas</w:t>
      </w:r>
      <w:r w:rsidR="2DB0BB56" w:rsidRPr="0ECD4335">
        <w:rPr>
          <w:rFonts w:asciiTheme="majorBidi" w:hAnsiTheme="majorBidi" w:cstheme="majorBidi"/>
          <w:sz w:val="22"/>
          <w:szCs w:val="22"/>
        </w:rPr>
        <w:t xml:space="preserve"> w</w:t>
      </w:r>
      <w:r w:rsidR="432E7423" w:rsidRPr="0ECD4335">
        <w:rPr>
          <w:rFonts w:asciiTheme="majorBidi" w:hAnsiTheme="majorBidi" w:cstheme="majorBidi"/>
          <w:sz w:val="22"/>
          <w:szCs w:val="22"/>
        </w:rPr>
        <w:t>as</w:t>
      </w:r>
      <w:r w:rsidR="2DB0BB56" w:rsidRPr="0ECD4335">
        <w:rPr>
          <w:rFonts w:asciiTheme="majorBidi" w:hAnsiTheme="majorBidi" w:cstheme="majorBidi"/>
          <w:sz w:val="22"/>
          <w:szCs w:val="22"/>
        </w:rPr>
        <w:t xml:space="preserve"> </w:t>
      </w:r>
      <w:r w:rsidR="2AE82D4D" w:rsidRPr="0ECD4335">
        <w:rPr>
          <w:rFonts w:asciiTheme="majorBidi" w:hAnsiTheme="majorBidi" w:cstheme="majorBidi"/>
          <w:sz w:val="22"/>
          <w:szCs w:val="22"/>
        </w:rPr>
        <w:t xml:space="preserve">2:1. </w:t>
      </w:r>
      <w:r w:rsidR="40E3E363" w:rsidRPr="0ECD4335">
        <w:rPr>
          <w:rFonts w:asciiTheme="majorBidi" w:hAnsiTheme="majorBidi" w:cstheme="majorBidi"/>
          <w:sz w:val="22"/>
          <w:szCs w:val="22"/>
        </w:rPr>
        <w:t>By province, the m</w:t>
      </w:r>
      <w:r w:rsidR="32E382B2" w:rsidRPr="0ECD4335">
        <w:rPr>
          <w:rFonts w:asciiTheme="majorBidi" w:hAnsiTheme="majorBidi" w:cstheme="majorBidi"/>
          <w:sz w:val="22"/>
          <w:szCs w:val="22"/>
        </w:rPr>
        <w:t xml:space="preserve">ajority were from </w:t>
      </w:r>
      <w:r w:rsidR="787BB860" w:rsidRPr="0ECD4335">
        <w:rPr>
          <w:rFonts w:asciiTheme="majorBidi" w:hAnsiTheme="majorBidi" w:cstheme="majorBidi"/>
          <w:sz w:val="22"/>
          <w:szCs w:val="22"/>
        </w:rPr>
        <w:t>Madhesh</w:t>
      </w:r>
      <w:r w:rsidR="7844630C" w:rsidRPr="0ECD4335">
        <w:rPr>
          <w:rFonts w:asciiTheme="majorBidi" w:hAnsiTheme="majorBidi" w:cstheme="majorBidi"/>
          <w:sz w:val="22"/>
          <w:szCs w:val="22"/>
        </w:rPr>
        <w:t xml:space="preserve"> (26.4%)</w:t>
      </w:r>
      <w:r w:rsidR="36B6647D" w:rsidRPr="0ECD4335">
        <w:rPr>
          <w:rFonts w:asciiTheme="majorBidi" w:hAnsiTheme="majorBidi" w:cstheme="majorBidi"/>
          <w:sz w:val="22"/>
          <w:szCs w:val="22"/>
        </w:rPr>
        <w:t>,</w:t>
      </w:r>
      <w:r w:rsidR="32E382B2" w:rsidRPr="0ECD4335">
        <w:rPr>
          <w:rFonts w:asciiTheme="majorBidi" w:hAnsiTheme="majorBidi" w:cstheme="majorBidi"/>
          <w:sz w:val="22"/>
          <w:szCs w:val="22"/>
        </w:rPr>
        <w:t xml:space="preserve"> followed by </w:t>
      </w:r>
      <w:r w:rsidR="787BB860" w:rsidRPr="0ECD4335">
        <w:rPr>
          <w:rFonts w:asciiTheme="majorBidi" w:hAnsiTheme="majorBidi" w:cstheme="majorBidi"/>
          <w:sz w:val="22"/>
          <w:szCs w:val="22"/>
        </w:rPr>
        <w:t>Koshi (17.9%), Lumbini (16.7%)</w:t>
      </w:r>
      <w:r w:rsidR="3E3FE7E1" w:rsidRPr="0ECD4335">
        <w:rPr>
          <w:rFonts w:asciiTheme="majorBidi" w:hAnsiTheme="majorBidi" w:cstheme="majorBidi"/>
          <w:sz w:val="22"/>
          <w:szCs w:val="22"/>
        </w:rPr>
        <w:t>,</w:t>
      </w:r>
      <w:r w:rsidR="787BB860" w:rsidRPr="0ECD4335">
        <w:rPr>
          <w:rFonts w:asciiTheme="majorBidi" w:hAnsiTheme="majorBidi" w:cstheme="majorBidi"/>
          <w:sz w:val="22"/>
          <w:szCs w:val="22"/>
        </w:rPr>
        <w:t xml:space="preserve"> and Bagmati</w:t>
      </w:r>
      <w:r w:rsidR="7844630C" w:rsidRPr="0ECD4335">
        <w:rPr>
          <w:rFonts w:asciiTheme="majorBidi" w:hAnsiTheme="majorBidi" w:cstheme="majorBidi"/>
          <w:sz w:val="22"/>
          <w:szCs w:val="22"/>
        </w:rPr>
        <w:t xml:space="preserve"> (15.4%)</w:t>
      </w:r>
      <w:r w:rsidR="787BB860" w:rsidRPr="0ECD4335">
        <w:rPr>
          <w:rFonts w:asciiTheme="majorBidi" w:hAnsiTheme="majorBidi" w:cstheme="majorBidi"/>
          <w:sz w:val="22"/>
          <w:szCs w:val="22"/>
        </w:rPr>
        <w:t>.</w:t>
      </w:r>
    </w:p>
    <w:p w14:paraId="00A55B23" w14:textId="4F091C50" w:rsidR="5BD335EC" w:rsidRPr="00A12542" w:rsidRDefault="002B6610" w:rsidP="5BD335EC">
      <w:pPr>
        <w:spacing w:line="360" w:lineRule="auto"/>
        <w:jc w:val="both"/>
        <w:rPr>
          <w:rFonts w:asciiTheme="majorBidi" w:hAnsiTheme="majorBidi" w:cstheme="majorBidi"/>
          <w:b/>
          <w:bCs/>
          <w:i/>
          <w:iCs/>
          <w:sz w:val="22"/>
          <w:szCs w:val="22"/>
        </w:rPr>
      </w:pPr>
      <w:r w:rsidRPr="00A12542">
        <w:rPr>
          <w:rFonts w:asciiTheme="majorBidi" w:hAnsiTheme="majorBidi" w:cstheme="majorBidi"/>
          <w:b/>
          <w:bCs/>
        </w:rPr>
        <w:t xml:space="preserve">Table </w:t>
      </w:r>
      <w:r w:rsidRPr="00A12542">
        <w:rPr>
          <w:rFonts w:asciiTheme="majorBidi" w:hAnsiTheme="majorBidi" w:cstheme="majorBidi"/>
          <w:b/>
          <w:bCs/>
        </w:rPr>
        <w:fldChar w:fldCharType="begin"/>
      </w:r>
      <w:r w:rsidRPr="00A12542">
        <w:rPr>
          <w:rFonts w:asciiTheme="majorBidi" w:hAnsiTheme="majorBidi" w:cstheme="majorBidi"/>
          <w:b/>
          <w:bCs/>
        </w:rPr>
        <w:instrText xml:space="preserve"> SEQ Table \* ARABIC </w:instrText>
      </w:r>
      <w:r w:rsidRPr="00A12542">
        <w:rPr>
          <w:rFonts w:asciiTheme="majorBidi" w:hAnsiTheme="majorBidi" w:cstheme="majorBidi"/>
          <w:b/>
          <w:bCs/>
        </w:rPr>
        <w:fldChar w:fldCharType="separate"/>
      </w:r>
      <w:r w:rsidR="00194DC1">
        <w:rPr>
          <w:rFonts w:asciiTheme="majorBidi" w:hAnsiTheme="majorBidi" w:cstheme="majorBidi"/>
          <w:b/>
          <w:bCs/>
          <w:noProof/>
        </w:rPr>
        <w:t>2</w:t>
      </w:r>
      <w:r w:rsidRPr="00A12542">
        <w:rPr>
          <w:rFonts w:asciiTheme="majorBidi" w:hAnsiTheme="majorBidi" w:cstheme="majorBidi"/>
          <w:b/>
          <w:bCs/>
        </w:rPr>
        <w:fldChar w:fldCharType="end"/>
      </w:r>
      <w:r w:rsidRPr="00A12542">
        <w:rPr>
          <w:rFonts w:asciiTheme="majorBidi" w:hAnsiTheme="majorBidi" w:cstheme="majorBidi"/>
          <w:b/>
          <w:bCs/>
        </w:rPr>
        <w:t xml:space="preserve">: </w:t>
      </w:r>
      <w:r w:rsidR="00731B30" w:rsidRPr="00A12542">
        <w:rPr>
          <w:rFonts w:asciiTheme="majorBidi" w:hAnsiTheme="majorBidi" w:cstheme="majorBidi"/>
          <w:b/>
          <w:bCs/>
          <w:i/>
          <w:iCs/>
          <w:sz w:val="22"/>
          <w:szCs w:val="22"/>
        </w:rPr>
        <w:t xml:space="preserve">Characteristics of </w:t>
      </w:r>
      <w:r w:rsidR="009533ED" w:rsidRPr="00A12542">
        <w:rPr>
          <w:rFonts w:asciiTheme="majorBidi" w:hAnsiTheme="majorBidi" w:cstheme="majorBidi"/>
          <w:b/>
          <w:bCs/>
          <w:i/>
          <w:iCs/>
          <w:sz w:val="22"/>
          <w:szCs w:val="22"/>
        </w:rPr>
        <w:t xml:space="preserve">6-59 months </w:t>
      </w:r>
      <w:r w:rsidR="00731B30" w:rsidRPr="00A12542">
        <w:rPr>
          <w:rFonts w:asciiTheme="majorBidi" w:hAnsiTheme="majorBidi" w:cstheme="majorBidi"/>
          <w:b/>
          <w:bCs/>
          <w:i/>
          <w:iCs/>
          <w:sz w:val="22"/>
          <w:szCs w:val="22"/>
        </w:rPr>
        <w:t>children</w:t>
      </w:r>
      <w:r w:rsidR="00640BFA" w:rsidRPr="00A12542">
        <w:rPr>
          <w:rFonts w:asciiTheme="majorBidi" w:hAnsiTheme="majorBidi" w:cstheme="majorBidi"/>
          <w:b/>
          <w:bCs/>
          <w:i/>
          <w:iCs/>
          <w:sz w:val="22"/>
          <w:szCs w:val="22"/>
        </w:rPr>
        <w:t xml:space="preserve"> </w:t>
      </w:r>
    </w:p>
    <w:tbl>
      <w:tblPr>
        <w:tblW w:w="533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140" w:author="Bikram Adhikari (bdhikari)" w:date="2025-12-02T15:52:00Z" w16du:dateUtc="2025-12-02T21:52:00Z">
          <w:tblPr>
            <w:tblW w:w="533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3538"/>
        <w:gridCol w:w="1205"/>
        <w:gridCol w:w="1471"/>
        <w:gridCol w:w="1790"/>
        <w:gridCol w:w="1621"/>
        <w:tblGridChange w:id="141">
          <w:tblGrid>
            <w:gridCol w:w="3538"/>
            <w:gridCol w:w="1"/>
            <w:gridCol w:w="1204"/>
            <w:gridCol w:w="1"/>
            <w:gridCol w:w="1470"/>
            <w:gridCol w:w="1"/>
            <w:gridCol w:w="1543"/>
            <w:gridCol w:w="246"/>
            <w:gridCol w:w="1621"/>
          </w:tblGrid>
        </w:tblGridChange>
      </w:tblGrid>
      <w:tr w:rsidR="00742B35" w14:paraId="6449D5AF" w14:textId="77777777" w:rsidTr="00156526">
        <w:trPr>
          <w:trHeight w:val="285"/>
          <w:trPrChange w:id="142" w:author="Bikram Adhikari (bdhikari)" w:date="2025-12-02T15:52:00Z" w16du:dateUtc="2025-12-02T21:52:00Z">
            <w:trPr>
              <w:trHeight w:val="285"/>
            </w:trPr>
          </w:trPrChange>
        </w:trPr>
        <w:tc>
          <w:tcPr>
            <w:tcW w:w="1838" w:type="pct"/>
            <w:shd w:val="clear" w:color="auto" w:fill="83CAEB" w:themeFill="accent1" w:themeFillTint="66"/>
            <w:tcMar>
              <w:left w:w="108" w:type="dxa"/>
              <w:right w:w="108" w:type="dxa"/>
            </w:tcMar>
            <w:vAlign w:val="center"/>
            <w:tcPrChange w:id="143" w:author="Bikram Adhikari (bdhikari)" w:date="2025-12-02T15:52:00Z" w16du:dateUtc="2025-12-02T21:52:00Z">
              <w:tcPr>
                <w:tcW w:w="1868" w:type="pct"/>
                <w:gridSpan w:val="2"/>
                <w:shd w:val="clear" w:color="auto" w:fill="83CAEB" w:themeFill="accent1" w:themeFillTint="66"/>
                <w:tcMar>
                  <w:left w:w="108" w:type="dxa"/>
                  <w:right w:w="108" w:type="dxa"/>
                </w:tcMar>
                <w:vAlign w:val="center"/>
              </w:tcPr>
            </w:tcPrChange>
          </w:tcPr>
          <w:p w14:paraId="5CDB4AAA" w14:textId="61AA2C5E" w:rsidR="00742B35" w:rsidRPr="3542E025" w:rsidRDefault="002463AA" w:rsidP="3542E025">
            <w:pPr>
              <w:spacing w:after="0"/>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Characteristics</w:t>
            </w:r>
          </w:p>
        </w:tc>
        <w:tc>
          <w:tcPr>
            <w:tcW w:w="626" w:type="pct"/>
            <w:shd w:val="clear" w:color="auto" w:fill="83CAEB" w:themeFill="accent1" w:themeFillTint="66"/>
            <w:tcMar>
              <w:left w:w="108" w:type="dxa"/>
              <w:right w:w="108" w:type="dxa"/>
            </w:tcMar>
            <w:vAlign w:val="center"/>
            <w:tcPrChange w:id="144" w:author="Bikram Adhikari (bdhikari)" w:date="2025-12-02T15:52:00Z" w16du:dateUtc="2025-12-02T21:52:00Z">
              <w:tcPr>
                <w:tcW w:w="655" w:type="pct"/>
                <w:gridSpan w:val="2"/>
                <w:shd w:val="clear" w:color="auto" w:fill="83CAEB" w:themeFill="accent1" w:themeFillTint="66"/>
                <w:tcMar>
                  <w:left w:w="108" w:type="dxa"/>
                  <w:right w:w="108" w:type="dxa"/>
                </w:tcMar>
                <w:vAlign w:val="center"/>
              </w:tcPr>
            </w:tcPrChange>
          </w:tcPr>
          <w:p w14:paraId="0F9E3F44" w14:textId="4B691411" w:rsidR="002463AA" w:rsidRDefault="00742B35" w:rsidP="3542E025">
            <w:pPr>
              <w:spacing w:after="0"/>
              <w:jc w:val="center"/>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Overall</w:t>
            </w:r>
            <w:ins w:id="145" w:author="Bikram Adhikari (bdhikari)" w:date="2025-12-02T15:52:00Z" w16du:dateUtc="2025-12-02T21:52:00Z">
              <w:r w:rsidR="00513E27">
                <w:rPr>
                  <w:rFonts w:ascii="Times New Roman" w:eastAsia="Times New Roman" w:hAnsi="Times New Roman" w:cs="Times New Roman"/>
                  <w:b/>
                  <w:bCs/>
                  <w:color w:val="000000" w:themeColor="text1"/>
                  <w:sz w:val="22"/>
                  <w:szCs w:val="22"/>
                </w:rPr>
                <w:t>,</w:t>
              </w:r>
            </w:ins>
          </w:p>
          <w:p w14:paraId="63CC4D92" w14:textId="49614BBB" w:rsidR="00742B35" w:rsidRPr="3542E025" w:rsidRDefault="00237EA9" w:rsidP="3542E025">
            <w:pPr>
              <w:spacing w:after="0"/>
              <w:jc w:val="center"/>
              <w:rPr>
                <w:rFonts w:ascii="Times New Roman" w:eastAsia="Times New Roman" w:hAnsi="Times New Roman" w:cs="Times New Roman"/>
                <w:b/>
                <w:bCs/>
                <w:color w:val="000000" w:themeColor="text1"/>
                <w:sz w:val="22"/>
                <w:szCs w:val="22"/>
              </w:rPr>
            </w:pPr>
            <w:ins w:id="146" w:author="Bikram Adhikari (bdhikari)" w:date="2025-11-26T21:57:00Z">
              <w:r>
                <w:rPr>
                  <w:rFonts w:ascii="Times New Roman" w:eastAsia="Times New Roman" w:hAnsi="Times New Roman" w:cs="Times New Roman"/>
                  <w:b/>
                  <w:bCs/>
                  <w:color w:val="000000" w:themeColor="text1"/>
                  <w:sz w:val="22"/>
                  <w:szCs w:val="22"/>
                </w:rPr>
                <w:t>%</w:t>
              </w:r>
            </w:ins>
            <w:del w:id="147" w:author="Bikram Adhikari (bdhikari)" w:date="2025-11-26T21:57:00Z">
              <w:r w:rsidR="002463AA" w:rsidDel="00237EA9">
                <w:rPr>
                  <w:rFonts w:ascii="Times New Roman" w:eastAsia="Times New Roman" w:hAnsi="Times New Roman" w:cs="Times New Roman"/>
                  <w:b/>
                  <w:bCs/>
                  <w:color w:val="000000" w:themeColor="text1"/>
                  <w:sz w:val="22"/>
                  <w:szCs w:val="22"/>
                </w:rPr>
                <w:delText>n</w:delText>
              </w:r>
              <w:r w:rsidR="00894938" w:rsidDel="00237EA9">
                <w:rPr>
                  <w:rFonts w:ascii="Times New Roman" w:eastAsia="Times New Roman" w:hAnsi="Times New Roman" w:cs="Times New Roman"/>
                  <w:b/>
                  <w:bCs/>
                  <w:color w:val="000000" w:themeColor="text1"/>
                  <w:sz w:val="22"/>
                  <w:szCs w:val="22"/>
                </w:rPr>
                <w:delText xml:space="preserve"> </w:delText>
              </w:r>
              <w:r w:rsidR="002463AA" w:rsidDel="00237EA9">
                <w:rPr>
                  <w:rFonts w:ascii="Times New Roman" w:eastAsia="Times New Roman" w:hAnsi="Times New Roman" w:cs="Times New Roman"/>
                  <w:b/>
                  <w:bCs/>
                  <w:color w:val="000000" w:themeColor="text1"/>
                  <w:sz w:val="22"/>
                  <w:szCs w:val="22"/>
                </w:rPr>
                <w:delText>(%)</w:delText>
              </w:r>
            </w:del>
          </w:p>
        </w:tc>
        <w:tc>
          <w:tcPr>
            <w:tcW w:w="764" w:type="pct"/>
            <w:shd w:val="clear" w:color="auto" w:fill="83CAEB" w:themeFill="accent1" w:themeFillTint="66"/>
            <w:tcPrChange w:id="148" w:author="Bikram Adhikari (bdhikari)" w:date="2025-12-02T15:52:00Z" w16du:dateUtc="2025-12-02T21:52:00Z">
              <w:tcPr>
                <w:tcW w:w="793" w:type="pct"/>
                <w:gridSpan w:val="2"/>
                <w:shd w:val="clear" w:color="auto" w:fill="83CAEB" w:themeFill="accent1" w:themeFillTint="66"/>
              </w:tcPr>
            </w:tcPrChange>
          </w:tcPr>
          <w:p w14:paraId="7415DFBB" w14:textId="67ABB444" w:rsidR="00742B35" w:rsidRDefault="001532D0" w:rsidP="3542E025">
            <w:pPr>
              <w:spacing w:after="0"/>
              <w:jc w:val="center"/>
              <w:rPr>
                <w:rFonts w:ascii="Times New Roman" w:eastAsia="Times New Roman" w:hAnsi="Times New Roman" w:cs="Times New Roman"/>
                <w:b/>
                <w:bCs/>
                <w:color w:val="000000" w:themeColor="text1"/>
                <w:sz w:val="22"/>
                <w:szCs w:val="22"/>
              </w:rPr>
            </w:pPr>
            <w:del w:id="149" w:author="Bikram Adhikari (bdhikari)" w:date="2025-12-02T17:06:00Z" w16du:dateUtc="2025-12-02T23:06:00Z">
              <w:r w:rsidDel="00D164DF">
                <w:rPr>
                  <w:rFonts w:ascii="Times New Roman" w:eastAsia="Times New Roman" w:hAnsi="Times New Roman" w:cs="Times New Roman"/>
                  <w:b/>
                  <w:bCs/>
                  <w:color w:val="000000" w:themeColor="text1"/>
                  <w:sz w:val="22"/>
                  <w:szCs w:val="22"/>
                </w:rPr>
                <w:delText>Late infant</w:delText>
              </w:r>
            </w:del>
            <w:del w:id="150" w:author="Bikram Adhikari (bdhikari)" w:date="2025-12-02T15:26:00Z" w16du:dateUtc="2025-12-02T21:26:00Z">
              <w:r w:rsidDel="00C259D9">
                <w:rPr>
                  <w:rFonts w:ascii="Times New Roman" w:eastAsia="Times New Roman" w:hAnsi="Times New Roman" w:cs="Times New Roman"/>
                  <w:b/>
                  <w:bCs/>
                  <w:color w:val="000000" w:themeColor="text1"/>
                  <w:sz w:val="22"/>
                  <w:szCs w:val="22"/>
                </w:rPr>
                <w:delText xml:space="preserve"> </w:delText>
              </w:r>
            </w:del>
            <w:del w:id="151" w:author="Bikram Adhikari (bdhikari)" w:date="2025-12-02T15:52:00Z" w16du:dateUtc="2025-12-02T21:52:00Z">
              <w:r w:rsidDel="00513E27">
                <w:rPr>
                  <w:rFonts w:ascii="Times New Roman" w:eastAsia="Times New Roman" w:hAnsi="Times New Roman" w:cs="Times New Roman"/>
                  <w:b/>
                  <w:bCs/>
                  <w:color w:val="000000" w:themeColor="text1"/>
                  <w:sz w:val="22"/>
                  <w:szCs w:val="22"/>
                </w:rPr>
                <w:delText>(</w:delText>
              </w:r>
            </w:del>
            <w:r w:rsidR="00041E43">
              <w:rPr>
                <w:rFonts w:ascii="Times New Roman" w:eastAsia="Times New Roman" w:hAnsi="Times New Roman" w:cs="Times New Roman"/>
                <w:b/>
                <w:bCs/>
                <w:color w:val="000000" w:themeColor="text1"/>
                <w:sz w:val="22"/>
                <w:szCs w:val="22"/>
              </w:rPr>
              <w:t>6-1</w:t>
            </w:r>
            <w:ins w:id="152" w:author="Bikram Adhikari (bdhikari)" w:date="2025-12-02T15:23:00Z" w16du:dateUtc="2025-12-02T21:23:00Z">
              <w:r w:rsidR="005C3E91">
                <w:rPr>
                  <w:rFonts w:ascii="Times New Roman" w:eastAsia="Times New Roman" w:hAnsi="Times New Roman" w:cs="Times New Roman"/>
                  <w:b/>
                  <w:bCs/>
                  <w:color w:val="000000" w:themeColor="text1"/>
                  <w:sz w:val="22"/>
                  <w:szCs w:val="22"/>
                </w:rPr>
                <w:t>2</w:t>
              </w:r>
            </w:ins>
            <w:del w:id="153" w:author="Bikram Adhikari (bdhikari)" w:date="2025-11-26T22:14:00Z">
              <w:r w:rsidR="00041E43" w:rsidDel="005931D5">
                <w:rPr>
                  <w:rFonts w:ascii="Times New Roman" w:eastAsia="Times New Roman" w:hAnsi="Times New Roman" w:cs="Times New Roman"/>
                  <w:b/>
                  <w:bCs/>
                  <w:color w:val="000000" w:themeColor="text1"/>
                  <w:sz w:val="22"/>
                  <w:szCs w:val="22"/>
                </w:rPr>
                <w:delText>2</w:delText>
              </w:r>
            </w:del>
            <w:r w:rsidR="00041E43">
              <w:rPr>
                <w:rFonts w:ascii="Times New Roman" w:eastAsia="Times New Roman" w:hAnsi="Times New Roman" w:cs="Times New Roman"/>
                <w:b/>
                <w:bCs/>
                <w:color w:val="000000" w:themeColor="text1"/>
                <w:sz w:val="22"/>
                <w:szCs w:val="22"/>
              </w:rPr>
              <w:t xml:space="preserve"> months</w:t>
            </w:r>
            <w:ins w:id="154" w:author="Bikram Adhikari (bdhikari)" w:date="2025-12-02T17:06:00Z" w16du:dateUtc="2025-12-02T23:06:00Z">
              <w:r w:rsidR="00D164DF">
                <w:rPr>
                  <w:rFonts w:ascii="Times New Roman" w:eastAsia="Times New Roman" w:hAnsi="Times New Roman" w:cs="Times New Roman"/>
                  <w:b/>
                  <w:bCs/>
                  <w:color w:val="000000" w:themeColor="text1"/>
                  <w:sz w:val="22"/>
                  <w:szCs w:val="22"/>
                </w:rPr>
                <w:t xml:space="preserve"> children</w:t>
              </w:r>
            </w:ins>
            <w:ins w:id="155" w:author="Bikram Adhikari (bdhikari)" w:date="2025-12-02T15:52:00Z" w16du:dateUtc="2025-12-02T21:52:00Z">
              <w:r w:rsidR="00513E27">
                <w:rPr>
                  <w:rFonts w:ascii="Times New Roman" w:eastAsia="Times New Roman" w:hAnsi="Times New Roman" w:cs="Times New Roman"/>
                  <w:b/>
                  <w:bCs/>
                  <w:color w:val="000000" w:themeColor="text1"/>
                  <w:sz w:val="22"/>
                  <w:szCs w:val="22"/>
                </w:rPr>
                <w:t>,</w:t>
              </w:r>
            </w:ins>
            <w:del w:id="156" w:author="Bikram Adhikari (bdhikari)" w:date="2025-12-02T15:52:00Z" w16du:dateUtc="2025-12-02T21:52:00Z">
              <w:r w:rsidDel="00513E27">
                <w:rPr>
                  <w:rFonts w:ascii="Times New Roman" w:eastAsia="Times New Roman" w:hAnsi="Times New Roman" w:cs="Times New Roman"/>
                  <w:b/>
                  <w:bCs/>
                  <w:color w:val="000000" w:themeColor="text1"/>
                  <w:sz w:val="22"/>
                  <w:szCs w:val="22"/>
                </w:rPr>
                <w:delText>)</w:delText>
              </w:r>
            </w:del>
          </w:p>
          <w:p w14:paraId="2FC8D6DF" w14:textId="4E94711B" w:rsidR="002463AA" w:rsidRPr="3542E025" w:rsidRDefault="00237EA9" w:rsidP="3542E025">
            <w:pPr>
              <w:spacing w:after="0"/>
              <w:jc w:val="center"/>
              <w:rPr>
                <w:rFonts w:ascii="Times New Roman" w:eastAsia="Times New Roman" w:hAnsi="Times New Roman" w:cs="Times New Roman"/>
                <w:b/>
                <w:bCs/>
                <w:color w:val="000000" w:themeColor="text1"/>
                <w:sz w:val="22"/>
                <w:szCs w:val="22"/>
              </w:rPr>
            </w:pPr>
            <w:ins w:id="157" w:author="Bikram Adhikari (bdhikari)" w:date="2025-11-26T21:57:00Z">
              <w:r>
                <w:rPr>
                  <w:rFonts w:ascii="Times New Roman" w:eastAsia="Times New Roman" w:hAnsi="Times New Roman" w:cs="Times New Roman"/>
                  <w:b/>
                  <w:bCs/>
                  <w:color w:val="000000" w:themeColor="text1"/>
                  <w:sz w:val="22"/>
                  <w:szCs w:val="22"/>
                </w:rPr>
                <w:t>%</w:t>
              </w:r>
            </w:ins>
            <w:del w:id="158" w:author="Bikram Adhikari (bdhikari)" w:date="2025-11-26T21:57:00Z">
              <w:r w:rsidR="002463AA" w:rsidDel="00237EA9">
                <w:rPr>
                  <w:rFonts w:ascii="Times New Roman" w:eastAsia="Times New Roman" w:hAnsi="Times New Roman" w:cs="Times New Roman"/>
                  <w:b/>
                  <w:bCs/>
                  <w:color w:val="000000" w:themeColor="text1"/>
                  <w:sz w:val="22"/>
                  <w:szCs w:val="22"/>
                </w:rPr>
                <w:delText>n</w:delText>
              </w:r>
              <w:r w:rsidR="00894938" w:rsidDel="00237EA9">
                <w:rPr>
                  <w:rFonts w:ascii="Times New Roman" w:eastAsia="Times New Roman" w:hAnsi="Times New Roman" w:cs="Times New Roman"/>
                  <w:b/>
                  <w:bCs/>
                  <w:color w:val="000000" w:themeColor="text1"/>
                  <w:sz w:val="22"/>
                  <w:szCs w:val="22"/>
                </w:rPr>
                <w:delText xml:space="preserve"> </w:delText>
              </w:r>
              <w:r w:rsidR="002463AA" w:rsidDel="00237EA9">
                <w:rPr>
                  <w:rFonts w:ascii="Times New Roman" w:eastAsia="Times New Roman" w:hAnsi="Times New Roman" w:cs="Times New Roman"/>
                  <w:b/>
                  <w:bCs/>
                  <w:color w:val="000000" w:themeColor="text1"/>
                  <w:sz w:val="22"/>
                  <w:szCs w:val="22"/>
                </w:rPr>
                <w:delText>(%)</w:delText>
              </w:r>
            </w:del>
          </w:p>
        </w:tc>
        <w:tc>
          <w:tcPr>
            <w:tcW w:w="930" w:type="pct"/>
            <w:shd w:val="clear" w:color="auto" w:fill="83CAEB" w:themeFill="accent1" w:themeFillTint="66"/>
            <w:tcPrChange w:id="159" w:author="Bikram Adhikari (bdhikari)" w:date="2025-12-02T15:52:00Z" w16du:dateUtc="2025-12-02T21:52:00Z">
              <w:tcPr>
                <w:tcW w:w="685" w:type="pct"/>
                <w:shd w:val="clear" w:color="auto" w:fill="83CAEB" w:themeFill="accent1" w:themeFillTint="66"/>
              </w:tcPr>
            </w:tcPrChange>
          </w:tcPr>
          <w:p w14:paraId="1B9C7187" w14:textId="0C5E3013" w:rsidR="00742B35" w:rsidRDefault="001532D0" w:rsidP="3542E025">
            <w:pPr>
              <w:spacing w:after="0"/>
              <w:jc w:val="center"/>
              <w:rPr>
                <w:rFonts w:ascii="Times New Roman" w:eastAsia="Times New Roman" w:hAnsi="Times New Roman" w:cs="Times New Roman"/>
                <w:b/>
                <w:bCs/>
                <w:color w:val="000000" w:themeColor="text1"/>
                <w:sz w:val="22"/>
                <w:szCs w:val="22"/>
              </w:rPr>
            </w:pPr>
            <w:del w:id="160" w:author="Bikram Adhikari (bdhikari)" w:date="2025-12-02T17:06:00Z" w16du:dateUtc="2025-12-02T23:06:00Z">
              <w:r w:rsidDel="00D164DF">
                <w:rPr>
                  <w:rFonts w:ascii="Times New Roman" w:eastAsia="Times New Roman" w:hAnsi="Times New Roman" w:cs="Times New Roman"/>
                  <w:b/>
                  <w:bCs/>
                  <w:color w:val="000000" w:themeColor="text1"/>
                  <w:sz w:val="22"/>
                  <w:szCs w:val="22"/>
                </w:rPr>
                <w:delText xml:space="preserve">Toddler </w:delText>
              </w:r>
            </w:del>
            <w:del w:id="161" w:author="Bikram Adhikari (bdhikari)" w:date="2025-12-02T15:52:00Z" w16du:dateUtc="2025-12-02T21:52:00Z">
              <w:r w:rsidDel="00513E27">
                <w:rPr>
                  <w:rFonts w:ascii="Times New Roman" w:eastAsia="Times New Roman" w:hAnsi="Times New Roman" w:cs="Times New Roman"/>
                  <w:b/>
                  <w:bCs/>
                  <w:color w:val="000000" w:themeColor="text1"/>
                  <w:sz w:val="22"/>
                  <w:szCs w:val="22"/>
                </w:rPr>
                <w:delText>(</w:delText>
              </w:r>
            </w:del>
            <w:r w:rsidR="00041E43">
              <w:rPr>
                <w:rFonts w:ascii="Times New Roman" w:eastAsia="Times New Roman" w:hAnsi="Times New Roman" w:cs="Times New Roman"/>
                <w:b/>
                <w:bCs/>
                <w:color w:val="000000" w:themeColor="text1"/>
                <w:sz w:val="22"/>
                <w:szCs w:val="22"/>
              </w:rPr>
              <w:t>1</w:t>
            </w:r>
            <w:ins w:id="162" w:author="Bikram Adhikari (bdhikari)" w:date="2025-12-02T15:23:00Z" w16du:dateUtc="2025-12-02T21:23:00Z">
              <w:r w:rsidR="005C3E91">
                <w:rPr>
                  <w:rFonts w:ascii="Times New Roman" w:eastAsia="Times New Roman" w:hAnsi="Times New Roman" w:cs="Times New Roman"/>
                  <w:b/>
                  <w:bCs/>
                  <w:color w:val="000000" w:themeColor="text1"/>
                  <w:sz w:val="22"/>
                  <w:szCs w:val="22"/>
                </w:rPr>
                <w:t>3</w:t>
              </w:r>
            </w:ins>
            <w:r w:rsidR="00041E43">
              <w:rPr>
                <w:rFonts w:ascii="Times New Roman" w:eastAsia="Times New Roman" w:hAnsi="Times New Roman" w:cs="Times New Roman"/>
                <w:b/>
                <w:bCs/>
                <w:color w:val="000000" w:themeColor="text1"/>
                <w:sz w:val="22"/>
                <w:szCs w:val="22"/>
              </w:rPr>
              <w:t xml:space="preserve"> to </w:t>
            </w:r>
            <w:del w:id="163" w:author="Bikram Adhikari (bdhikari)" w:date="2025-12-02T15:23:00Z" w16du:dateUtc="2025-12-02T21:23:00Z">
              <w:r w:rsidR="00041E43" w:rsidDel="005C3E91">
                <w:rPr>
                  <w:rFonts w:ascii="Times New Roman" w:eastAsia="Times New Roman" w:hAnsi="Times New Roman" w:cs="Times New Roman"/>
                  <w:b/>
                  <w:bCs/>
                  <w:color w:val="000000" w:themeColor="text1"/>
                  <w:sz w:val="22"/>
                  <w:szCs w:val="22"/>
                </w:rPr>
                <w:delText>3</w:delText>
              </w:r>
            </w:del>
            <w:ins w:id="164" w:author="Bikram Adhikari (bdhikari)" w:date="2025-12-02T15:24:00Z" w16du:dateUtc="2025-12-02T21:24:00Z">
              <w:r w:rsidR="00F5771B">
                <w:rPr>
                  <w:rFonts w:ascii="Times New Roman" w:eastAsia="Times New Roman" w:hAnsi="Times New Roman" w:cs="Times New Roman"/>
                  <w:b/>
                  <w:bCs/>
                  <w:color w:val="000000" w:themeColor="text1"/>
                  <w:sz w:val="22"/>
                  <w:szCs w:val="22"/>
                </w:rPr>
                <w:t>36</w:t>
              </w:r>
            </w:ins>
            <w:r w:rsidR="00041E43">
              <w:rPr>
                <w:rFonts w:ascii="Times New Roman" w:eastAsia="Times New Roman" w:hAnsi="Times New Roman" w:cs="Times New Roman"/>
                <w:b/>
                <w:bCs/>
                <w:color w:val="000000" w:themeColor="text1"/>
                <w:sz w:val="22"/>
                <w:szCs w:val="22"/>
              </w:rPr>
              <w:t xml:space="preserve"> </w:t>
            </w:r>
            <w:del w:id="165" w:author="Bikram Adhikari (bdhikari)" w:date="2025-12-02T15:24:00Z" w16du:dateUtc="2025-12-02T21:24:00Z">
              <w:r w:rsidR="00041E43" w:rsidDel="00F5771B">
                <w:rPr>
                  <w:rFonts w:ascii="Times New Roman" w:eastAsia="Times New Roman" w:hAnsi="Times New Roman" w:cs="Times New Roman"/>
                  <w:b/>
                  <w:bCs/>
                  <w:color w:val="000000" w:themeColor="text1"/>
                  <w:sz w:val="22"/>
                  <w:szCs w:val="22"/>
                </w:rPr>
                <w:delText>years</w:delText>
              </w:r>
            </w:del>
            <w:ins w:id="166" w:author="Bikram Adhikari (bdhikari)" w:date="2025-12-02T15:24:00Z" w16du:dateUtc="2025-12-02T21:24:00Z">
              <w:r w:rsidR="00F5771B">
                <w:rPr>
                  <w:rFonts w:ascii="Times New Roman" w:eastAsia="Times New Roman" w:hAnsi="Times New Roman" w:cs="Times New Roman"/>
                  <w:b/>
                  <w:bCs/>
                  <w:color w:val="000000" w:themeColor="text1"/>
                  <w:sz w:val="22"/>
                  <w:szCs w:val="22"/>
                </w:rPr>
                <w:t>months</w:t>
              </w:r>
            </w:ins>
            <w:ins w:id="167" w:author="Bikram Adhikari (bdhikari)" w:date="2025-12-02T17:06:00Z" w16du:dateUtc="2025-12-02T23:06:00Z">
              <w:r w:rsidR="00D164DF">
                <w:rPr>
                  <w:rFonts w:ascii="Times New Roman" w:eastAsia="Times New Roman" w:hAnsi="Times New Roman" w:cs="Times New Roman"/>
                  <w:b/>
                  <w:bCs/>
                  <w:color w:val="000000" w:themeColor="text1"/>
                  <w:sz w:val="22"/>
                  <w:szCs w:val="22"/>
                </w:rPr>
                <w:t xml:space="preserve"> children</w:t>
              </w:r>
            </w:ins>
            <w:ins w:id="168" w:author="Bikram Adhikari (bdhikari)" w:date="2025-12-02T15:52:00Z" w16du:dateUtc="2025-12-02T21:52:00Z">
              <w:r w:rsidR="00513E27">
                <w:rPr>
                  <w:rFonts w:ascii="Times New Roman" w:eastAsia="Times New Roman" w:hAnsi="Times New Roman" w:cs="Times New Roman"/>
                  <w:b/>
                  <w:bCs/>
                  <w:color w:val="000000" w:themeColor="text1"/>
                  <w:sz w:val="22"/>
                  <w:szCs w:val="22"/>
                </w:rPr>
                <w:t>,</w:t>
              </w:r>
            </w:ins>
            <w:del w:id="169" w:author="Bikram Adhikari (bdhikari)" w:date="2025-12-02T15:52:00Z" w16du:dateUtc="2025-12-02T21:52:00Z">
              <w:r w:rsidDel="00513E27">
                <w:rPr>
                  <w:rFonts w:ascii="Times New Roman" w:eastAsia="Times New Roman" w:hAnsi="Times New Roman" w:cs="Times New Roman"/>
                  <w:b/>
                  <w:bCs/>
                  <w:color w:val="000000" w:themeColor="text1"/>
                  <w:sz w:val="22"/>
                  <w:szCs w:val="22"/>
                </w:rPr>
                <w:delText>)</w:delText>
              </w:r>
            </w:del>
          </w:p>
          <w:p w14:paraId="46E7F404" w14:textId="0B0F7964" w:rsidR="002463AA" w:rsidRPr="3542E025" w:rsidRDefault="00237EA9" w:rsidP="3542E025">
            <w:pPr>
              <w:spacing w:after="0"/>
              <w:jc w:val="center"/>
              <w:rPr>
                <w:rFonts w:ascii="Times New Roman" w:eastAsia="Times New Roman" w:hAnsi="Times New Roman" w:cs="Times New Roman"/>
                <w:b/>
                <w:bCs/>
                <w:color w:val="000000" w:themeColor="text1"/>
                <w:sz w:val="22"/>
                <w:szCs w:val="22"/>
              </w:rPr>
            </w:pPr>
            <w:ins w:id="170" w:author="Bikram Adhikari (bdhikari)" w:date="2025-11-26T21:57:00Z">
              <w:r>
                <w:rPr>
                  <w:rFonts w:ascii="Times New Roman" w:eastAsia="Times New Roman" w:hAnsi="Times New Roman" w:cs="Times New Roman"/>
                  <w:b/>
                  <w:bCs/>
                  <w:color w:val="000000" w:themeColor="text1"/>
                  <w:sz w:val="22"/>
                  <w:szCs w:val="22"/>
                </w:rPr>
                <w:t>%</w:t>
              </w:r>
            </w:ins>
            <w:del w:id="171" w:author="Bikram Adhikari (bdhikari)" w:date="2025-11-26T21:57:00Z">
              <w:r w:rsidR="002463AA" w:rsidDel="00237EA9">
                <w:rPr>
                  <w:rFonts w:ascii="Times New Roman" w:eastAsia="Times New Roman" w:hAnsi="Times New Roman" w:cs="Times New Roman"/>
                  <w:b/>
                  <w:bCs/>
                  <w:color w:val="000000" w:themeColor="text1"/>
                  <w:sz w:val="22"/>
                  <w:szCs w:val="22"/>
                </w:rPr>
                <w:delText>n</w:delText>
              </w:r>
              <w:r w:rsidR="00894938" w:rsidDel="00237EA9">
                <w:rPr>
                  <w:rFonts w:ascii="Times New Roman" w:eastAsia="Times New Roman" w:hAnsi="Times New Roman" w:cs="Times New Roman"/>
                  <w:b/>
                  <w:bCs/>
                  <w:color w:val="000000" w:themeColor="text1"/>
                  <w:sz w:val="22"/>
                  <w:szCs w:val="22"/>
                </w:rPr>
                <w:delText xml:space="preserve"> </w:delText>
              </w:r>
              <w:r w:rsidR="002463AA" w:rsidDel="00237EA9">
                <w:rPr>
                  <w:rFonts w:ascii="Times New Roman" w:eastAsia="Times New Roman" w:hAnsi="Times New Roman" w:cs="Times New Roman"/>
                  <w:b/>
                  <w:bCs/>
                  <w:color w:val="000000" w:themeColor="text1"/>
                  <w:sz w:val="22"/>
                  <w:szCs w:val="22"/>
                </w:rPr>
                <w:delText>(%)</w:delText>
              </w:r>
            </w:del>
          </w:p>
        </w:tc>
        <w:tc>
          <w:tcPr>
            <w:tcW w:w="842" w:type="pct"/>
            <w:shd w:val="clear" w:color="auto" w:fill="83CAEB" w:themeFill="accent1" w:themeFillTint="66"/>
            <w:tcPrChange w:id="172" w:author="Bikram Adhikari (bdhikari)" w:date="2025-12-02T15:52:00Z" w16du:dateUtc="2025-12-02T21:52:00Z">
              <w:tcPr>
                <w:tcW w:w="999" w:type="pct"/>
                <w:gridSpan w:val="2"/>
                <w:shd w:val="clear" w:color="auto" w:fill="83CAEB" w:themeFill="accent1" w:themeFillTint="66"/>
              </w:tcPr>
            </w:tcPrChange>
          </w:tcPr>
          <w:p w14:paraId="6F757BE3" w14:textId="42C7D511" w:rsidR="00742B35" w:rsidRDefault="001532D0" w:rsidP="3542E025">
            <w:pPr>
              <w:spacing w:after="0"/>
              <w:jc w:val="center"/>
              <w:rPr>
                <w:rFonts w:ascii="Times New Roman" w:eastAsia="Times New Roman" w:hAnsi="Times New Roman" w:cs="Times New Roman"/>
                <w:b/>
                <w:bCs/>
                <w:color w:val="000000" w:themeColor="text1"/>
                <w:sz w:val="22"/>
                <w:szCs w:val="22"/>
              </w:rPr>
            </w:pPr>
            <w:del w:id="173" w:author="Bikram Adhikari (bdhikari)" w:date="2025-12-02T17:06:00Z" w16du:dateUtc="2025-12-02T23:06:00Z">
              <w:r w:rsidDel="00D164DF">
                <w:rPr>
                  <w:rFonts w:ascii="Times New Roman" w:eastAsia="Times New Roman" w:hAnsi="Times New Roman" w:cs="Times New Roman"/>
                  <w:b/>
                  <w:bCs/>
                  <w:color w:val="000000" w:themeColor="text1"/>
                  <w:sz w:val="22"/>
                  <w:szCs w:val="22"/>
                </w:rPr>
                <w:delText>Pre-school age</w:delText>
              </w:r>
            </w:del>
            <w:del w:id="174" w:author="Bikram Adhikari (bdhikari)" w:date="2025-12-02T15:52:00Z" w16du:dateUtc="2025-12-02T21:52:00Z">
              <w:r w:rsidDel="00513E27">
                <w:rPr>
                  <w:rFonts w:ascii="Times New Roman" w:eastAsia="Times New Roman" w:hAnsi="Times New Roman" w:cs="Times New Roman"/>
                  <w:b/>
                  <w:bCs/>
                  <w:color w:val="000000" w:themeColor="text1"/>
                  <w:sz w:val="22"/>
                  <w:szCs w:val="22"/>
                </w:rPr>
                <w:delText xml:space="preserve"> (</w:delText>
              </w:r>
            </w:del>
            <w:ins w:id="175" w:author="Bikram Adhikari (bdhikari)" w:date="2025-12-02T15:24:00Z" w16du:dateUtc="2025-12-02T21:24:00Z">
              <w:r w:rsidR="00F5771B">
                <w:rPr>
                  <w:rFonts w:ascii="Times New Roman" w:eastAsia="Times New Roman" w:hAnsi="Times New Roman" w:cs="Times New Roman"/>
                  <w:b/>
                  <w:bCs/>
                  <w:color w:val="000000" w:themeColor="text1"/>
                  <w:sz w:val="22"/>
                  <w:szCs w:val="22"/>
                </w:rPr>
                <w:t>37</w:t>
              </w:r>
            </w:ins>
            <w:del w:id="176" w:author="Bikram Adhikari (bdhikari)" w:date="2025-12-02T15:24:00Z" w16du:dateUtc="2025-12-02T21:24:00Z">
              <w:r w:rsidR="00041E43" w:rsidDel="00F5771B">
                <w:rPr>
                  <w:rFonts w:ascii="Times New Roman" w:eastAsia="Times New Roman" w:hAnsi="Times New Roman" w:cs="Times New Roman"/>
                  <w:b/>
                  <w:bCs/>
                  <w:color w:val="000000" w:themeColor="text1"/>
                  <w:sz w:val="22"/>
                  <w:szCs w:val="22"/>
                </w:rPr>
                <w:delText>4</w:delText>
              </w:r>
            </w:del>
            <w:r w:rsidR="00041E43">
              <w:rPr>
                <w:rFonts w:ascii="Times New Roman" w:eastAsia="Times New Roman" w:hAnsi="Times New Roman" w:cs="Times New Roman"/>
                <w:b/>
                <w:bCs/>
                <w:color w:val="000000" w:themeColor="text1"/>
                <w:sz w:val="22"/>
                <w:szCs w:val="22"/>
              </w:rPr>
              <w:t>-</w:t>
            </w:r>
            <w:ins w:id="177" w:author="Bikram Adhikari (bdhikari)" w:date="2025-12-02T15:26:00Z" w16du:dateUtc="2025-12-02T21:26:00Z">
              <w:r w:rsidR="00C259D9">
                <w:rPr>
                  <w:rFonts w:ascii="Times New Roman" w:eastAsia="Times New Roman" w:hAnsi="Times New Roman" w:cs="Times New Roman"/>
                  <w:b/>
                  <w:bCs/>
                  <w:color w:val="000000" w:themeColor="text1"/>
                  <w:sz w:val="22"/>
                  <w:szCs w:val="22"/>
                </w:rPr>
                <w:t xml:space="preserve">59 </w:t>
              </w:r>
            </w:ins>
            <w:del w:id="178" w:author="Bikram Adhikari (bdhikari)" w:date="2025-12-02T15:24:00Z" w16du:dateUtc="2025-12-02T21:24:00Z">
              <w:r w:rsidR="00041E43" w:rsidDel="00F5771B">
                <w:rPr>
                  <w:rFonts w:ascii="Times New Roman" w:eastAsia="Times New Roman" w:hAnsi="Times New Roman" w:cs="Times New Roman"/>
                  <w:b/>
                  <w:bCs/>
                  <w:color w:val="000000" w:themeColor="text1"/>
                  <w:sz w:val="22"/>
                  <w:szCs w:val="22"/>
                </w:rPr>
                <w:delText>5 years</w:delText>
              </w:r>
            </w:del>
            <w:ins w:id="179" w:author="Bikram Adhikari (bdhikari)" w:date="2025-12-02T15:24:00Z" w16du:dateUtc="2025-12-02T21:24:00Z">
              <w:r w:rsidR="00F5771B">
                <w:rPr>
                  <w:rFonts w:ascii="Times New Roman" w:eastAsia="Times New Roman" w:hAnsi="Times New Roman" w:cs="Times New Roman"/>
                  <w:b/>
                  <w:bCs/>
                  <w:color w:val="000000" w:themeColor="text1"/>
                  <w:sz w:val="22"/>
                  <w:szCs w:val="22"/>
                </w:rPr>
                <w:t>months</w:t>
              </w:r>
            </w:ins>
            <w:ins w:id="180" w:author="Bikram Adhikari (bdhikari)" w:date="2025-12-02T17:06:00Z" w16du:dateUtc="2025-12-02T23:06:00Z">
              <w:r w:rsidR="00D164DF">
                <w:rPr>
                  <w:rFonts w:ascii="Times New Roman" w:eastAsia="Times New Roman" w:hAnsi="Times New Roman" w:cs="Times New Roman"/>
                  <w:b/>
                  <w:bCs/>
                  <w:color w:val="000000" w:themeColor="text1"/>
                  <w:sz w:val="22"/>
                  <w:szCs w:val="22"/>
                </w:rPr>
                <w:t xml:space="preserve"> children</w:t>
              </w:r>
            </w:ins>
            <w:ins w:id="181" w:author="Bikram Adhikari (bdhikari)" w:date="2025-12-02T15:52:00Z" w16du:dateUtc="2025-12-02T21:52:00Z">
              <w:r w:rsidR="00513E27">
                <w:rPr>
                  <w:rFonts w:ascii="Times New Roman" w:eastAsia="Times New Roman" w:hAnsi="Times New Roman" w:cs="Times New Roman"/>
                  <w:b/>
                  <w:bCs/>
                  <w:color w:val="000000" w:themeColor="text1"/>
                  <w:sz w:val="22"/>
                  <w:szCs w:val="22"/>
                </w:rPr>
                <w:t>,</w:t>
              </w:r>
            </w:ins>
            <w:del w:id="182" w:author="Bikram Adhikari (bdhikari)" w:date="2025-12-02T15:52:00Z" w16du:dateUtc="2025-12-02T21:52:00Z">
              <w:r w:rsidDel="00513E27">
                <w:rPr>
                  <w:rFonts w:ascii="Times New Roman" w:eastAsia="Times New Roman" w:hAnsi="Times New Roman" w:cs="Times New Roman"/>
                  <w:b/>
                  <w:bCs/>
                  <w:color w:val="000000" w:themeColor="text1"/>
                  <w:sz w:val="22"/>
                  <w:szCs w:val="22"/>
                </w:rPr>
                <w:delText>)</w:delText>
              </w:r>
            </w:del>
          </w:p>
          <w:p w14:paraId="4B891079" w14:textId="1BE52FB8" w:rsidR="002463AA" w:rsidRPr="3542E025" w:rsidRDefault="00237EA9" w:rsidP="3542E025">
            <w:pPr>
              <w:spacing w:after="0"/>
              <w:jc w:val="center"/>
              <w:rPr>
                <w:rFonts w:ascii="Times New Roman" w:eastAsia="Times New Roman" w:hAnsi="Times New Roman" w:cs="Times New Roman"/>
                <w:b/>
                <w:bCs/>
                <w:color w:val="000000" w:themeColor="text1"/>
                <w:sz w:val="22"/>
                <w:szCs w:val="22"/>
              </w:rPr>
            </w:pPr>
            <w:ins w:id="183" w:author="Bikram Adhikari (bdhikari)" w:date="2025-11-26T21:57:00Z">
              <w:r>
                <w:rPr>
                  <w:rFonts w:ascii="Times New Roman" w:eastAsia="Times New Roman" w:hAnsi="Times New Roman" w:cs="Times New Roman"/>
                  <w:b/>
                  <w:bCs/>
                  <w:color w:val="000000" w:themeColor="text1"/>
                  <w:sz w:val="22"/>
                  <w:szCs w:val="22"/>
                </w:rPr>
                <w:t>%</w:t>
              </w:r>
            </w:ins>
            <w:del w:id="184" w:author="Bikram Adhikari (bdhikari)" w:date="2025-11-26T21:57:00Z">
              <w:r w:rsidR="002463AA" w:rsidDel="00237EA9">
                <w:rPr>
                  <w:rFonts w:ascii="Times New Roman" w:eastAsia="Times New Roman" w:hAnsi="Times New Roman" w:cs="Times New Roman"/>
                  <w:b/>
                  <w:bCs/>
                  <w:color w:val="000000" w:themeColor="text1"/>
                  <w:sz w:val="22"/>
                  <w:szCs w:val="22"/>
                </w:rPr>
                <w:delText>n</w:delText>
              </w:r>
              <w:r w:rsidR="00894938" w:rsidDel="00237EA9">
                <w:rPr>
                  <w:rFonts w:ascii="Times New Roman" w:eastAsia="Times New Roman" w:hAnsi="Times New Roman" w:cs="Times New Roman"/>
                  <w:b/>
                  <w:bCs/>
                  <w:color w:val="000000" w:themeColor="text1"/>
                  <w:sz w:val="22"/>
                  <w:szCs w:val="22"/>
                </w:rPr>
                <w:delText xml:space="preserve"> </w:delText>
              </w:r>
              <w:r w:rsidR="002463AA" w:rsidDel="00237EA9">
                <w:rPr>
                  <w:rFonts w:ascii="Times New Roman" w:eastAsia="Times New Roman" w:hAnsi="Times New Roman" w:cs="Times New Roman"/>
                  <w:b/>
                  <w:bCs/>
                  <w:color w:val="000000" w:themeColor="text1"/>
                  <w:sz w:val="22"/>
                  <w:szCs w:val="22"/>
                </w:rPr>
                <w:delText>(%)</w:delText>
              </w:r>
            </w:del>
          </w:p>
        </w:tc>
      </w:tr>
      <w:tr w:rsidR="001532D0" w14:paraId="63980F98" w14:textId="77777777" w:rsidTr="00156526">
        <w:trPr>
          <w:trHeight w:val="285"/>
          <w:trPrChange w:id="185" w:author="Bikram Adhikari (bdhikari)" w:date="2025-12-02T15:52:00Z" w16du:dateUtc="2025-12-02T21:52:00Z">
            <w:trPr>
              <w:trHeight w:val="285"/>
            </w:trPr>
          </w:trPrChange>
        </w:trPr>
        <w:tc>
          <w:tcPr>
            <w:tcW w:w="1838" w:type="pct"/>
            <w:shd w:val="clear" w:color="auto" w:fill="C1E4F5" w:themeFill="accent1" w:themeFillTint="33"/>
            <w:tcMar>
              <w:left w:w="108" w:type="dxa"/>
              <w:right w:w="108" w:type="dxa"/>
            </w:tcMar>
            <w:vAlign w:val="center"/>
            <w:tcPrChange w:id="186" w:author="Bikram Adhikari (bdhikari)" w:date="2025-12-02T15:52:00Z" w16du:dateUtc="2025-12-02T21:52:00Z">
              <w:tcPr>
                <w:tcW w:w="1868" w:type="pct"/>
                <w:gridSpan w:val="2"/>
                <w:shd w:val="clear" w:color="auto" w:fill="C1E4F5" w:themeFill="accent1" w:themeFillTint="33"/>
                <w:tcMar>
                  <w:left w:w="108" w:type="dxa"/>
                  <w:right w:w="108" w:type="dxa"/>
                </w:tcMar>
                <w:vAlign w:val="center"/>
              </w:tcPr>
            </w:tcPrChange>
          </w:tcPr>
          <w:p w14:paraId="691486D2" w14:textId="465437FE" w:rsidR="001532D0" w:rsidRPr="001245B7" w:rsidRDefault="002463AA" w:rsidP="3542E025">
            <w:pPr>
              <w:spacing w:after="0"/>
              <w:rPr>
                <w:rFonts w:ascii="Times New Roman" w:eastAsia="Times New Roman" w:hAnsi="Times New Roman" w:cs="Times New Roman"/>
                <w:i/>
                <w:iCs/>
                <w:color w:val="000000" w:themeColor="text1"/>
                <w:sz w:val="22"/>
                <w:szCs w:val="22"/>
              </w:rPr>
            </w:pPr>
            <w:r w:rsidRPr="001245B7">
              <w:rPr>
                <w:rFonts w:ascii="Times New Roman" w:eastAsia="Times New Roman" w:hAnsi="Times New Roman" w:cs="Times New Roman"/>
                <w:i/>
                <w:iCs/>
                <w:color w:val="000000" w:themeColor="text1"/>
                <w:sz w:val="22"/>
                <w:szCs w:val="22"/>
              </w:rPr>
              <w:t>Unw</w:t>
            </w:r>
            <w:r w:rsidR="001532D0" w:rsidRPr="001245B7">
              <w:rPr>
                <w:rFonts w:ascii="Times New Roman" w:eastAsia="Times New Roman" w:hAnsi="Times New Roman" w:cs="Times New Roman"/>
                <w:i/>
                <w:iCs/>
                <w:color w:val="000000" w:themeColor="text1"/>
                <w:sz w:val="22"/>
                <w:szCs w:val="22"/>
              </w:rPr>
              <w:t>eighted</w:t>
            </w:r>
            <w:r w:rsidRPr="001245B7">
              <w:rPr>
                <w:rFonts w:ascii="Times New Roman" w:eastAsia="Times New Roman" w:hAnsi="Times New Roman" w:cs="Times New Roman"/>
                <w:i/>
                <w:iCs/>
                <w:color w:val="000000" w:themeColor="text1"/>
                <w:sz w:val="22"/>
                <w:szCs w:val="22"/>
              </w:rPr>
              <w:t xml:space="preserve"> N</w:t>
            </w:r>
          </w:p>
        </w:tc>
        <w:tc>
          <w:tcPr>
            <w:tcW w:w="626" w:type="pct"/>
            <w:shd w:val="clear" w:color="auto" w:fill="C1E4F5" w:themeFill="accent1" w:themeFillTint="33"/>
            <w:tcMar>
              <w:left w:w="108" w:type="dxa"/>
              <w:right w:w="108" w:type="dxa"/>
            </w:tcMar>
            <w:vAlign w:val="center"/>
            <w:tcPrChange w:id="187" w:author="Bikram Adhikari (bdhikari)" w:date="2025-12-02T15:52:00Z" w16du:dateUtc="2025-12-02T21:52:00Z">
              <w:tcPr>
                <w:tcW w:w="655" w:type="pct"/>
                <w:gridSpan w:val="2"/>
                <w:shd w:val="clear" w:color="auto" w:fill="C1E4F5" w:themeFill="accent1" w:themeFillTint="33"/>
                <w:tcMar>
                  <w:left w:w="108" w:type="dxa"/>
                  <w:right w:w="108" w:type="dxa"/>
                </w:tcMar>
                <w:vAlign w:val="center"/>
              </w:tcPr>
            </w:tcPrChange>
          </w:tcPr>
          <w:p w14:paraId="53851CC0" w14:textId="692113AF" w:rsidR="001532D0" w:rsidRPr="001245B7" w:rsidRDefault="00CE21A8" w:rsidP="00D41148">
            <w:pPr>
              <w:spacing w:after="0"/>
              <w:jc w:val="center"/>
              <w:rPr>
                <w:rFonts w:ascii="Times New Roman" w:eastAsia="Times New Roman" w:hAnsi="Times New Roman" w:cs="Times New Roman"/>
                <w:color w:val="000000" w:themeColor="text1"/>
                <w:sz w:val="22"/>
                <w:szCs w:val="22"/>
              </w:rPr>
            </w:pPr>
            <w:r w:rsidRPr="001245B7">
              <w:rPr>
                <w:rFonts w:ascii="Times New Roman" w:eastAsia="Times New Roman" w:hAnsi="Times New Roman" w:cs="Times New Roman"/>
                <w:color w:val="000000" w:themeColor="text1"/>
                <w:sz w:val="22"/>
                <w:szCs w:val="22"/>
              </w:rPr>
              <w:t>2395</w:t>
            </w:r>
          </w:p>
        </w:tc>
        <w:tc>
          <w:tcPr>
            <w:tcW w:w="764" w:type="pct"/>
            <w:shd w:val="clear" w:color="auto" w:fill="C1E4F5" w:themeFill="accent1" w:themeFillTint="33"/>
            <w:tcPrChange w:id="188" w:author="Bikram Adhikari (bdhikari)" w:date="2025-12-02T15:52:00Z" w16du:dateUtc="2025-12-02T21:52:00Z">
              <w:tcPr>
                <w:tcW w:w="793" w:type="pct"/>
                <w:gridSpan w:val="2"/>
                <w:shd w:val="clear" w:color="auto" w:fill="C1E4F5" w:themeFill="accent1" w:themeFillTint="33"/>
              </w:tcPr>
            </w:tcPrChange>
          </w:tcPr>
          <w:p w14:paraId="34ACD242" w14:textId="2B0F91F0" w:rsidR="001532D0" w:rsidRPr="001245B7" w:rsidRDefault="00894938" w:rsidP="00D41148">
            <w:pPr>
              <w:spacing w:after="0"/>
              <w:jc w:val="center"/>
              <w:rPr>
                <w:rFonts w:ascii="Times New Roman" w:eastAsia="Times New Roman" w:hAnsi="Times New Roman" w:cs="Times New Roman"/>
                <w:color w:val="000000" w:themeColor="text1"/>
                <w:sz w:val="22"/>
                <w:szCs w:val="22"/>
              </w:rPr>
            </w:pPr>
            <w:r w:rsidRPr="001245B7">
              <w:rPr>
                <w:rFonts w:ascii="Times New Roman" w:eastAsia="Times New Roman" w:hAnsi="Times New Roman" w:cs="Times New Roman"/>
                <w:color w:val="000000" w:themeColor="text1"/>
                <w:sz w:val="22"/>
                <w:szCs w:val="22"/>
              </w:rPr>
              <w:t>256</w:t>
            </w:r>
          </w:p>
        </w:tc>
        <w:tc>
          <w:tcPr>
            <w:tcW w:w="930" w:type="pct"/>
            <w:shd w:val="clear" w:color="auto" w:fill="C1E4F5" w:themeFill="accent1" w:themeFillTint="33"/>
            <w:tcPrChange w:id="189" w:author="Bikram Adhikari (bdhikari)" w:date="2025-12-02T15:52:00Z" w16du:dateUtc="2025-12-02T21:52:00Z">
              <w:tcPr>
                <w:tcW w:w="685" w:type="pct"/>
                <w:shd w:val="clear" w:color="auto" w:fill="C1E4F5" w:themeFill="accent1" w:themeFillTint="33"/>
              </w:tcPr>
            </w:tcPrChange>
          </w:tcPr>
          <w:p w14:paraId="650B0604" w14:textId="2C6D4916" w:rsidR="001532D0" w:rsidRPr="001245B7" w:rsidRDefault="00894938" w:rsidP="00D41148">
            <w:pPr>
              <w:spacing w:after="0"/>
              <w:jc w:val="center"/>
              <w:rPr>
                <w:rFonts w:ascii="Times New Roman" w:eastAsia="Times New Roman" w:hAnsi="Times New Roman" w:cs="Times New Roman"/>
                <w:color w:val="000000" w:themeColor="text1"/>
                <w:sz w:val="22"/>
                <w:szCs w:val="22"/>
              </w:rPr>
            </w:pPr>
            <w:r w:rsidRPr="001245B7">
              <w:rPr>
                <w:rFonts w:ascii="Times New Roman" w:eastAsia="Times New Roman" w:hAnsi="Times New Roman" w:cs="Times New Roman"/>
                <w:color w:val="000000" w:themeColor="text1"/>
                <w:sz w:val="22"/>
                <w:szCs w:val="22"/>
              </w:rPr>
              <w:t>1092</w:t>
            </w:r>
          </w:p>
        </w:tc>
        <w:tc>
          <w:tcPr>
            <w:tcW w:w="842" w:type="pct"/>
            <w:shd w:val="clear" w:color="auto" w:fill="C1E4F5" w:themeFill="accent1" w:themeFillTint="33"/>
            <w:tcPrChange w:id="190" w:author="Bikram Adhikari (bdhikari)" w:date="2025-12-02T15:52:00Z" w16du:dateUtc="2025-12-02T21:52:00Z">
              <w:tcPr>
                <w:tcW w:w="999" w:type="pct"/>
                <w:gridSpan w:val="2"/>
                <w:shd w:val="clear" w:color="auto" w:fill="C1E4F5" w:themeFill="accent1" w:themeFillTint="33"/>
              </w:tcPr>
            </w:tcPrChange>
          </w:tcPr>
          <w:p w14:paraId="72F2B1B3" w14:textId="1E4D4A27" w:rsidR="001532D0" w:rsidRPr="001245B7" w:rsidRDefault="00894938" w:rsidP="00D41148">
            <w:pPr>
              <w:spacing w:after="0"/>
              <w:jc w:val="center"/>
              <w:rPr>
                <w:rFonts w:ascii="Times New Roman" w:eastAsia="Times New Roman" w:hAnsi="Times New Roman" w:cs="Times New Roman"/>
                <w:color w:val="000000" w:themeColor="text1"/>
                <w:sz w:val="22"/>
                <w:szCs w:val="22"/>
              </w:rPr>
            </w:pPr>
            <w:r w:rsidRPr="001245B7">
              <w:rPr>
                <w:rFonts w:ascii="Times New Roman" w:eastAsia="Times New Roman" w:hAnsi="Times New Roman" w:cs="Times New Roman"/>
                <w:color w:val="000000" w:themeColor="text1"/>
                <w:sz w:val="22"/>
                <w:szCs w:val="22"/>
              </w:rPr>
              <w:t>1047</w:t>
            </w:r>
          </w:p>
        </w:tc>
      </w:tr>
      <w:tr w:rsidR="002463AA" w14:paraId="17A44AD0" w14:textId="77777777" w:rsidTr="00156526">
        <w:trPr>
          <w:trHeight w:val="285"/>
          <w:trPrChange w:id="191" w:author="Bikram Adhikari (bdhikari)" w:date="2025-12-02T15:52:00Z" w16du:dateUtc="2025-12-02T21:52:00Z">
            <w:trPr>
              <w:trHeight w:val="285"/>
            </w:trPr>
          </w:trPrChange>
        </w:trPr>
        <w:tc>
          <w:tcPr>
            <w:tcW w:w="1838" w:type="pct"/>
            <w:shd w:val="clear" w:color="auto" w:fill="C1E4F5" w:themeFill="accent1" w:themeFillTint="33"/>
            <w:tcMar>
              <w:left w:w="108" w:type="dxa"/>
              <w:right w:w="108" w:type="dxa"/>
            </w:tcMar>
            <w:vAlign w:val="center"/>
            <w:tcPrChange w:id="192" w:author="Bikram Adhikari (bdhikari)" w:date="2025-12-02T15:52:00Z" w16du:dateUtc="2025-12-02T21:52:00Z">
              <w:tcPr>
                <w:tcW w:w="1868" w:type="pct"/>
                <w:gridSpan w:val="2"/>
                <w:shd w:val="clear" w:color="auto" w:fill="C1E4F5" w:themeFill="accent1" w:themeFillTint="33"/>
                <w:tcMar>
                  <w:left w:w="108" w:type="dxa"/>
                  <w:right w:w="108" w:type="dxa"/>
                </w:tcMar>
                <w:vAlign w:val="center"/>
              </w:tcPr>
            </w:tcPrChange>
          </w:tcPr>
          <w:p w14:paraId="43E8DB00" w14:textId="2375EC4A" w:rsidR="002463AA" w:rsidRPr="001245B7" w:rsidRDefault="002463AA" w:rsidP="3542E025">
            <w:pPr>
              <w:spacing w:after="0"/>
              <w:rPr>
                <w:rFonts w:ascii="Times New Roman" w:eastAsia="Times New Roman" w:hAnsi="Times New Roman" w:cs="Times New Roman"/>
                <w:i/>
                <w:iCs/>
                <w:color w:val="000000" w:themeColor="text1"/>
                <w:sz w:val="22"/>
                <w:szCs w:val="22"/>
              </w:rPr>
            </w:pPr>
            <w:r w:rsidRPr="001245B7">
              <w:rPr>
                <w:rFonts w:ascii="Times New Roman" w:eastAsia="Times New Roman" w:hAnsi="Times New Roman" w:cs="Times New Roman"/>
                <w:i/>
                <w:iCs/>
                <w:color w:val="000000" w:themeColor="text1"/>
                <w:sz w:val="22"/>
                <w:szCs w:val="22"/>
              </w:rPr>
              <w:t>Weighted N</w:t>
            </w:r>
          </w:p>
        </w:tc>
        <w:tc>
          <w:tcPr>
            <w:tcW w:w="626" w:type="pct"/>
            <w:shd w:val="clear" w:color="auto" w:fill="C1E4F5" w:themeFill="accent1" w:themeFillTint="33"/>
            <w:tcMar>
              <w:left w:w="108" w:type="dxa"/>
              <w:right w:w="108" w:type="dxa"/>
            </w:tcMar>
            <w:vAlign w:val="center"/>
            <w:tcPrChange w:id="193" w:author="Bikram Adhikari (bdhikari)" w:date="2025-12-02T15:52:00Z" w16du:dateUtc="2025-12-02T21:52:00Z">
              <w:tcPr>
                <w:tcW w:w="655" w:type="pct"/>
                <w:gridSpan w:val="2"/>
                <w:shd w:val="clear" w:color="auto" w:fill="C1E4F5" w:themeFill="accent1" w:themeFillTint="33"/>
                <w:tcMar>
                  <w:left w:w="108" w:type="dxa"/>
                  <w:right w:w="108" w:type="dxa"/>
                </w:tcMar>
                <w:vAlign w:val="center"/>
              </w:tcPr>
            </w:tcPrChange>
          </w:tcPr>
          <w:p w14:paraId="5726695D" w14:textId="6A7B02EA" w:rsidR="002463AA" w:rsidRPr="001245B7" w:rsidRDefault="00DA493A" w:rsidP="00D41148">
            <w:pPr>
              <w:spacing w:after="0"/>
              <w:jc w:val="center"/>
              <w:rPr>
                <w:rFonts w:ascii="Times New Roman" w:eastAsia="Times New Roman" w:hAnsi="Times New Roman" w:cs="Times New Roman"/>
                <w:color w:val="000000" w:themeColor="text1"/>
                <w:sz w:val="22"/>
                <w:szCs w:val="22"/>
              </w:rPr>
            </w:pPr>
            <w:r w:rsidRPr="001245B7">
              <w:rPr>
                <w:rFonts w:ascii="Times New Roman" w:eastAsia="Times New Roman" w:hAnsi="Times New Roman" w:cs="Times New Roman"/>
                <w:color w:val="000000" w:themeColor="text1"/>
                <w:sz w:val="22"/>
                <w:szCs w:val="22"/>
              </w:rPr>
              <w:t>233</w:t>
            </w:r>
            <w:r w:rsidR="00C81B10" w:rsidRPr="001245B7">
              <w:rPr>
                <w:rFonts w:ascii="Times New Roman" w:eastAsia="Times New Roman" w:hAnsi="Times New Roman" w:cs="Times New Roman"/>
                <w:color w:val="000000" w:themeColor="text1"/>
                <w:sz w:val="22"/>
                <w:szCs w:val="22"/>
              </w:rPr>
              <w:t>5</w:t>
            </w:r>
          </w:p>
        </w:tc>
        <w:tc>
          <w:tcPr>
            <w:tcW w:w="764" w:type="pct"/>
            <w:shd w:val="clear" w:color="auto" w:fill="C1E4F5" w:themeFill="accent1" w:themeFillTint="33"/>
            <w:tcPrChange w:id="194" w:author="Bikram Adhikari (bdhikari)" w:date="2025-12-02T15:52:00Z" w16du:dateUtc="2025-12-02T21:52:00Z">
              <w:tcPr>
                <w:tcW w:w="793" w:type="pct"/>
                <w:gridSpan w:val="2"/>
                <w:shd w:val="clear" w:color="auto" w:fill="C1E4F5" w:themeFill="accent1" w:themeFillTint="33"/>
              </w:tcPr>
            </w:tcPrChange>
          </w:tcPr>
          <w:p w14:paraId="77A4F0DE" w14:textId="3161371E" w:rsidR="002463AA" w:rsidRPr="001245B7" w:rsidRDefault="00C81B10" w:rsidP="00D41148">
            <w:pPr>
              <w:spacing w:after="0"/>
              <w:jc w:val="center"/>
              <w:rPr>
                <w:rFonts w:ascii="Times New Roman" w:eastAsia="Times New Roman" w:hAnsi="Times New Roman" w:cs="Times New Roman"/>
                <w:color w:val="000000" w:themeColor="text1"/>
                <w:sz w:val="22"/>
                <w:szCs w:val="22"/>
              </w:rPr>
            </w:pPr>
            <w:r w:rsidRPr="001245B7">
              <w:rPr>
                <w:rFonts w:ascii="Times New Roman" w:eastAsia="Times New Roman" w:hAnsi="Times New Roman" w:cs="Times New Roman"/>
                <w:color w:val="000000" w:themeColor="text1"/>
                <w:sz w:val="22"/>
                <w:szCs w:val="22"/>
              </w:rPr>
              <w:t>244</w:t>
            </w:r>
          </w:p>
        </w:tc>
        <w:tc>
          <w:tcPr>
            <w:tcW w:w="930" w:type="pct"/>
            <w:shd w:val="clear" w:color="auto" w:fill="C1E4F5" w:themeFill="accent1" w:themeFillTint="33"/>
            <w:tcPrChange w:id="195" w:author="Bikram Adhikari (bdhikari)" w:date="2025-12-02T15:52:00Z" w16du:dateUtc="2025-12-02T21:52:00Z">
              <w:tcPr>
                <w:tcW w:w="685" w:type="pct"/>
                <w:shd w:val="clear" w:color="auto" w:fill="C1E4F5" w:themeFill="accent1" w:themeFillTint="33"/>
              </w:tcPr>
            </w:tcPrChange>
          </w:tcPr>
          <w:p w14:paraId="0DB97DEC" w14:textId="0C2B1C61" w:rsidR="002463AA" w:rsidRPr="001245B7" w:rsidRDefault="00C81B10" w:rsidP="00D41148">
            <w:pPr>
              <w:spacing w:after="0"/>
              <w:jc w:val="center"/>
              <w:rPr>
                <w:rFonts w:ascii="Times New Roman" w:eastAsia="Times New Roman" w:hAnsi="Times New Roman" w:cs="Times New Roman"/>
                <w:color w:val="000000" w:themeColor="text1"/>
                <w:sz w:val="22"/>
                <w:szCs w:val="22"/>
              </w:rPr>
            </w:pPr>
            <w:r w:rsidRPr="001245B7">
              <w:rPr>
                <w:rFonts w:ascii="Times New Roman" w:eastAsia="Times New Roman" w:hAnsi="Times New Roman" w:cs="Times New Roman"/>
                <w:color w:val="000000" w:themeColor="text1"/>
                <w:sz w:val="22"/>
                <w:szCs w:val="22"/>
              </w:rPr>
              <w:t>1069</w:t>
            </w:r>
          </w:p>
        </w:tc>
        <w:tc>
          <w:tcPr>
            <w:tcW w:w="842" w:type="pct"/>
            <w:shd w:val="clear" w:color="auto" w:fill="C1E4F5" w:themeFill="accent1" w:themeFillTint="33"/>
            <w:tcPrChange w:id="196" w:author="Bikram Adhikari (bdhikari)" w:date="2025-12-02T15:52:00Z" w16du:dateUtc="2025-12-02T21:52:00Z">
              <w:tcPr>
                <w:tcW w:w="999" w:type="pct"/>
                <w:gridSpan w:val="2"/>
                <w:shd w:val="clear" w:color="auto" w:fill="C1E4F5" w:themeFill="accent1" w:themeFillTint="33"/>
              </w:tcPr>
            </w:tcPrChange>
          </w:tcPr>
          <w:p w14:paraId="20207139" w14:textId="7BC2DE78" w:rsidR="002463AA" w:rsidRPr="001245B7" w:rsidRDefault="00C81B10" w:rsidP="00D41148">
            <w:pPr>
              <w:spacing w:after="0"/>
              <w:jc w:val="center"/>
              <w:rPr>
                <w:rFonts w:ascii="Times New Roman" w:eastAsia="Times New Roman" w:hAnsi="Times New Roman" w:cs="Times New Roman"/>
                <w:color w:val="000000" w:themeColor="text1"/>
                <w:sz w:val="22"/>
                <w:szCs w:val="22"/>
              </w:rPr>
            </w:pPr>
            <w:r w:rsidRPr="001245B7">
              <w:rPr>
                <w:rFonts w:ascii="Times New Roman" w:eastAsia="Times New Roman" w:hAnsi="Times New Roman" w:cs="Times New Roman"/>
                <w:color w:val="000000" w:themeColor="text1"/>
                <w:sz w:val="22"/>
                <w:szCs w:val="22"/>
              </w:rPr>
              <w:t>1022</w:t>
            </w:r>
          </w:p>
        </w:tc>
      </w:tr>
      <w:tr w:rsidR="009A0206" w14:paraId="11757151" w14:textId="7A01B180" w:rsidTr="00156526">
        <w:trPr>
          <w:trHeight w:val="285"/>
          <w:trPrChange w:id="197" w:author="Bikram Adhikari (bdhikari)" w:date="2025-12-02T15:52:00Z" w16du:dateUtc="2025-12-02T21:52:00Z">
            <w:trPr>
              <w:trHeight w:val="285"/>
            </w:trPr>
          </w:trPrChange>
        </w:trPr>
        <w:tc>
          <w:tcPr>
            <w:tcW w:w="1838" w:type="pct"/>
            <w:tcMar>
              <w:left w:w="108" w:type="dxa"/>
              <w:right w:w="108" w:type="dxa"/>
            </w:tcMar>
            <w:vAlign w:val="center"/>
            <w:tcPrChange w:id="198" w:author="Bikram Adhikari (bdhikari)" w:date="2025-12-02T15:52:00Z" w16du:dateUtc="2025-12-02T21:52:00Z">
              <w:tcPr>
                <w:tcW w:w="1868" w:type="pct"/>
                <w:gridSpan w:val="2"/>
                <w:tcMar>
                  <w:left w:w="108" w:type="dxa"/>
                  <w:right w:w="108" w:type="dxa"/>
                </w:tcMar>
                <w:vAlign w:val="center"/>
              </w:tcPr>
            </w:tcPrChange>
          </w:tcPr>
          <w:p w14:paraId="07F862BF" w14:textId="64D93CC5" w:rsidR="009A0206" w:rsidRDefault="002463AA" w:rsidP="3542E025">
            <w:pPr>
              <w:spacing w:after="0"/>
            </w:pPr>
            <w:r w:rsidRPr="001245B7">
              <w:rPr>
                <w:rFonts w:ascii="Times New Roman" w:eastAsia="Times New Roman" w:hAnsi="Times New Roman" w:cs="Times New Roman"/>
                <w:b/>
                <w:bCs/>
                <w:sz w:val="22"/>
                <w:szCs w:val="22"/>
              </w:rPr>
              <w:t>Age of children</w:t>
            </w:r>
            <w:ins w:id="199" w:author="Bikram Adhikari (bdhikari)" w:date="2025-11-26T22:02:00Z">
              <w:r w:rsidR="008B5FE0">
                <w:rPr>
                  <w:rFonts w:ascii="Times New Roman" w:eastAsia="Times New Roman" w:hAnsi="Times New Roman" w:cs="Times New Roman"/>
                  <w:b/>
                  <w:bCs/>
                  <w:sz w:val="22"/>
                  <w:szCs w:val="22"/>
                </w:rPr>
                <w:t xml:space="preserve"> in </w:t>
              </w:r>
            </w:ins>
            <w:ins w:id="200" w:author="Bikram Adhikari (bdhikari)" w:date="2025-12-02T15:23:00Z" w16du:dateUtc="2025-12-02T21:23:00Z">
              <w:r w:rsidR="005C3E91">
                <w:rPr>
                  <w:rFonts w:ascii="Times New Roman" w:eastAsia="Times New Roman" w:hAnsi="Times New Roman" w:cs="Times New Roman"/>
                  <w:b/>
                  <w:bCs/>
                  <w:sz w:val="22"/>
                  <w:szCs w:val="22"/>
                </w:rPr>
                <w:t>months</w:t>
              </w:r>
            </w:ins>
            <w:r w:rsidRPr="001245B7">
              <w:rPr>
                <w:rFonts w:ascii="Times New Roman" w:eastAsia="Times New Roman" w:hAnsi="Times New Roman" w:cs="Times New Roman"/>
                <w:b/>
                <w:bCs/>
                <w:sz w:val="22"/>
                <w:szCs w:val="22"/>
              </w:rPr>
              <w:t xml:space="preserve">, </w:t>
            </w:r>
            <w:ins w:id="201" w:author="Bikram Adhikari (bdhikari)" w:date="2025-12-02T15:23:00Z" w16du:dateUtc="2025-12-02T21:23:00Z">
              <w:r w:rsidR="005C3E91">
                <w:rPr>
                  <w:rFonts w:ascii="Times New Roman" w:eastAsia="Times New Roman" w:hAnsi="Times New Roman" w:cs="Times New Roman"/>
                  <w:sz w:val="22"/>
                  <w:szCs w:val="22"/>
                </w:rPr>
                <w:t>%</w:t>
              </w:r>
            </w:ins>
            <w:del w:id="202" w:author="Bikram Adhikari (bdhikari)" w:date="2025-11-26T21:57:00Z">
              <w:r w:rsidRPr="001245B7" w:rsidDel="00914487">
                <w:rPr>
                  <w:rFonts w:ascii="Times New Roman" w:eastAsia="Times New Roman" w:hAnsi="Times New Roman" w:cs="Times New Roman"/>
                  <w:sz w:val="22"/>
                  <w:szCs w:val="22"/>
                </w:rPr>
                <w:delText>n (%)</w:delText>
              </w:r>
            </w:del>
          </w:p>
        </w:tc>
        <w:tc>
          <w:tcPr>
            <w:tcW w:w="626" w:type="pct"/>
            <w:tcMar>
              <w:left w:w="108" w:type="dxa"/>
              <w:right w:w="108" w:type="dxa"/>
            </w:tcMar>
            <w:vAlign w:val="center"/>
            <w:tcPrChange w:id="203" w:author="Bikram Adhikari (bdhikari)" w:date="2025-12-02T15:52:00Z" w16du:dateUtc="2025-12-02T21:52:00Z">
              <w:tcPr>
                <w:tcW w:w="655" w:type="pct"/>
                <w:gridSpan w:val="2"/>
                <w:tcMar>
                  <w:left w:w="108" w:type="dxa"/>
                  <w:right w:w="108" w:type="dxa"/>
                </w:tcMar>
                <w:vAlign w:val="center"/>
              </w:tcPr>
            </w:tcPrChange>
          </w:tcPr>
          <w:p w14:paraId="10AB424B" w14:textId="5874EE89" w:rsidR="009A0206" w:rsidRDefault="009A0206" w:rsidP="00D41148">
            <w:pPr>
              <w:spacing w:after="0"/>
              <w:jc w:val="center"/>
            </w:pPr>
          </w:p>
        </w:tc>
        <w:tc>
          <w:tcPr>
            <w:tcW w:w="764" w:type="pct"/>
            <w:tcPrChange w:id="204" w:author="Bikram Adhikari (bdhikari)" w:date="2025-12-02T15:52:00Z" w16du:dateUtc="2025-12-02T21:52:00Z">
              <w:tcPr>
                <w:tcW w:w="793" w:type="pct"/>
                <w:gridSpan w:val="2"/>
              </w:tcPr>
            </w:tcPrChange>
          </w:tcPr>
          <w:p w14:paraId="4637A78B" w14:textId="3B3019E0" w:rsidR="009A0206" w:rsidRPr="3542E025" w:rsidRDefault="00C81B10" w:rsidP="00D41148">
            <w:pPr>
              <w:spacing w:after="0"/>
              <w:jc w:val="center"/>
              <w:rPr>
                <w:rFonts w:ascii="Times New Roman" w:eastAsia="Times New Roman" w:hAnsi="Times New Roman" w:cs="Times New Roman"/>
                <w:b/>
                <w:bCs/>
                <w:color w:val="000000" w:themeColor="text1"/>
                <w:sz w:val="22"/>
                <w:szCs w:val="22"/>
              </w:rPr>
            </w:pPr>
            <w:r w:rsidRPr="3542E025">
              <w:rPr>
                <w:rFonts w:ascii="Times New Roman" w:eastAsia="Times New Roman" w:hAnsi="Times New Roman" w:cs="Times New Roman"/>
                <w:sz w:val="22"/>
                <w:szCs w:val="22"/>
              </w:rPr>
              <w:t>10.4</w:t>
            </w:r>
          </w:p>
        </w:tc>
        <w:tc>
          <w:tcPr>
            <w:tcW w:w="930" w:type="pct"/>
            <w:tcPrChange w:id="205" w:author="Bikram Adhikari (bdhikari)" w:date="2025-12-02T15:52:00Z" w16du:dateUtc="2025-12-02T21:52:00Z">
              <w:tcPr>
                <w:tcW w:w="685" w:type="pct"/>
              </w:tcPr>
            </w:tcPrChange>
          </w:tcPr>
          <w:p w14:paraId="6301407F" w14:textId="77E6DC28" w:rsidR="009A0206" w:rsidRPr="3542E025" w:rsidRDefault="00C81B10" w:rsidP="00D41148">
            <w:pPr>
              <w:spacing w:after="0"/>
              <w:jc w:val="center"/>
              <w:rPr>
                <w:rFonts w:ascii="Times New Roman" w:eastAsia="Times New Roman" w:hAnsi="Times New Roman" w:cs="Times New Roman"/>
                <w:b/>
                <w:bCs/>
                <w:color w:val="000000" w:themeColor="text1"/>
                <w:sz w:val="22"/>
                <w:szCs w:val="22"/>
              </w:rPr>
            </w:pPr>
            <w:r w:rsidRPr="3542E025">
              <w:rPr>
                <w:rFonts w:ascii="Times New Roman" w:eastAsia="Times New Roman" w:hAnsi="Times New Roman" w:cs="Times New Roman"/>
                <w:sz w:val="22"/>
                <w:szCs w:val="22"/>
              </w:rPr>
              <w:t>45.8</w:t>
            </w:r>
          </w:p>
        </w:tc>
        <w:tc>
          <w:tcPr>
            <w:tcW w:w="842" w:type="pct"/>
            <w:tcPrChange w:id="206" w:author="Bikram Adhikari (bdhikari)" w:date="2025-12-02T15:52:00Z" w16du:dateUtc="2025-12-02T21:52:00Z">
              <w:tcPr>
                <w:tcW w:w="999" w:type="pct"/>
                <w:gridSpan w:val="2"/>
              </w:tcPr>
            </w:tcPrChange>
          </w:tcPr>
          <w:p w14:paraId="2E0378A2" w14:textId="716D76E1" w:rsidR="009A0206" w:rsidRPr="3542E025" w:rsidRDefault="00C81B10" w:rsidP="00D41148">
            <w:pPr>
              <w:spacing w:after="0"/>
              <w:jc w:val="center"/>
              <w:rPr>
                <w:rFonts w:ascii="Times New Roman" w:eastAsia="Times New Roman" w:hAnsi="Times New Roman" w:cs="Times New Roman"/>
                <w:b/>
                <w:bCs/>
                <w:color w:val="000000" w:themeColor="text1"/>
                <w:sz w:val="22"/>
                <w:szCs w:val="22"/>
              </w:rPr>
            </w:pPr>
            <w:r w:rsidRPr="3542E025">
              <w:rPr>
                <w:rFonts w:ascii="Times New Roman" w:eastAsia="Times New Roman" w:hAnsi="Times New Roman" w:cs="Times New Roman"/>
                <w:sz w:val="22"/>
                <w:szCs w:val="22"/>
              </w:rPr>
              <w:t>43.8</w:t>
            </w:r>
          </w:p>
        </w:tc>
      </w:tr>
      <w:tr w:rsidR="009A0206" w14:paraId="7F0A4DC3" w14:textId="2F934196" w:rsidTr="00156526">
        <w:trPr>
          <w:trHeight w:val="375"/>
          <w:trPrChange w:id="207" w:author="Bikram Adhikari (bdhikari)" w:date="2025-12-02T15:52:00Z" w16du:dateUtc="2025-12-02T21:52:00Z">
            <w:trPr>
              <w:trHeight w:val="375"/>
            </w:trPr>
          </w:trPrChange>
        </w:trPr>
        <w:tc>
          <w:tcPr>
            <w:tcW w:w="1838" w:type="pct"/>
            <w:tcMar>
              <w:left w:w="108" w:type="dxa"/>
              <w:right w:w="108" w:type="dxa"/>
            </w:tcMar>
            <w:vAlign w:val="center"/>
            <w:tcPrChange w:id="208" w:author="Bikram Adhikari (bdhikari)" w:date="2025-12-02T15:52:00Z" w16du:dateUtc="2025-12-02T21:52:00Z">
              <w:tcPr>
                <w:tcW w:w="1868" w:type="pct"/>
                <w:gridSpan w:val="2"/>
                <w:tcMar>
                  <w:left w:w="108" w:type="dxa"/>
                  <w:right w:w="108" w:type="dxa"/>
                </w:tcMar>
                <w:vAlign w:val="center"/>
              </w:tcPr>
            </w:tcPrChange>
          </w:tcPr>
          <w:p w14:paraId="7980CB0D" w14:textId="66FE816F" w:rsidR="009A0206" w:rsidRDefault="009A0206" w:rsidP="3542E025">
            <w:pPr>
              <w:spacing w:after="0"/>
            </w:pPr>
            <w:r w:rsidRPr="3542E025">
              <w:rPr>
                <w:rFonts w:ascii="Times New Roman" w:eastAsia="Times New Roman" w:hAnsi="Times New Roman" w:cs="Times New Roman"/>
                <w:b/>
                <w:bCs/>
                <w:sz w:val="22"/>
                <w:szCs w:val="22"/>
              </w:rPr>
              <w:t>Sex</w:t>
            </w:r>
            <w:ins w:id="209" w:author="Bikram Adhikari (bdhikari)" w:date="2025-11-26T22:02:00Z">
              <w:r w:rsidR="008B5FE0">
                <w:rPr>
                  <w:rFonts w:ascii="Times New Roman" w:eastAsia="Times New Roman" w:hAnsi="Times New Roman" w:cs="Times New Roman"/>
                  <w:b/>
                  <w:bCs/>
                  <w:sz w:val="22"/>
                  <w:szCs w:val="22"/>
                </w:rPr>
                <w:t>, %</w:t>
              </w:r>
            </w:ins>
          </w:p>
        </w:tc>
        <w:tc>
          <w:tcPr>
            <w:tcW w:w="626" w:type="pct"/>
            <w:tcMar>
              <w:left w:w="108" w:type="dxa"/>
              <w:right w:w="108" w:type="dxa"/>
            </w:tcMar>
            <w:vAlign w:val="center"/>
            <w:tcPrChange w:id="210" w:author="Bikram Adhikari (bdhikari)" w:date="2025-12-02T15:52:00Z" w16du:dateUtc="2025-12-02T21:52:00Z">
              <w:tcPr>
                <w:tcW w:w="655" w:type="pct"/>
                <w:gridSpan w:val="2"/>
                <w:tcMar>
                  <w:left w:w="108" w:type="dxa"/>
                  <w:right w:w="108" w:type="dxa"/>
                </w:tcMar>
                <w:vAlign w:val="center"/>
              </w:tcPr>
            </w:tcPrChange>
          </w:tcPr>
          <w:p w14:paraId="280AAEA5" w14:textId="3627E041" w:rsidR="009A0206" w:rsidRPr="001245B7" w:rsidRDefault="009A0206" w:rsidP="001245B7">
            <w:pPr>
              <w:spacing w:after="0"/>
              <w:jc w:val="center"/>
              <w:rPr>
                <w:rFonts w:ascii="Times New Roman" w:eastAsia="Times New Roman" w:hAnsi="Times New Roman" w:cs="Times New Roman"/>
                <w:sz w:val="22"/>
                <w:szCs w:val="22"/>
              </w:rPr>
            </w:pPr>
          </w:p>
        </w:tc>
        <w:tc>
          <w:tcPr>
            <w:tcW w:w="764" w:type="pct"/>
            <w:tcPrChange w:id="211" w:author="Bikram Adhikari (bdhikari)" w:date="2025-12-02T15:52:00Z" w16du:dateUtc="2025-12-02T21:52:00Z">
              <w:tcPr>
                <w:tcW w:w="793" w:type="pct"/>
                <w:gridSpan w:val="2"/>
              </w:tcPr>
            </w:tcPrChange>
          </w:tcPr>
          <w:p w14:paraId="239E0D15" w14:textId="77777777" w:rsidR="009A0206" w:rsidRPr="001245B7" w:rsidRDefault="009A0206" w:rsidP="001245B7">
            <w:pPr>
              <w:spacing w:after="0"/>
              <w:jc w:val="center"/>
              <w:rPr>
                <w:rFonts w:ascii="Times New Roman" w:eastAsia="Times New Roman" w:hAnsi="Times New Roman" w:cs="Times New Roman"/>
                <w:sz w:val="22"/>
                <w:szCs w:val="22"/>
              </w:rPr>
            </w:pPr>
          </w:p>
        </w:tc>
        <w:tc>
          <w:tcPr>
            <w:tcW w:w="930" w:type="pct"/>
            <w:tcPrChange w:id="212" w:author="Bikram Adhikari (bdhikari)" w:date="2025-12-02T15:52:00Z" w16du:dateUtc="2025-12-02T21:52:00Z">
              <w:tcPr>
                <w:tcW w:w="685" w:type="pct"/>
              </w:tcPr>
            </w:tcPrChange>
          </w:tcPr>
          <w:p w14:paraId="6DACAA33" w14:textId="77777777" w:rsidR="009A0206" w:rsidRPr="001245B7" w:rsidRDefault="009A0206" w:rsidP="001245B7">
            <w:pPr>
              <w:spacing w:after="0"/>
              <w:jc w:val="center"/>
              <w:rPr>
                <w:rFonts w:ascii="Times New Roman" w:eastAsia="Times New Roman" w:hAnsi="Times New Roman" w:cs="Times New Roman"/>
                <w:sz w:val="22"/>
                <w:szCs w:val="22"/>
              </w:rPr>
            </w:pPr>
          </w:p>
        </w:tc>
        <w:tc>
          <w:tcPr>
            <w:tcW w:w="842" w:type="pct"/>
            <w:tcPrChange w:id="213" w:author="Bikram Adhikari (bdhikari)" w:date="2025-12-02T15:52:00Z" w16du:dateUtc="2025-12-02T21:52:00Z">
              <w:tcPr>
                <w:tcW w:w="999" w:type="pct"/>
                <w:gridSpan w:val="2"/>
              </w:tcPr>
            </w:tcPrChange>
          </w:tcPr>
          <w:p w14:paraId="3F47DAEE" w14:textId="4FC257BC" w:rsidR="009A0206" w:rsidRPr="001245B7" w:rsidRDefault="009A0206" w:rsidP="001245B7">
            <w:pPr>
              <w:spacing w:after="0"/>
              <w:jc w:val="center"/>
              <w:rPr>
                <w:rFonts w:ascii="Times New Roman" w:eastAsia="Times New Roman" w:hAnsi="Times New Roman" w:cs="Times New Roman"/>
                <w:sz w:val="22"/>
                <w:szCs w:val="22"/>
              </w:rPr>
            </w:pPr>
          </w:p>
        </w:tc>
      </w:tr>
      <w:tr w:rsidR="00D41148" w14:paraId="7631AD30" w14:textId="520CADA2" w:rsidTr="00156526">
        <w:trPr>
          <w:trHeight w:val="285"/>
          <w:trPrChange w:id="214" w:author="Bikram Adhikari (bdhikari)" w:date="2025-12-02T15:52:00Z" w16du:dateUtc="2025-12-02T21:52:00Z">
            <w:trPr>
              <w:trHeight w:val="285"/>
            </w:trPr>
          </w:trPrChange>
        </w:trPr>
        <w:tc>
          <w:tcPr>
            <w:tcW w:w="1838" w:type="pct"/>
            <w:tcMar>
              <w:left w:w="108" w:type="dxa"/>
              <w:right w:w="108" w:type="dxa"/>
            </w:tcMar>
            <w:vAlign w:val="center"/>
            <w:tcPrChange w:id="215" w:author="Bikram Adhikari (bdhikari)" w:date="2025-12-02T15:52:00Z" w16du:dateUtc="2025-12-02T21:52:00Z">
              <w:tcPr>
                <w:tcW w:w="1868" w:type="pct"/>
                <w:gridSpan w:val="2"/>
                <w:tcMar>
                  <w:left w:w="108" w:type="dxa"/>
                  <w:right w:w="108" w:type="dxa"/>
                </w:tcMar>
                <w:vAlign w:val="center"/>
              </w:tcPr>
            </w:tcPrChange>
          </w:tcPr>
          <w:p w14:paraId="3FAE89D4" w14:textId="677CC253" w:rsidR="00D41148" w:rsidRDefault="00D41148" w:rsidP="00D41148">
            <w:pPr>
              <w:spacing w:after="0"/>
            </w:pPr>
            <w:r w:rsidRPr="3542E025">
              <w:rPr>
                <w:rFonts w:ascii="Times New Roman" w:eastAsia="Times New Roman" w:hAnsi="Times New Roman" w:cs="Times New Roman"/>
                <w:sz w:val="22"/>
                <w:szCs w:val="22"/>
              </w:rPr>
              <w:t xml:space="preserve">  Male</w:t>
            </w:r>
          </w:p>
        </w:tc>
        <w:tc>
          <w:tcPr>
            <w:tcW w:w="626" w:type="pct"/>
            <w:tcMar>
              <w:left w:w="108" w:type="dxa"/>
              <w:right w:w="108" w:type="dxa"/>
            </w:tcMar>
            <w:vAlign w:val="center"/>
            <w:tcPrChange w:id="216" w:author="Bikram Adhikari (bdhikari)" w:date="2025-12-02T15:52:00Z" w16du:dateUtc="2025-12-02T21:52:00Z">
              <w:tcPr>
                <w:tcW w:w="655" w:type="pct"/>
                <w:gridSpan w:val="2"/>
                <w:tcMar>
                  <w:left w:w="108" w:type="dxa"/>
                  <w:right w:w="108" w:type="dxa"/>
                </w:tcMar>
                <w:vAlign w:val="center"/>
              </w:tcPr>
            </w:tcPrChange>
          </w:tcPr>
          <w:p w14:paraId="7600222C" w14:textId="2B900347" w:rsidR="00D41148" w:rsidRPr="001245B7" w:rsidRDefault="00D41148" w:rsidP="001245B7">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51.5</w:t>
            </w:r>
          </w:p>
        </w:tc>
        <w:tc>
          <w:tcPr>
            <w:tcW w:w="764" w:type="pct"/>
            <w:vAlign w:val="center"/>
            <w:tcPrChange w:id="217" w:author="Bikram Adhikari (bdhikari)" w:date="2025-12-02T15:52:00Z" w16du:dateUtc="2025-12-02T21:52:00Z">
              <w:tcPr>
                <w:tcW w:w="793" w:type="pct"/>
                <w:gridSpan w:val="2"/>
                <w:vAlign w:val="center"/>
              </w:tcPr>
            </w:tcPrChange>
          </w:tcPr>
          <w:p w14:paraId="5D96D209" w14:textId="1229C864" w:rsidR="00D41148" w:rsidRPr="001245B7" w:rsidRDefault="00D41148" w:rsidP="001245B7">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52.6</w:t>
            </w:r>
          </w:p>
        </w:tc>
        <w:tc>
          <w:tcPr>
            <w:tcW w:w="930" w:type="pct"/>
            <w:vAlign w:val="center"/>
            <w:tcPrChange w:id="218" w:author="Bikram Adhikari (bdhikari)" w:date="2025-12-02T15:52:00Z" w16du:dateUtc="2025-12-02T21:52:00Z">
              <w:tcPr>
                <w:tcW w:w="685" w:type="pct"/>
                <w:vAlign w:val="center"/>
              </w:tcPr>
            </w:tcPrChange>
          </w:tcPr>
          <w:p w14:paraId="2D4526F6" w14:textId="67F94EBC" w:rsidR="00D41148" w:rsidRPr="001245B7" w:rsidRDefault="00D41148" w:rsidP="001245B7">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51.4</w:t>
            </w:r>
          </w:p>
        </w:tc>
        <w:tc>
          <w:tcPr>
            <w:tcW w:w="842" w:type="pct"/>
            <w:vAlign w:val="center"/>
            <w:tcPrChange w:id="219" w:author="Bikram Adhikari (bdhikari)" w:date="2025-12-02T15:52:00Z" w16du:dateUtc="2025-12-02T21:52:00Z">
              <w:tcPr>
                <w:tcW w:w="999" w:type="pct"/>
                <w:gridSpan w:val="2"/>
                <w:vAlign w:val="center"/>
              </w:tcPr>
            </w:tcPrChange>
          </w:tcPr>
          <w:p w14:paraId="4B6DFCC3" w14:textId="624E7B28" w:rsidR="00D41148" w:rsidRPr="001245B7" w:rsidRDefault="00D41148" w:rsidP="001245B7">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51.3</w:t>
            </w:r>
          </w:p>
        </w:tc>
      </w:tr>
      <w:tr w:rsidR="00D41148" w14:paraId="2E284E4E" w14:textId="5A813C5F" w:rsidTr="00156526">
        <w:trPr>
          <w:trHeight w:val="285"/>
          <w:trPrChange w:id="220" w:author="Bikram Adhikari (bdhikari)" w:date="2025-12-02T15:52:00Z" w16du:dateUtc="2025-12-02T21:52:00Z">
            <w:trPr>
              <w:trHeight w:val="285"/>
            </w:trPr>
          </w:trPrChange>
        </w:trPr>
        <w:tc>
          <w:tcPr>
            <w:tcW w:w="1838" w:type="pct"/>
            <w:tcMar>
              <w:left w:w="108" w:type="dxa"/>
              <w:right w:w="108" w:type="dxa"/>
            </w:tcMar>
            <w:vAlign w:val="center"/>
            <w:tcPrChange w:id="221" w:author="Bikram Adhikari (bdhikari)" w:date="2025-12-02T15:52:00Z" w16du:dateUtc="2025-12-02T21:52:00Z">
              <w:tcPr>
                <w:tcW w:w="1868" w:type="pct"/>
                <w:gridSpan w:val="2"/>
                <w:tcMar>
                  <w:left w:w="108" w:type="dxa"/>
                  <w:right w:w="108" w:type="dxa"/>
                </w:tcMar>
                <w:vAlign w:val="center"/>
              </w:tcPr>
            </w:tcPrChange>
          </w:tcPr>
          <w:p w14:paraId="053F0A0B" w14:textId="64008F37" w:rsidR="00D41148" w:rsidRDefault="00D41148" w:rsidP="00D41148">
            <w:pPr>
              <w:spacing w:after="0"/>
            </w:pPr>
            <w:r w:rsidRPr="3542E025">
              <w:rPr>
                <w:rFonts w:ascii="Times New Roman" w:eastAsia="Times New Roman" w:hAnsi="Times New Roman" w:cs="Times New Roman"/>
                <w:sz w:val="22"/>
                <w:szCs w:val="22"/>
              </w:rPr>
              <w:t xml:space="preserve">  Female</w:t>
            </w:r>
          </w:p>
        </w:tc>
        <w:tc>
          <w:tcPr>
            <w:tcW w:w="626" w:type="pct"/>
            <w:tcMar>
              <w:left w:w="108" w:type="dxa"/>
              <w:right w:w="108" w:type="dxa"/>
            </w:tcMar>
            <w:vAlign w:val="center"/>
            <w:tcPrChange w:id="222" w:author="Bikram Adhikari (bdhikari)" w:date="2025-12-02T15:52:00Z" w16du:dateUtc="2025-12-02T21:52:00Z">
              <w:tcPr>
                <w:tcW w:w="655" w:type="pct"/>
                <w:gridSpan w:val="2"/>
                <w:tcMar>
                  <w:left w:w="108" w:type="dxa"/>
                  <w:right w:w="108" w:type="dxa"/>
                </w:tcMar>
                <w:vAlign w:val="center"/>
              </w:tcPr>
            </w:tcPrChange>
          </w:tcPr>
          <w:p w14:paraId="07AC9FFD" w14:textId="4EDA88F1" w:rsidR="00D41148" w:rsidRPr="001245B7" w:rsidRDefault="00D41148" w:rsidP="001245B7">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48.5</w:t>
            </w:r>
          </w:p>
        </w:tc>
        <w:tc>
          <w:tcPr>
            <w:tcW w:w="764" w:type="pct"/>
            <w:vAlign w:val="center"/>
            <w:tcPrChange w:id="223" w:author="Bikram Adhikari (bdhikari)" w:date="2025-12-02T15:52:00Z" w16du:dateUtc="2025-12-02T21:52:00Z">
              <w:tcPr>
                <w:tcW w:w="793" w:type="pct"/>
                <w:gridSpan w:val="2"/>
                <w:vAlign w:val="center"/>
              </w:tcPr>
            </w:tcPrChange>
          </w:tcPr>
          <w:p w14:paraId="2EEA0C14" w14:textId="63F3144D" w:rsidR="00D41148" w:rsidRPr="001245B7" w:rsidRDefault="00D41148" w:rsidP="001245B7">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47.4</w:t>
            </w:r>
          </w:p>
        </w:tc>
        <w:tc>
          <w:tcPr>
            <w:tcW w:w="930" w:type="pct"/>
            <w:vAlign w:val="center"/>
            <w:tcPrChange w:id="224" w:author="Bikram Adhikari (bdhikari)" w:date="2025-12-02T15:52:00Z" w16du:dateUtc="2025-12-02T21:52:00Z">
              <w:tcPr>
                <w:tcW w:w="685" w:type="pct"/>
                <w:vAlign w:val="center"/>
              </w:tcPr>
            </w:tcPrChange>
          </w:tcPr>
          <w:p w14:paraId="5DFBAFDD" w14:textId="7F5EC6E7" w:rsidR="00D41148" w:rsidRPr="001245B7" w:rsidRDefault="00D41148" w:rsidP="001245B7">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48.6</w:t>
            </w:r>
          </w:p>
        </w:tc>
        <w:tc>
          <w:tcPr>
            <w:tcW w:w="842" w:type="pct"/>
            <w:vAlign w:val="center"/>
            <w:tcPrChange w:id="225" w:author="Bikram Adhikari (bdhikari)" w:date="2025-12-02T15:52:00Z" w16du:dateUtc="2025-12-02T21:52:00Z">
              <w:tcPr>
                <w:tcW w:w="999" w:type="pct"/>
                <w:gridSpan w:val="2"/>
                <w:vAlign w:val="center"/>
              </w:tcPr>
            </w:tcPrChange>
          </w:tcPr>
          <w:p w14:paraId="2AF5DD55" w14:textId="72019290" w:rsidR="00D41148" w:rsidRPr="001245B7" w:rsidRDefault="00D41148" w:rsidP="001245B7">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48.7</w:t>
            </w:r>
          </w:p>
        </w:tc>
      </w:tr>
      <w:tr w:rsidR="00D41148" w14:paraId="277471A0" w14:textId="1337FCAA" w:rsidTr="00156526">
        <w:trPr>
          <w:trHeight w:val="285"/>
          <w:trPrChange w:id="226" w:author="Bikram Adhikari (bdhikari)" w:date="2025-12-02T15:52:00Z" w16du:dateUtc="2025-12-02T21:52:00Z">
            <w:trPr>
              <w:trHeight w:val="285"/>
            </w:trPr>
          </w:trPrChange>
        </w:trPr>
        <w:tc>
          <w:tcPr>
            <w:tcW w:w="1838" w:type="pct"/>
            <w:tcMar>
              <w:left w:w="108" w:type="dxa"/>
              <w:right w:w="108" w:type="dxa"/>
            </w:tcMar>
            <w:vAlign w:val="center"/>
            <w:tcPrChange w:id="227" w:author="Bikram Adhikari (bdhikari)" w:date="2025-12-02T15:52:00Z" w16du:dateUtc="2025-12-02T21:52:00Z">
              <w:tcPr>
                <w:tcW w:w="1868" w:type="pct"/>
                <w:gridSpan w:val="2"/>
                <w:tcMar>
                  <w:left w:w="108" w:type="dxa"/>
                  <w:right w:w="108" w:type="dxa"/>
                </w:tcMar>
                <w:vAlign w:val="center"/>
              </w:tcPr>
            </w:tcPrChange>
          </w:tcPr>
          <w:p w14:paraId="333FB373" w14:textId="526985BC" w:rsidR="00D41148" w:rsidRDefault="00D41148" w:rsidP="00D41148">
            <w:pPr>
              <w:spacing w:after="0"/>
            </w:pPr>
            <w:r w:rsidRPr="3542E025">
              <w:rPr>
                <w:rFonts w:ascii="Times New Roman" w:eastAsia="Times New Roman" w:hAnsi="Times New Roman" w:cs="Times New Roman"/>
                <w:b/>
                <w:bCs/>
                <w:sz w:val="22"/>
                <w:szCs w:val="22"/>
              </w:rPr>
              <w:t>Ecological region</w:t>
            </w:r>
            <w:ins w:id="228" w:author="Bikram Adhikari (bdhikari)" w:date="2025-11-26T22:02:00Z">
              <w:r w:rsidR="008B5FE0">
                <w:rPr>
                  <w:rFonts w:ascii="Times New Roman" w:eastAsia="Times New Roman" w:hAnsi="Times New Roman" w:cs="Times New Roman"/>
                  <w:b/>
                  <w:bCs/>
                  <w:sz w:val="22"/>
                  <w:szCs w:val="22"/>
                </w:rPr>
                <w:t>, %</w:t>
              </w:r>
            </w:ins>
          </w:p>
        </w:tc>
        <w:tc>
          <w:tcPr>
            <w:tcW w:w="626" w:type="pct"/>
            <w:tcMar>
              <w:left w:w="108" w:type="dxa"/>
              <w:right w:w="108" w:type="dxa"/>
            </w:tcMar>
            <w:vAlign w:val="center"/>
            <w:tcPrChange w:id="229" w:author="Bikram Adhikari (bdhikari)" w:date="2025-12-02T15:52:00Z" w16du:dateUtc="2025-12-02T21:52:00Z">
              <w:tcPr>
                <w:tcW w:w="655" w:type="pct"/>
                <w:gridSpan w:val="2"/>
                <w:tcMar>
                  <w:left w:w="108" w:type="dxa"/>
                  <w:right w:w="108" w:type="dxa"/>
                </w:tcMar>
                <w:vAlign w:val="center"/>
              </w:tcPr>
            </w:tcPrChange>
          </w:tcPr>
          <w:p w14:paraId="618CAAA2" w14:textId="1E357207" w:rsidR="00D41148" w:rsidRPr="001245B7" w:rsidRDefault="00D41148" w:rsidP="001245B7">
            <w:pPr>
              <w:spacing w:after="0"/>
              <w:jc w:val="center"/>
              <w:rPr>
                <w:rFonts w:ascii="Times New Roman" w:eastAsia="Times New Roman" w:hAnsi="Times New Roman" w:cs="Times New Roman"/>
                <w:sz w:val="22"/>
                <w:szCs w:val="22"/>
              </w:rPr>
            </w:pPr>
          </w:p>
        </w:tc>
        <w:tc>
          <w:tcPr>
            <w:tcW w:w="764" w:type="pct"/>
            <w:vAlign w:val="center"/>
            <w:tcPrChange w:id="230" w:author="Bikram Adhikari (bdhikari)" w:date="2025-12-02T15:52:00Z" w16du:dateUtc="2025-12-02T21:52:00Z">
              <w:tcPr>
                <w:tcW w:w="793" w:type="pct"/>
                <w:gridSpan w:val="2"/>
                <w:vAlign w:val="center"/>
              </w:tcPr>
            </w:tcPrChange>
          </w:tcPr>
          <w:p w14:paraId="768F0BEB" w14:textId="03642CA5" w:rsidR="00D41148" w:rsidRPr="001245B7" w:rsidRDefault="00D41148" w:rsidP="001245B7">
            <w:pPr>
              <w:spacing w:after="0"/>
              <w:jc w:val="center"/>
              <w:rPr>
                <w:rFonts w:ascii="Times New Roman" w:eastAsia="Times New Roman" w:hAnsi="Times New Roman" w:cs="Times New Roman"/>
                <w:sz w:val="22"/>
                <w:szCs w:val="22"/>
              </w:rPr>
            </w:pPr>
          </w:p>
        </w:tc>
        <w:tc>
          <w:tcPr>
            <w:tcW w:w="930" w:type="pct"/>
            <w:vAlign w:val="center"/>
            <w:tcPrChange w:id="231" w:author="Bikram Adhikari (bdhikari)" w:date="2025-12-02T15:52:00Z" w16du:dateUtc="2025-12-02T21:52:00Z">
              <w:tcPr>
                <w:tcW w:w="685" w:type="pct"/>
                <w:vAlign w:val="center"/>
              </w:tcPr>
            </w:tcPrChange>
          </w:tcPr>
          <w:p w14:paraId="08E8AD8E" w14:textId="35116EF6" w:rsidR="00D41148" w:rsidRPr="001245B7" w:rsidRDefault="00D41148" w:rsidP="001245B7">
            <w:pPr>
              <w:spacing w:after="0"/>
              <w:jc w:val="center"/>
              <w:rPr>
                <w:rFonts w:ascii="Times New Roman" w:eastAsia="Times New Roman" w:hAnsi="Times New Roman" w:cs="Times New Roman"/>
                <w:sz w:val="22"/>
                <w:szCs w:val="22"/>
              </w:rPr>
            </w:pPr>
          </w:p>
        </w:tc>
        <w:tc>
          <w:tcPr>
            <w:tcW w:w="842" w:type="pct"/>
            <w:vAlign w:val="center"/>
            <w:tcPrChange w:id="232" w:author="Bikram Adhikari (bdhikari)" w:date="2025-12-02T15:52:00Z" w16du:dateUtc="2025-12-02T21:52:00Z">
              <w:tcPr>
                <w:tcW w:w="999" w:type="pct"/>
                <w:gridSpan w:val="2"/>
                <w:vAlign w:val="center"/>
              </w:tcPr>
            </w:tcPrChange>
          </w:tcPr>
          <w:p w14:paraId="65E4C9DE" w14:textId="78DAB5F8" w:rsidR="00D41148" w:rsidRPr="001245B7" w:rsidRDefault="00D41148" w:rsidP="001245B7">
            <w:pPr>
              <w:spacing w:after="0"/>
              <w:jc w:val="center"/>
              <w:rPr>
                <w:rFonts w:ascii="Times New Roman" w:eastAsia="Times New Roman" w:hAnsi="Times New Roman" w:cs="Times New Roman"/>
                <w:sz w:val="22"/>
                <w:szCs w:val="22"/>
              </w:rPr>
            </w:pPr>
          </w:p>
        </w:tc>
      </w:tr>
      <w:tr w:rsidR="00D41148" w14:paraId="5E7B23C4" w14:textId="5CFD46C9" w:rsidTr="00156526">
        <w:trPr>
          <w:trHeight w:val="285"/>
          <w:trPrChange w:id="233" w:author="Bikram Adhikari (bdhikari)" w:date="2025-12-02T15:52:00Z" w16du:dateUtc="2025-12-02T21:52:00Z">
            <w:trPr>
              <w:trHeight w:val="285"/>
            </w:trPr>
          </w:trPrChange>
        </w:trPr>
        <w:tc>
          <w:tcPr>
            <w:tcW w:w="1838" w:type="pct"/>
            <w:tcMar>
              <w:left w:w="108" w:type="dxa"/>
              <w:right w:w="108" w:type="dxa"/>
            </w:tcMar>
            <w:vAlign w:val="center"/>
            <w:tcPrChange w:id="234" w:author="Bikram Adhikari (bdhikari)" w:date="2025-12-02T15:52:00Z" w16du:dateUtc="2025-12-02T21:52:00Z">
              <w:tcPr>
                <w:tcW w:w="1868" w:type="pct"/>
                <w:gridSpan w:val="2"/>
                <w:tcMar>
                  <w:left w:w="108" w:type="dxa"/>
                  <w:right w:w="108" w:type="dxa"/>
                </w:tcMar>
                <w:vAlign w:val="center"/>
              </w:tcPr>
            </w:tcPrChange>
          </w:tcPr>
          <w:p w14:paraId="785026F6" w14:textId="61DD527E" w:rsidR="00D41148" w:rsidRDefault="00D41148" w:rsidP="00D41148">
            <w:pPr>
              <w:spacing w:after="0"/>
            </w:pPr>
            <w:r w:rsidRPr="3542E025">
              <w:rPr>
                <w:rFonts w:ascii="Times New Roman" w:eastAsia="Times New Roman" w:hAnsi="Times New Roman" w:cs="Times New Roman"/>
                <w:sz w:val="22"/>
                <w:szCs w:val="22"/>
              </w:rPr>
              <w:t xml:space="preserve"> Mountain</w:t>
            </w:r>
          </w:p>
        </w:tc>
        <w:tc>
          <w:tcPr>
            <w:tcW w:w="626" w:type="pct"/>
            <w:tcMar>
              <w:left w:w="108" w:type="dxa"/>
              <w:right w:w="108" w:type="dxa"/>
            </w:tcMar>
            <w:vAlign w:val="center"/>
            <w:tcPrChange w:id="235" w:author="Bikram Adhikari (bdhikari)" w:date="2025-12-02T15:52:00Z" w16du:dateUtc="2025-12-02T21:52:00Z">
              <w:tcPr>
                <w:tcW w:w="655" w:type="pct"/>
                <w:gridSpan w:val="2"/>
                <w:tcMar>
                  <w:left w:w="108" w:type="dxa"/>
                  <w:right w:w="108" w:type="dxa"/>
                </w:tcMar>
                <w:vAlign w:val="center"/>
              </w:tcPr>
            </w:tcPrChange>
          </w:tcPr>
          <w:p w14:paraId="4420D0B7" w14:textId="30C470B3"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5.6</w:t>
            </w:r>
          </w:p>
        </w:tc>
        <w:tc>
          <w:tcPr>
            <w:tcW w:w="764" w:type="pct"/>
            <w:vAlign w:val="center"/>
            <w:tcPrChange w:id="236" w:author="Bikram Adhikari (bdhikari)" w:date="2025-12-02T15:52:00Z" w16du:dateUtc="2025-12-02T21:52:00Z">
              <w:tcPr>
                <w:tcW w:w="793" w:type="pct"/>
                <w:gridSpan w:val="2"/>
                <w:vAlign w:val="center"/>
              </w:tcPr>
            </w:tcPrChange>
          </w:tcPr>
          <w:p w14:paraId="0A1C2CD8" w14:textId="2F931724"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5.6</w:t>
            </w:r>
          </w:p>
        </w:tc>
        <w:tc>
          <w:tcPr>
            <w:tcW w:w="930" w:type="pct"/>
            <w:vAlign w:val="center"/>
            <w:tcPrChange w:id="237" w:author="Bikram Adhikari (bdhikari)" w:date="2025-12-02T15:52:00Z" w16du:dateUtc="2025-12-02T21:52:00Z">
              <w:tcPr>
                <w:tcW w:w="685" w:type="pct"/>
                <w:vAlign w:val="center"/>
              </w:tcPr>
            </w:tcPrChange>
          </w:tcPr>
          <w:p w14:paraId="45D081FA" w14:textId="38EB7F65"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5.6</w:t>
            </w:r>
          </w:p>
        </w:tc>
        <w:tc>
          <w:tcPr>
            <w:tcW w:w="842" w:type="pct"/>
            <w:vAlign w:val="center"/>
            <w:tcPrChange w:id="238" w:author="Bikram Adhikari (bdhikari)" w:date="2025-12-02T15:52:00Z" w16du:dateUtc="2025-12-02T21:52:00Z">
              <w:tcPr>
                <w:tcW w:w="999" w:type="pct"/>
                <w:gridSpan w:val="2"/>
                <w:vAlign w:val="center"/>
              </w:tcPr>
            </w:tcPrChange>
          </w:tcPr>
          <w:p w14:paraId="7B917099" w14:textId="3D830BD3"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5.6</w:t>
            </w:r>
          </w:p>
        </w:tc>
      </w:tr>
      <w:tr w:rsidR="00D41148" w14:paraId="36DA20A9" w14:textId="1C74D842" w:rsidTr="00156526">
        <w:trPr>
          <w:trHeight w:val="285"/>
          <w:trPrChange w:id="239" w:author="Bikram Adhikari (bdhikari)" w:date="2025-12-02T15:52:00Z" w16du:dateUtc="2025-12-02T21:52:00Z">
            <w:trPr>
              <w:trHeight w:val="285"/>
            </w:trPr>
          </w:trPrChange>
        </w:trPr>
        <w:tc>
          <w:tcPr>
            <w:tcW w:w="1838" w:type="pct"/>
            <w:tcMar>
              <w:left w:w="108" w:type="dxa"/>
              <w:right w:w="108" w:type="dxa"/>
            </w:tcMar>
            <w:vAlign w:val="center"/>
            <w:tcPrChange w:id="240" w:author="Bikram Adhikari (bdhikari)" w:date="2025-12-02T15:52:00Z" w16du:dateUtc="2025-12-02T21:52:00Z">
              <w:tcPr>
                <w:tcW w:w="1868" w:type="pct"/>
                <w:gridSpan w:val="2"/>
                <w:tcMar>
                  <w:left w:w="108" w:type="dxa"/>
                  <w:right w:w="108" w:type="dxa"/>
                </w:tcMar>
                <w:vAlign w:val="center"/>
              </w:tcPr>
            </w:tcPrChange>
          </w:tcPr>
          <w:p w14:paraId="19B2EC8F" w14:textId="1EE0F43E" w:rsidR="00D41148" w:rsidRDefault="00D41148" w:rsidP="00D41148">
            <w:pPr>
              <w:spacing w:after="0"/>
            </w:pPr>
            <w:r w:rsidRPr="3542E025">
              <w:rPr>
                <w:rFonts w:ascii="Times New Roman" w:eastAsia="Times New Roman" w:hAnsi="Times New Roman" w:cs="Times New Roman"/>
                <w:sz w:val="22"/>
                <w:szCs w:val="22"/>
              </w:rPr>
              <w:t xml:space="preserve"> Hill</w:t>
            </w:r>
          </w:p>
        </w:tc>
        <w:tc>
          <w:tcPr>
            <w:tcW w:w="626" w:type="pct"/>
            <w:tcMar>
              <w:left w:w="108" w:type="dxa"/>
              <w:right w:w="108" w:type="dxa"/>
            </w:tcMar>
            <w:vAlign w:val="center"/>
            <w:tcPrChange w:id="241" w:author="Bikram Adhikari (bdhikari)" w:date="2025-12-02T15:52:00Z" w16du:dateUtc="2025-12-02T21:52:00Z">
              <w:tcPr>
                <w:tcW w:w="655" w:type="pct"/>
                <w:gridSpan w:val="2"/>
                <w:tcMar>
                  <w:left w:w="108" w:type="dxa"/>
                  <w:right w:w="108" w:type="dxa"/>
                </w:tcMar>
                <w:vAlign w:val="center"/>
              </w:tcPr>
            </w:tcPrChange>
          </w:tcPr>
          <w:p w14:paraId="40F9FF55" w14:textId="7B24531F"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35.3</w:t>
            </w:r>
          </w:p>
        </w:tc>
        <w:tc>
          <w:tcPr>
            <w:tcW w:w="764" w:type="pct"/>
            <w:vAlign w:val="center"/>
            <w:tcPrChange w:id="242" w:author="Bikram Adhikari (bdhikari)" w:date="2025-12-02T15:52:00Z" w16du:dateUtc="2025-12-02T21:52:00Z">
              <w:tcPr>
                <w:tcW w:w="793" w:type="pct"/>
                <w:gridSpan w:val="2"/>
                <w:vAlign w:val="center"/>
              </w:tcPr>
            </w:tcPrChange>
          </w:tcPr>
          <w:p w14:paraId="6C047A2C" w14:textId="7410B3ED"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41.7</w:t>
            </w:r>
          </w:p>
        </w:tc>
        <w:tc>
          <w:tcPr>
            <w:tcW w:w="930" w:type="pct"/>
            <w:vAlign w:val="center"/>
            <w:tcPrChange w:id="243" w:author="Bikram Adhikari (bdhikari)" w:date="2025-12-02T15:52:00Z" w16du:dateUtc="2025-12-02T21:52:00Z">
              <w:tcPr>
                <w:tcW w:w="685" w:type="pct"/>
                <w:vAlign w:val="center"/>
              </w:tcPr>
            </w:tcPrChange>
          </w:tcPr>
          <w:p w14:paraId="7BCFBD9D" w14:textId="3FD382AF"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34.4</w:t>
            </w:r>
          </w:p>
        </w:tc>
        <w:tc>
          <w:tcPr>
            <w:tcW w:w="842" w:type="pct"/>
            <w:vAlign w:val="center"/>
            <w:tcPrChange w:id="244" w:author="Bikram Adhikari (bdhikari)" w:date="2025-12-02T15:52:00Z" w16du:dateUtc="2025-12-02T21:52:00Z">
              <w:tcPr>
                <w:tcW w:w="999" w:type="pct"/>
                <w:gridSpan w:val="2"/>
                <w:vAlign w:val="center"/>
              </w:tcPr>
            </w:tcPrChange>
          </w:tcPr>
          <w:p w14:paraId="49992A47" w14:textId="30494985"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34.7</w:t>
            </w:r>
          </w:p>
        </w:tc>
      </w:tr>
      <w:tr w:rsidR="00D41148" w14:paraId="0AA220CF" w14:textId="23915175" w:rsidTr="00156526">
        <w:trPr>
          <w:trHeight w:val="285"/>
          <w:trPrChange w:id="245" w:author="Bikram Adhikari (bdhikari)" w:date="2025-12-02T15:52:00Z" w16du:dateUtc="2025-12-02T21:52:00Z">
            <w:trPr>
              <w:trHeight w:val="285"/>
            </w:trPr>
          </w:trPrChange>
        </w:trPr>
        <w:tc>
          <w:tcPr>
            <w:tcW w:w="1838" w:type="pct"/>
            <w:tcMar>
              <w:left w:w="108" w:type="dxa"/>
              <w:right w:w="108" w:type="dxa"/>
            </w:tcMar>
            <w:vAlign w:val="center"/>
            <w:tcPrChange w:id="246" w:author="Bikram Adhikari (bdhikari)" w:date="2025-12-02T15:52:00Z" w16du:dateUtc="2025-12-02T21:52:00Z">
              <w:tcPr>
                <w:tcW w:w="1868" w:type="pct"/>
                <w:gridSpan w:val="2"/>
                <w:tcMar>
                  <w:left w:w="108" w:type="dxa"/>
                  <w:right w:w="108" w:type="dxa"/>
                </w:tcMar>
                <w:vAlign w:val="center"/>
              </w:tcPr>
            </w:tcPrChange>
          </w:tcPr>
          <w:p w14:paraId="133E844D" w14:textId="34116599" w:rsidR="00D41148" w:rsidRDefault="00D41148" w:rsidP="00D41148">
            <w:pPr>
              <w:spacing w:after="0"/>
            </w:pPr>
            <w:r w:rsidRPr="3542E025">
              <w:rPr>
                <w:rFonts w:ascii="Times New Roman" w:eastAsia="Times New Roman" w:hAnsi="Times New Roman" w:cs="Times New Roman"/>
                <w:sz w:val="22"/>
                <w:szCs w:val="22"/>
              </w:rPr>
              <w:t xml:space="preserve"> Terai</w:t>
            </w:r>
          </w:p>
        </w:tc>
        <w:tc>
          <w:tcPr>
            <w:tcW w:w="626" w:type="pct"/>
            <w:tcMar>
              <w:left w:w="108" w:type="dxa"/>
              <w:right w:w="108" w:type="dxa"/>
            </w:tcMar>
            <w:vAlign w:val="center"/>
            <w:tcPrChange w:id="247" w:author="Bikram Adhikari (bdhikari)" w:date="2025-12-02T15:52:00Z" w16du:dateUtc="2025-12-02T21:52:00Z">
              <w:tcPr>
                <w:tcW w:w="655" w:type="pct"/>
                <w:gridSpan w:val="2"/>
                <w:tcMar>
                  <w:left w:w="108" w:type="dxa"/>
                  <w:right w:w="108" w:type="dxa"/>
                </w:tcMar>
                <w:vAlign w:val="center"/>
              </w:tcPr>
            </w:tcPrChange>
          </w:tcPr>
          <w:p w14:paraId="4F9B307F" w14:textId="3B95D322"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59.1</w:t>
            </w:r>
          </w:p>
        </w:tc>
        <w:tc>
          <w:tcPr>
            <w:tcW w:w="764" w:type="pct"/>
            <w:vAlign w:val="center"/>
            <w:tcPrChange w:id="248" w:author="Bikram Adhikari (bdhikari)" w:date="2025-12-02T15:52:00Z" w16du:dateUtc="2025-12-02T21:52:00Z">
              <w:tcPr>
                <w:tcW w:w="793" w:type="pct"/>
                <w:gridSpan w:val="2"/>
                <w:vAlign w:val="center"/>
              </w:tcPr>
            </w:tcPrChange>
          </w:tcPr>
          <w:p w14:paraId="3FE59386" w14:textId="26F44421"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52.7</w:t>
            </w:r>
          </w:p>
        </w:tc>
        <w:tc>
          <w:tcPr>
            <w:tcW w:w="930" w:type="pct"/>
            <w:vAlign w:val="center"/>
            <w:tcPrChange w:id="249" w:author="Bikram Adhikari (bdhikari)" w:date="2025-12-02T15:52:00Z" w16du:dateUtc="2025-12-02T21:52:00Z">
              <w:tcPr>
                <w:tcW w:w="685" w:type="pct"/>
                <w:vAlign w:val="center"/>
              </w:tcPr>
            </w:tcPrChange>
          </w:tcPr>
          <w:p w14:paraId="630DFE2F" w14:textId="03E6690E"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60</w:t>
            </w:r>
          </w:p>
        </w:tc>
        <w:tc>
          <w:tcPr>
            <w:tcW w:w="842" w:type="pct"/>
            <w:vAlign w:val="center"/>
            <w:tcPrChange w:id="250" w:author="Bikram Adhikari (bdhikari)" w:date="2025-12-02T15:52:00Z" w16du:dateUtc="2025-12-02T21:52:00Z">
              <w:tcPr>
                <w:tcW w:w="999" w:type="pct"/>
                <w:gridSpan w:val="2"/>
                <w:vAlign w:val="center"/>
              </w:tcPr>
            </w:tcPrChange>
          </w:tcPr>
          <w:p w14:paraId="18EEC681" w14:textId="3958E101"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59.8</w:t>
            </w:r>
          </w:p>
        </w:tc>
      </w:tr>
      <w:tr w:rsidR="00D41148" w14:paraId="680D6496" w14:textId="652F1064" w:rsidTr="00156526">
        <w:trPr>
          <w:trHeight w:val="285"/>
          <w:trPrChange w:id="251" w:author="Bikram Adhikari (bdhikari)" w:date="2025-12-02T15:52:00Z" w16du:dateUtc="2025-12-02T21:52:00Z">
            <w:trPr>
              <w:trHeight w:val="285"/>
            </w:trPr>
          </w:trPrChange>
        </w:trPr>
        <w:tc>
          <w:tcPr>
            <w:tcW w:w="1838" w:type="pct"/>
            <w:tcMar>
              <w:left w:w="108" w:type="dxa"/>
              <w:right w:w="108" w:type="dxa"/>
            </w:tcMar>
            <w:vAlign w:val="center"/>
            <w:tcPrChange w:id="252" w:author="Bikram Adhikari (bdhikari)" w:date="2025-12-02T15:52:00Z" w16du:dateUtc="2025-12-02T21:52:00Z">
              <w:tcPr>
                <w:tcW w:w="1868" w:type="pct"/>
                <w:gridSpan w:val="2"/>
                <w:tcMar>
                  <w:left w:w="108" w:type="dxa"/>
                  <w:right w:w="108" w:type="dxa"/>
                </w:tcMar>
                <w:vAlign w:val="center"/>
              </w:tcPr>
            </w:tcPrChange>
          </w:tcPr>
          <w:p w14:paraId="1C4499F9" w14:textId="7F47B108" w:rsidR="00D41148" w:rsidRDefault="00D41148" w:rsidP="00D41148">
            <w:pPr>
              <w:spacing w:after="0"/>
            </w:pPr>
            <w:r w:rsidRPr="3542E025">
              <w:rPr>
                <w:rFonts w:ascii="Times New Roman" w:eastAsia="Times New Roman" w:hAnsi="Times New Roman" w:cs="Times New Roman"/>
                <w:b/>
                <w:bCs/>
                <w:sz w:val="22"/>
                <w:szCs w:val="22"/>
              </w:rPr>
              <w:t>Type of place of residence</w:t>
            </w:r>
            <w:ins w:id="253" w:author="Bikram Adhikari (bdhikari)" w:date="2025-11-26T22:02:00Z">
              <w:r w:rsidR="008B5FE0">
                <w:rPr>
                  <w:rFonts w:ascii="Times New Roman" w:eastAsia="Times New Roman" w:hAnsi="Times New Roman" w:cs="Times New Roman"/>
                  <w:b/>
                  <w:bCs/>
                  <w:sz w:val="22"/>
                  <w:szCs w:val="22"/>
                </w:rPr>
                <w:t>, %</w:t>
              </w:r>
            </w:ins>
          </w:p>
        </w:tc>
        <w:tc>
          <w:tcPr>
            <w:tcW w:w="626" w:type="pct"/>
            <w:tcMar>
              <w:left w:w="108" w:type="dxa"/>
              <w:right w:w="108" w:type="dxa"/>
            </w:tcMar>
            <w:vAlign w:val="center"/>
            <w:tcPrChange w:id="254" w:author="Bikram Adhikari (bdhikari)" w:date="2025-12-02T15:52:00Z" w16du:dateUtc="2025-12-02T21:52:00Z">
              <w:tcPr>
                <w:tcW w:w="655" w:type="pct"/>
                <w:gridSpan w:val="2"/>
                <w:tcMar>
                  <w:left w:w="108" w:type="dxa"/>
                  <w:right w:w="108" w:type="dxa"/>
                </w:tcMar>
                <w:vAlign w:val="center"/>
              </w:tcPr>
            </w:tcPrChange>
          </w:tcPr>
          <w:p w14:paraId="292ACAD7" w14:textId="7983ECCB" w:rsidR="00D41148" w:rsidRPr="001245B7" w:rsidRDefault="00D41148" w:rsidP="001245B7">
            <w:pPr>
              <w:spacing w:after="0"/>
              <w:jc w:val="center"/>
              <w:rPr>
                <w:rFonts w:ascii="Times New Roman" w:eastAsia="Times New Roman" w:hAnsi="Times New Roman" w:cs="Times New Roman"/>
                <w:sz w:val="22"/>
                <w:szCs w:val="22"/>
              </w:rPr>
            </w:pPr>
          </w:p>
        </w:tc>
        <w:tc>
          <w:tcPr>
            <w:tcW w:w="764" w:type="pct"/>
            <w:vAlign w:val="center"/>
            <w:tcPrChange w:id="255" w:author="Bikram Adhikari (bdhikari)" w:date="2025-12-02T15:52:00Z" w16du:dateUtc="2025-12-02T21:52:00Z">
              <w:tcPr>
                <w:tcW w:w="793" w:type="pct"/>
                <w:gridSpan w:val="2"/>
                <w:vAlign w:val="center"/>
              </w:tcPr>
            </w:tcPrChange>
          </w:tcPr>
          <w:p w14:paraId="0467D9C4" w14:textId="552011C5" w:rsidR="00D41148" w:rsidRPr="001245B7" w:rsidRDefault="00D41148" w:rsidP="001245B7">
            <w:pPr>
              <w:spacing w:after="0"/>
              <w:jc w:val="center"/>
              <w:rPr>
                <w:rFonts w:ascii="Times New Roman" w:eastAsia="Times New Roman" w:hAnsi="Times New Roman" w:cs="Times New Roman"/>
                <w:sz w:val="22"/>
                <w:szCs w:val="22"/>
              </w:rPr>
            </w:pPr>
          </w:p>
        </w:tc>
        <w:tc>
          <w:tcPr>
            <w:tcW w:w="930" w:type="pct"/>
            <w:vAlign w:val="center"/>
            <w:tcPrChange w:id="256" w:author="Bikram Adhikari (bdhikari)" w:date="2025-12-02T15:52:00Z" w16du:dateUtc="2025-12-02T21:52:00Z">
              <w:tcPr>
                <w:tcW w:w="685" w:type="pct"/>
                <w:vAlign w:val="center"/>
              </w:tcPr>
            </w:tcPrChange>
          </w:tcPr>
          <w:p w14:paraId="7798BC24" w14:textId="4A568D4E" w:rsidR="00D41148" w:rsidRPr="001245B7" w:rsidRDefault="00D41148" w:rsidP="001245B7">
            <w:pPr>
              <w:spacing w:after="0"/>
              <w:jc w:val="center"/>
              <w:rPr>
                <w:rFonts w:ascii="Times New Roman" w:eastAsia="Times New Roman" w:hAnsi="Times New Roman" w:cs="Times New Roman"/>
                <w:sz w:val="22"/>
                <w:szCs w:val="22"/>
              </w:rPr>
            </w:pPr>
          </w:p>
        </w:tc>
        <w:tc>
          <w:tcPr>
            <w:tcW w:w="842" w:type="pct"/>
            <w:vAlign w:val="center"/>
            <w:tcPrChange w:id="257" w:author="Bikram Adhikari (bdhikari)" w:date="2025-12-02T15:52:00Z" w16du:dateUtc="2025-12-02T21:52:00Z">
              <w:tcPr>
                <w:tcW w:w="999" w:type="pct"/>
                <w:gridSpan w:val="2"/>
                <w:vAlign w:val="center"/>
              </w:tcPr>
            </w:tcPrChange>
          </w:tcPr>
          <w:p w14:paraId="5994B800" w14:textId="7577C1E6" w:rsidR="00D41148" w:rsidRPr="001245B7" w:rsidRDefault="00D41148" w:rsidP="001245B7">
            <w:pPr>
              <w:spacing w:after="0"/>
              <w:jc w:val="center"/>
              <w:rPr>
                <w:rFonts w:ascii="Times New Roman" w:eastAsia="Times New Roman" w:hAnsi="Times New Roman" w:cs="Times New Roman"/>
                <w:sz w:val="22"/>
                <w:szCs w:val="22"/>
              </w:rPr>
            </w:pPr>
          </w:p>
        </w:tc>
      </w:tr>
      <w:tr w:rsidR="00D41148" w14:paraId="052A8B66" w14:textId="4249A2B3" w:rsidTr="00156526">
        <w:trPr>
          <w:trHeight w:val="285"/>
          <w:trPrChange w:id="258" w:author="Bikram Adhikari (bdhikari)" w:date="2025-12-02T15:52:00Z" w16du:dateUtc="2025-12-02T21:52:00Z">
            <w:trPr>
              <w:trHeight w:val="285"/>
            </w:trPr>
          </w:trPrChange>
        </w:trPr>
        <w:tc>
          <w:tcPr>
            <w:tcW w:w="1838" w:type="pct"/>
            <w:tcMar>
              <w:left w:w="108" w:type="dxa"/>
              <w:right w:w="108" w:type="dxa"/>
            </w:tcMar>
            <w:vAlign w:val="center"/>
            <w:tcPrChange w:id="259" w:author="Bikram Adhikari (bdhikari)" w:date="2025-12-02T15:52:00Z" w16du:dateUtc="2025-12-02T21:52:00Z">
              <w:tcPr>
                <w:tcW w:w="1868" w:type="pct"/>
                <w:gridSpan w:val="2"/>
                <w:tcMar>
                  <w:left w:w="108" w:type="dxa"/>
                  <w:right w:w="108" w:type="dxa"/>
                </w:tcMar>
                <w:vAlign w:val="center"/>
              </w:tcPr>
            </w:tcPrChange>
          </w:tcPr>
          <w:p w14:paraId="65E6881B" w14:textId="0BDD7148" w:rsidR="00D41148" w:rsidRDefault="00D41148" w:rsidP="00D41148">
            <w:pPr>
              <w:spacing w:after="0"/>
            </w:pPr>
            <w:r w:rsidRPr="3542E025">
              <w:rPr>
                <w:rFonts w:ascii="Times New Roman" w:eastAsia="Times New Roman" w:hAnsi="Times New Roman" w:cs="Times New Roman"/>
                <w:sz w:val="22"/>
                <w:szCs w:val="22"/>
              </w:rPr>
              <w:t xml:space="preserve"> Urban</w:t>
            </w:r>
          </w:p>
        </w:tc>
        <w:tc>
          <w:tcPr>
            <w:tcW w:w="626" w:type="pct"/>
            <w:tcMar>
              <w:left w:w="108" w:type="dxa"/>
              <w:right w:w="108" w:type="dxa"/>
            </w:tcMar>
            <w:vAlign w:val="center"/>
            <w:tcPrChange w:id="260" w:author="Bikram Adhikari (bdhikari)" w:date="2025-12-02T15:52:00Z" w16du:dateUtc="2025-12-02T21:52:00Z">
              <w:tcPr>
                <w:tcW w:w="655" w:type="pct"/>
                <w:gridSpan w:val="2"/>
                <w:tcMar>
                  <w:left w:w="108" w:type="dxa"/>
                  <w:right w:w="108" w:type="dxa"/>
                </w:tcMar>
                <w:vAlign w:val="center"/>
              </w:tcPr>
            </w:tcPrChange>
          </w:tcPr>
          <w:p w14:paraId="29208CA3" w14:textId="6CA9C193"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64.3</w:t>
            </w:r>
          </w:p>
        </w:tc>
        <w:tc>
          <w:tcPr>
            <w:tcW w:w="764" w:type="pct"/>
            <w:vAlign w:val="center"/>
            <w:tcPrChange w:id="261" w:author="Bikram Adhikari (bdhikari)" w:date="2025-12-02T15:52:00Z" w16du:dateUtc="2025-12-02T21:52:00Z">
              <w:tcPr>
                <w:tcW w:w="793" w:type="pct"/>
                <w:gridSpan w:val="2"/>
                <w:vAlign w:val="center"/>
              </w:tcPr>
            </w:tcPrChange>
          </w:tcPr>
          <w:p w14:paraId="342DB93E" w14:textId="68CED9DD"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63.1</w:t>
            </w:r>
          </w:p>
        </w:tc>
        <w:tc>
          <w:tcPr>
            <w:tcW w:w="930" w:type="pct"/>
            <w:vAlign w:val="center"/>
            <w:tcPrChange w:id="262" w:author="Bikram Adhikari (bdhikari)" w:date="2025-12-02T15:52:00Z" w16du:dateUtc="2025-12-02T21:52:00Z">
              <w:tcPr>
                <w:tcW w:w="685" w:type="pct"/>
                <w:vAlign w:val="center"/>
              </w:tcPr>
            </w:tcPrChange>
          </w:tcPr>
          <w:p w14:paraId="1B8C8F78" w14:textId="6288D8F6"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64.2</w:t>
            </w:r>
          </w:p>
        </w:tc>
        <w:tc>
          <w:tcPr>
            <w:tcW w:w="842" w:type="pct"/>
            <w:vAlign w:val="center"/>
            <w:tcPrChange w:id="263" w:author="Bikram Adhikari (bdhikari)" w:date="2025-12-02T15:52:00Z" w16du:dateUtc="2025-12-02T21:52:00Z">
              <w:tcPr>
                <w:tcW w:w="999" w:type="pct"/>
                <w:gridSpan w:val="2"/>
                <w:vAlign w:val="center"/>
              </w:tcPr>
            </w:tcPrChange>
          </w:tcPr>
          <w:p w14:paraId="1DF37EA0" w14:textId="36F841DD"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64.7</w:t>
            </w:r>
          </w:p>
        </w:tc>
      </w:tr>
      <w:tr w:rsidR="00D41148" w14:paraId="2621557B" w14:textId="537BD7A2" w:rsidTr="00156526">
        <w:trPr>
          <w:trHeight w:val="285"/>
          <w:trPrChange w:id="264" w:author="Bikram Adhikari (bdhikari)" w:date="2025-12-02T15:52:00Z" w16du:dateUtc="2025-12-02T21:52:00Z">
            <w:trPr>
              <w:trHeight w:val="285"/>
            </w:trPr>
          </w:trPrChange>
        </w:trPr>
        <w:tc>
          <w:tcPr>
            <w:tcW w:w="1838" w:type="pct"/>
            <w:tcMar>
              <w:left w:w="108" w:type="dxa"/>
              <w:right w:w="108" w:type="dxa"/>
            </w:tcMar>
            <w:vAlign w:val="center"/>
            <w:tcPrChange w:id="265" w:author="Bikram Adhikari (bdhikari)" w:date="2025-12-02T15:52:00Z" w16du:dateUtc="2025-12-02T21:52:00Z">
              <w:tcPr>
                <w:tcW w:w="1868" w:type="pct"/>
                <w:gridSpan w:val="2"/>
                <w:tcMar>
                  <w:left w:w="108" w:type="dxa"/>
                  <w:right w:w="108" w:type="dxa"/>
                </w:tcMar>
                <w:vAlign w:val="center"/>
              </w:tcPr>
            </w:tcPrChange>
          </w:tcPr>
          <w:p w14:paraId="239D572F" w14:textId="6DF2DD36" w:rsidR="00D41148" w:rsidRDefault="00D41148" w:rsidP="00D41148">
            <w:pPr>
              <w:spacing w:after="0"/>
            </w:pPr>
            <w:r w:rsidRPr="3542E025">
              <w:rPr>
                <w:rFonts w:ascii="Times New Roman" w:eastAsia="Times New Roman" w:hAnsi="Times New Roman" w:cs="Times New Roman"/>
                <w:sz w:val="22"/>
                <w:szCs w:val="22"/>
              </w:rPr>
              <w:t xml:space="preserve"> Rural</w:t>
            </w:r>
          </w:p>
        </w:tc>
        <w:tc>
          <w:tcPr>
            <w:tcW w:w="626" w:type="pct"/>
            <w:tcMar>
              <w:left w:w="108" w:type="dxa"/>
              <w:right w:w="108" w:type="dxa"/>
            </w:tcMar>
            <w:vAlign w:val="center"/>
            <w:tcPrChange w:id="266" w:author="Bikram Adhikari (bdhikari)" w:date="2025-12-02T15:52:00Z" w16du:dateUtc="2025-12-02T21:52:00Z">
              <w:tcPr>
                <w:tcW w:w="655" w:type="pct"/>
                <w:gridSpan w:val="2"/>
                <w:tcMar>
                  <w:left w:w="108" w:type="dxa"/>
                  <w:right w:w="108" w:type="dxa"/>
                </w:tcMar>
                <w:vAlign w:val="center"/>
              </w:tcPr>
            </w:tcPrChange>
          </w:tcPr>
          <w:p w14:paraId="547E2C4B" w14:textId="4774141F"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35.7</w:t>
            </w:r>
          </w:p>
        </w:tc>
        <w:tc>
          <w:tcPr>
            <w:tcW w:w="764" w:type="pct"/>
            <w:vAlign w:val="center"/>
            <w:tcPrChange w:id="267" w:author="Bikram Adhikari (bdhikari)" w:date="2025-12-02T15:52:00Z" w16du:dateUtc="2025-12-02T21:52:00Z">
              <w:tcPr>
                <w:tcW w:w="793" w:type="pct"/>
                <w:gridSpan w:val="2"/>
                <w:vAlign w:val="center"/>
              </w:tcPr>
            </w:tcPrChange>
          </w:tcPr>
          <w:p w14:paraId="2B401B23" w14:textId="67D09246"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36.9</w:t>
            </w:r>
          </w:p>
        </w:tc>
        <w:tc>
          <w:tcPr>
            <w:tcW w:w="930" w:type="pct"/>
            <w:vAlign w:val="center"/>
            <w:tcPrChange w:id="268" w:author="Bikram Adhikari (bdhikari)" w:date="2025-12-02T15:52:00Z" w16du:dateUtc="2025-12-02T21:52:00Z">
              <w:tcPr>
                <w:tcW w:w="685" w:type="pct"/>
                <w:vAlign w:val="center"/>
              </w:tcPr>
            </w:tcPrChange>
          </w:tcPr>
          <w:p w14:paraId="68FBA606" w14:textId="47886697"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35.8</w:t>
            </w:r>
          </w:p>
        </w:tc>
        <w:tc>
          <w:tcPr>
            <w:tcW w:w="842" w:type="pct"/>
            <w:vAlign w:val="center"/>
            <w:tcPrChange w:id="269" w:author="Bikram Adhikari (bdhikari)" w:date="2025-12-02T15:52:00Z" w16du:dateUtc="2025-12-02T21:52:00Z">
              <w:tcPr>
                <w:tcW w:w="999" w:type="pct"/>
                <w:gridSpan w:val="2"/>
                <w:vAlign w:val="center"/>
              </w:tcPr>
            </w:tcPrChange>
          </w:tcPr>
          <w:p w14:paraId="510C315A" w14:textId="56D47C8E"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35.3</w:t>
            </w:r>
          </w:p>
        </w:tc>
      </w:tr>
      <w:tr w:rsidR="00D41148" w14:paraId="4DE7A58E" w14:textId="31CC7214" w:rsidTr="00156526">
        <w:trPr>
          <w:trHeight w:val="285"/>
          <w:trPrChange w:id="270" w:author="Bikram Adhikari (bdhikari)" w:date="2025-12-02T15:52:00Z" w16du:dateUtc="2025-12-02T21:52:00Z">
            <w:trPr>
              <w:trHeight w:val="285"/>
            </w:trPr>
          </w:trPrChange>
        </w:trPr>
        <w:tc>
          <w:tcPr>
            <w:tcW w:w="1838" w:type="pct"/>
            <w:tcMar>
              <w:left w:w="108" w:type="dxa"/>
              <w:right w:w="108" w:type="dxa"/>
            </w:tcMar>
            <w:vAlign w:val="center"/>
            <w:tcPrChange w:id="271" w:author="Bikram Adhikari (bdhikari)" w:date="2025-12-02T15:52:00Z" w16du:dateUtc="2025-12-02T21:52:00Z">
              <w:tcPr>
                <w:tcW w:w="1868" w:type="pct"/>
                <w:gridSpan w:val="2"/>
                <w:tcMar>
                  <w:left w:w="108" w:type="dxa"/>
                  <w:right w:w="108" w:type="dxa"/>
                </w:tcMar>
                <w:vAlign w:val="center"/>
              </w:tcPr>
            </w:tcPrChange>
          </w:tcPr>
          <w:p w14:paraId="524CD2F9" w14:textId="33FBC767" w:rsidR="00D41148" w:rsidRDefault="00D41148" w:rsidP="00D41148">
            <w:pPr>
              <w:spacing w:after="0"/>
            </w:pPr>
            <w:r w:rsidRPr="3542E025">
              <w:rPr>
                <w:rFonts w:ascii="Times New Roman" w:eastAsia="Times New Roman" w:hAnsi="Times New Roman" w:cs="Times New Roman"/>
                <w:b/>
                <w:bCs/>
                <w:sz w:val="22"/>
                <w:szCs w:val="22"/>
              </w:rPr>
              <w:t>Province</w:t>
            </w:r>
            <w:ins w:id="272" w:author="Bikram Adhikari (bdhikari)" w:date="2025-11-26T22:02:00Z">
              <w:r w:rsidR="008B5FE0">
                <w:rPr>
                  <w:rFonts w:ascii="Times New Roman" w:eastAsia="Times New Roman" w:hAnsi="Times New Roman" w:cs="Times New Roman"/>
                  <w:b/>
                  <w:bCs/>
                  <w:sz w:val="22"/>
                  <w:szCs w:val="22"/>
                </w:rPr>
                <w:t>, %</w:t>
              </w:r>
            </w:ins>
          </w:p>
        </w:tc>
        <w:tc>
          <w:tcPr>
            <w:tcW w:w="626" w:type="pct"/>
            <w:tcMar>
              <w:left w:w="108" w:type="dxa"/>
              <w:right w:w="108" w:type="dxa"/>
            </w:tcMar>
            <w:vAlign w:val="center"/>
            <w:tcPrChange w:id="273" w:author="Bikram Adhikari (bdhikari)" w:date="2025-12-02T15:52:00Z" w16du:dateUtc="2025-12-02T21:52:00Z">
              <w:tcPr>
                <w:tcW w:w="655" w:type="pct"/>
                <w:gridSpan w:val="2"/>
                <w:tcMar>
                  <w:left w:w="108" w:type="dxa"/>
                  <w:right w:w="108" w:type="dxa"/>
                </w:tcMar>
                <w:vAlign w:val="center"/>
              </w:tcPr>
            </w:tcPrChange>
          </w:tcPr>
          <w:p w14:paraId="0A89CEE6" w14:textId="0E568939" w:rsidR="00D41148" w:rsidRPr="001245B7" w:rsidRDefault="00D41148" w:rsidP="001245B7">
            <w:pPr>
              <w:spacing w:after="0"/>
              <w:jc w:val="center"/>
              <w:rPr>
                <w:rFonts w:ascii="Times New Roman" w:eastAsia="Times New Roman" w:hAnsi="Times New Roman" w:cs="Times New Roman"/>
                <w:sz w:val="22"/>
                <w:szCs w:val="22"/>
              </w:rPr>
            </w:pPr>
          </w:p>
        </w:tc>
        <w:tc>
          <w:tcPr>
            <w:tcW w:w="764" w:type="pct"/>
            <w:vAlign w:val="center"/>
            <w:tcPrChange w:id="274" w:author="Bikram Adhikari (bdhikari)" w:date="2025-12-02T15:52:00Z" w16du:dateUtc="2025-12-02T21:52:00Z">
              <w:tcPr>
                <w:tcW w:w="793" w:type="pct"/>
                <w:gridSpan w:val="2"/>
                <w:vAlign w:val="center"/>
              </w:tcPr>
            </w:tcPrChange>
          </w:tcPr>
          <w:p w14:paraId="4CF540BA" w14:textId="28DAFC24" w:rsidR="00D41148" w:rsidRPr="001245B7" w:rsidRDefault="00D41148" w:rsidP="001245B7">
            <w:pPr>
              <w:spacing w:after="0"/>
              <w:jc w:val="center"/>
              <w:rPr>
                <w:rFonts w:ascii="Times New Roman" w:eastAsia="Times New Roman" w:hAnsi="Times New Roman" w:cs="Times New Roman"/>
                <w:sz w:val="22"/>
                <w:szCs w:val="22"/>
              </w:rPr>
            </w:pPr>
          </w:p>
        </w:tc>
        <w:tc>
          <w:tcPr>
            <w:tcW w:w="930" w:type="pct"/>
            <w:vAlign w:val="center"/>
            <w:tcPrChange w:id="275" w:author="Bikram Adhikari (bdhikari)" w:date="2025-12-02T15:52:00Z" w16du:dateUtc="2025-12-02T21:52:00Z">
              <w:tcPr>
                <w:tcW w:w="685" w:type="pct"/>
                <w:vAlign w:val="center"/>
              </w:tcPr>
            </w:tcPrChange>
          </w:tcPr>
          <w:p w14:paraId="2CFEF6B7" w14:textId="7407BFE6" w:rsidR="00D41148" w:rsidRPr="001245B7" w:rsidRDefault="00D41148" w:rsidP="001245B7">
            <w:pPr>
              <w:spacing w:after="0"/>
              <w:jc w:val="center"/>
              <w:rPr>
                <w:rFonts w:ascii="Times New Roman" w:eastAsia="Times New Roman" w:hAnsi="Times New Roman" w:cs="Times New Roman"/>
                <w:sz w:val="22"/>
                <w:szCs w:val="22"/>
              </w:rPr>
            </w:pPr>
          </w:p>
        </w:tc>
        <w:tc>
          <w:tcPr>
            <w:tcW w:w="842" w:type="pct"/>
            <w:vAlign w:val="center"/>
            <w:tcPrChange w:id="276" w:author="Bikram Adhikari (bdhikari)" w:date="2025-12-02T15:52:00Z" w16du:dateUtc="2025-12-02T21:52:00Z">
              <w:tcPr>
                <w:tcW w:w="999" w:type="pct"/>
                <w:gridSpan w:val="2"/>
                <w:vAlign w:val="center"/>
              </w:tcPr>
            </w:tcPrChange>
          </w:tcPr>
          <w:p w14:paraId="0B412849" w14:textId="6859DE0D" w:rsidR="00D41148" w:rsidRPr="001245B7" w:rsidRDefault="00D41148" w:rsidP="001245B7">
            <w:pPr>
              <w:spacing w:after="0"/>
              <w:jc w:val="center"/>
              <w:rPr>
                <w:rFonts w:ascii="Times New Roman" w:eastAsia="Times New Roman" w:hAnsi="Times New Roman" w:cs="Times New Roman"/>
                <w:sz w:val="22"/>
                <w:szCs w:val="22"/>
              </w:rPr>
            </w:pPr>
          </w:p>
        </w:tc>
      </w:tr>
      <w:tr w:rsidR="00D41148" w14:paraId="577B1E1A" w14:textId="01697A8B" w:rsidTr="00156526">
        <w:trPr>
          <w:trHeight w:val="285"/>
          <w:trPrChange w:id="277" w:author="Bikram Adhikari (bdhikari)" w:date="2025-12-02T15:52:00Z" w16du:dateUtc="2025-12-02T21:52:00Z">
            <w:trPr>
              <w:trHeight w:val="285"/>
            </w:trPr>
          </w:trPrChange>
        </w:trPr>
        <w:tc>
          <w:tcPr>
            <w:tcW w:w="1838" w:type="pct"/>
            <w:tcMar>
              <w:left w:w="108" w:type="dxa"/>
              <w:right w:w="108" w:type="dxa"/>
            </w:tcMar>
            <w:vAlign w:val="center"/>
            <w:tcPrChange w:id="278" w:author="Bikram Adhikari (bdhikari)" w:date="2025-12-02T15:52:00Z" w16du:dateUtc="2025-12-02T21:52:00Z">
              <w:tcPr>
                <w:tcW w:w="1868" w:type="pct"/>
                <w:gridSpan w:val="2"/>
                <w:tcMar>
                  <w:left w:w="108" w:type="dxa"/>
                  <w:right w:w="108" w:type="dxa"/>
                </w:tcMar>
                <w:vAlign w:val="center"/>
              </w:tcPr>
            </w:tcPrChange>
          </w:tcPr>
          <w:p w14:paraId="2BE074F6" w14:textId="65812030" w:rsidR="00D41148" w:rsidRDefault="00D41148" w:rsidP="00D41148">
            <w:pPr>
              <w:spacing w:after="0"/>
            </w:pPr>
            <w:r w:rsidRPr="3542E025">
              <w:rPr>
                <w:rFonts w:ascii="Times New Roman" w:eastAsia="Times New Roman" w:hAnsi="Times New Roman" w:cs="Times New Roman"/>
                <w:sz w:val="22"/>
                <w:szCs w:val="22"/>
              </w:rPr>
              <w:t xml:space="preserve">  Koshi</w:t>
            </w:r>
          </w:p>
        </w:tc>
        <w:tc>
          <w:tcPr>
            <w:tcW w:w="626" w:type="pct"/>
            <w:tcMar>
              <w:left w:w="108" w:type="dxa"/>
              <w:right w:w="108" w:type="dxa"/>
            </w:tcMar>
            <w:vAlign w:val="center"/>
            <w:tcPrChange w:id="279" w:author="Bikram Adhikari (bdhikari)" w:date="2025-12-02T15:52:00Z" w16du:dateUtc="2025-12-02T21:52:00Z">
              <w:tcPr>
                <w:tcW w:w="655" w:type="pct"/>
                <w:gridSpan w:val="2"/>
                <w:tcMar>
                  <w:left w:w="108" w:type="dxa"/>
                  <w:right w:w="108" w:type="dxa"/>
                </w:tcMar>
                <w:vAlign w:val="center"/>
              </w:tcPr>
            </w:tcPrChange>
          </w:tcPr>
          <w:p w14:paraId="0AC639E8" w14:textId="4B34BC82"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17.9</w:t>
            </w:r>
          </w:p>
        </w:tc>
        <w:tc>
          <w:tcPr>
            <w:tcW w:w="764" w:type="pct"/>
            <w:vAlign w:val="center"/>
            <w:tcPrChange w:id="280" w:author="Bikram Adhikari (bdhikari)" w:date="2025-12-02T15:52:00Z" w16du:dateUtc="2025-12-02T21:52:00Z">
              <w:tcPr>
                <w:tcW w:w="793" w:type="pct"/>
                <w:gridSpan w:val="2"/>
                <w:vAlign w:val="center"/>
              </w:tcPr>
            </w:tcPrChange>
          </w:tcPr>
          <w:p w14:paraId="25401D4F" w14:textId="58EC2E3A"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18.7</w:t>
            </w:r>
          </w:p>
        </w:tc>
        <w:tc>
          <w:tcPr>
            <w:tcW w:w="930" w:type="pct"/>
            <w:vAlign w:val="center"/>
            <w:tcPrChange w:id="281" w:author="Bikram Adhikari (bdhikari)" w:date="2025-12-02T15:52:00Z" w16du:dateUtc="2025-12-02T21:52:00Z">
              <w:tcPr>
                <w:tcW w:w="685" w:type="pct"/>
                <w:vAlign w:val="center"/>
              </w:tcPr>
            </w:tcPrChange>
          </w:tcPr>
          <w:p w14:paraId="47BDD3BF" w14:textId="77B63B36"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17.2</w:t>
            </w:r>
          </w:p>
        </w:tc>
        <w:tc>
          <w:tcPr>
            <w:tcW w:w="842" w:type="pct"/>
            <w:vAlign w:val="center"/>
            <w:tcPrChange w:id="282" w:author="Bikram Adhikari (bdhikari)" w:date="2025-12-02T15:52:00Z" w16du:dateUtc="2025-12-02T21:52:00Z">
              <w:tcPr>
                <w:tcW w:w="999" w:type="pct"/>
                <w:gridSpan w:val="2"/>
                <w:vAlign w:val="center"/>
              </w:tcPr>
            </w:tcPrChange>
          </w:tcPr>
          <w:p w14:paraId="468EC6A4" w14:textId="250A8626"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18.5</w:t>
            </w:r>
          </w:p>
        </w:tc>
      </w:tr>
      <w:tr w:rsidR="00D41148" w14:paraId="375EB6D0" w14:textId="544BFD5D" w:rsidTr="00156526">
        <w:trPr>
          <w:trHeight w:val="285"/>
          <w:trPrChange w:id="283" w:author="Bikram Adhikari (bdhikari)" w:date="2025-12-02T15:52:00Z" w16du:dateUtc="2025-12-02T21:52:00Z">
            <w:trPr>
              <w:trHeight w:val="285"/>
            </w:trPr>
          </w:trPrChange>
        </w:trPr>
        <w:tc>
          <w:tcPr>
            <w:tcW w:w="1838" w:type="pct"/>
            <w:tcMar>
              <w:left w:w="108" w:type="dxa"/>
              <w:right w:w="108" w:type="dxa"/>
            </w:tcMar>
            <w:vAlign w:val="center"/>
            <w:tcPrChange w:id="284" w:author="Bikram Adhikari (bdhikari)" w:date="2025-12-02T15:52:00Z" w16du:dateUtc="2025-12-02T21:52:00Z">
              <w:tcPr>
                <w:tcW w:w="1868" w:type="pct"/>
                <w:gridSpan w:val="2"/>
                <w:tcMar>
                  <w:left w:w="108" w:type="dxa"/>
                  <w:right w:w="108" w:type="dxa"/>
                </w:tcMar>
                <w:vAlign w:val="center"/>
              </w:tcPr>
            </w:tcPrChange>
          </w:tcPr>
          <w:p w14:paraId="01D5FA21" w14:textId="5567D0B6" w:rsidR="00D41148" w:rsidRDefault="00D41148" w:rsidP="00D41148">
            <w:pPr>
              <w:spacing w:after="0"/>
            </w:pPr>
            <w:r w:rsidRPr="3542E025">
              <w:rPr>
                <w:rFonts w:ascii="Times New Roman" w:eastAsia="Times New Roman" w:hAnsi="Times New Roman" w:cs="Times New Roman"/>
                <w:sz w:val="22"/>
                <w:szCs w:val="22"/>
              </w:rPr>
              <w:t xml:space="preserve">  Madhesh</w:t>
            </w:r>
          </w:p>
        </w:tc>
        <w:tc>
          <w:tcPr>
            <w:tcW w:w="626" w:type="pct"/>
            <w:tcMar>
              <w:left w:w="108" w:type="dxa"/>
              <w:right w:w="108" w:type="dxa"/>
            </w:tcMar>
            <w:vAlign w:val="center"/>
            <w:tcPrChange w:id="285" w:author="Bikram Adhikari (bdhikari)" w:date="2025-12-02T15:52:00Z" w16du:dateUtc="2025-12-02T21:52:00Z">
              <w:tcPr>
                <w:tcW w:w="655" w:type="pct"/>
                <w:gridSpan w:val="2"/>
                <w:tcMar>
                  <w:left w:w="108" w:type="dxa"/>
                  <w:right w:w="108" w:type="dxa"/>
                </w:tcMar>
                <w:vAlign w:val="center"/>
              </w:tcPr>
            </w:tcPrChange>
          </w:tcPr>
          <w:p w14:paraId="2F7F62AD" w14:textId="41309980"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26.4</w:t>
            </w:r>
          </w:p>
        </w:tc>
        <w:tc>
          <w:tcPr>
            <w:tcW w:w="764" w:type="pct"/>
            <w:vAlign w:val="center"/>
            <w:tcPrChange w:id="286" w:author="Bikram Adhikari (bdhikari)" w:date="2025-12-02T15:52:00Z" w16du:dateUtc="2025-12-02T21:52:00Z">
              <w:tcPr>
                <w:tcW w:w="793" w:type="pct"/>
                <w:gridSpan w:val="2"/>
                <w:vAlign w:val="center"/>
              </w:tcPr>
            </w:tcPrChange>
          </w:tcPr>
          <w:p w14:paraId="658DD3B3" w14:textId="7EA9EFA8"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20.7</w:t>
            </w:r>
          </w:p>
        </w:tc>
        <w:tc>
          <w:tcPr>
            <w:tcW w:w="930" w:type="pct"/>
            <w:vAlign w:val="center"/>
            <w:tcPrChange w:id="287" w:author="Bikram Adhikari (bdhikari)" w:date="2025-12-02T15:52:00Z" w16du:dateUtc="2025-12-02T21:52:00Z">
              <w:tcPr>
                <w:tcW w:w="685" w:type="pct"/>
                <w:vAlign w:val="center"/>
              </w:tcPr>
            </w:tcPrChange>
          </w:tcPr>
          <w:p w14:paraId="3D75ED82" w14:textId="585BEC3A"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27.2</w:t>
            </w:r>
          </w:p>
        </w:tc>
        <w:tc>
          <w:tcPr>
            <w:tcW w:w="842" w:type="pct"/>
            <w:vAlign w:val="center"/>
            <w:tcPrChange w:id="288" w:author="Bikram Adhikari (bdhikari)" w:date="2025-12-02T15:52:00Z" w16du:dateUtc="2025-12-02T21:52:00Z">
              <w:tcPr>
                <w:tcW w:w="999" w:type="pct"/>
                <w:gridSpan w:val="2"/>
                <w:vAlign w:val="center"/>
              </w:tcPr>
            </w:tcPrChange>
          </w:tcPr>
          <w:p w14:paraId="0243AE0F" w14:textId="59825D89"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27</w:t>
            </w:r>
          </w:p>
        </w:tc>
      </w:tr>
      <w:tr w:rsidR="00D41148" w14:paraId="0EA778DF" w14:textId="35BDB36F" w:rsidTr="00156526">
        <w:trPr>
          <w:trHeight w:val="285"/>
          <w:trPrChange w:id="289" w:author="Bikram Adhikari (bdhikari)" w:date="2025-12-02T15:52:00Z" w16du:dateUtc="2025-12-02T21:52:00Z">
            <w:trPr>
              <w:trHeight w:val="285"/>
            </w:trPr>
          </w:trPrChange>
        </w:trPr>
        <w:tc>
          <w:tcPr>
            <w:tcW w:w="1838" w:type="pct"/>
            <w:tcMar>
              <w:left w:w="108" w:type="dxa"/>
              <w:right w:w="108" w:type="dxa"/>
            </w:tcMar>
            <w:vAlign w:val="center"/>
            <w:tcPrChange w:id="290" w:author="Bikram Adhikari (bdhikari)" w:date="2025-12-02T15:52:00Z" w16du:dateUtc="2025-12-02T21:52:00Z">
              <w:tcPr>
                <w:tcW w:w="1868" w:type="pct"/>
                <w:gridSpan w:val="2"/>
                <w:tcMar>
                  <w:left w:w="108" w:type="dxa"/>
                  <w:right w:w="108" w:type="dxa"/>
                </w:tcMar>
                <w:vAlign w:val="center"/>
              </w:tcPr>
            </w:tcPrChange>
          </w:tcPr>
          <w:p w14:paraId="056F9BE6" w14:textId="6CF371A6" w:rsidR="00D41148" w:rsidRDefault="00D41148" w:rsidP="00D41148">
            <w:pPr>
              <w:spacing w:after="0"/>
            </w:pPr>
            <w:r w:rsidRPr="3542E025">
              <w:rPr>
                <w:rFonts w:ascii="Times New Roman" w:eastAsia="Times New Roman" w:hAnsi="Times New Roman" w:cs="Times New Roman"/>
                <w:sz w:val="22"/>
                <w:szCs w:val="22"/>
              </w:rPr>
              <w:t xml:space="preserve">  Bagmati</w:t>
            </w:r>
          </w:p>
        </w:tc>
        <w:tc>
          <w:tcPr>
            <w:tcW w:w="626" w:type="pct"/>
            <w:tcMar>
              <w:left w:w="108" w:type="dxa"/>
              <w:right w:w="108" w:type="dxa"/>
            </w:tcMar>
            <w:vAlign w:val="center"/>
            <w:tcPrChange w:id="291" w:author="Bikram Adhikari (bdhikari)" w:date="2025-12-02T15:52:00Z" w16du:dateUtc="2025-12-02T21:52:00Z">
              <w:tcPr>
                <w:tcW w:w="655" w:type="pct"/>
                <w:gridSpan w:val="2"/>
                <w:tcMar>
                  <w:left w:w="108" w:type="dxa"/>
                  <w:right w:w="108" w:type="dxa"/>
                </w:tcMar>
                <w:vAlign w:val="center"/>
              </w:tcPr>
            </w:tcPrChange>
          </w:tcPr>
          <w:p w14:paraId="69E9980F" w14:textId="007D87EA"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15.4</w:t>
            </w:r>
          </w:p>
        </w:tc>
        <w:tc>
          <w:tcPr>
            <w:tcW w:w="764" w:type="pct"/>
            <w:vAlign w:val="center"/>
            <w:tcPrChange w:id="292" w:author="Bikram Adhikari (bdhikari)" w:date="2025-12-02T15:52:00Z" w16du:dateUtc="2025-12-02T21:52:00Z">
              <w:tcPr>
                <w:tcW w:w="793" w:type="pct"/>
                <w:gridSpan w:val="2"/>
                <w:vAlign w:val="center"/>
              </w:tcPr>
            </w:tcPrChange>
          </w:tcPr>
          <w:p w14:paraId="00C7ACF3" w14:textId="1F304377"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20</w:t>
            </w:r>
          </w:p>
        </w:tc>
        <w:tc>
          <w:tcPr>
            <w:tcW w:w="930" w:type="pct"/>
            <w:vAlign w:val="center"/>
            <w:tcPrChange w:id="293" w:author="Bikram Adhikari (bdhikari)" w:date="2025-12-02T15:52:00Z" w16du:dateUtc="2025-12-02T21:52:00Z">
              <w:tcPr>
                <w:tcW w:w="685" w:type="pct"/>
                <w:vAlign w:val="center"/>
              </w:tcPr>
            </w:tcPrChange>
          </w:tcPr>
          <w:p w14:paraId="43BBB201" w14:textId="1998E33B"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15.8</w:t>
            </w:r>
          </w:p>
        </w:tc>
        <w:tc>
          <w:tcPr>
            <w:tcW w:w="842" w:type="pct"/>
            <w:vAlign w:val="center"/>
            <w:tcPrChange w:id="294" w:author="Bikram Adhikari (bdhikari)" w:date="2025-12-02T15:52:00Z" w16du:dateUtc="2025-12-02T21:52:00Z">
              <w:tcPr>
                <w:tcW w:w="999" w:type="pct"/>
                <w:gridSpan w:val="2"/>
                <w:vAlign w:val="center"/>
              </w:tcPr>
            </w:tcPrChange>
          </w:tcPr>
          <w:p w14:paraId="499989FB" w14:textId="19520E5A"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13.9</w:t>
            </w:r>
          </w:p>
        </w:tc>
      </w:tr>
      <w:tr w:rsidR="00D41148" w14:paraId="5E38609E" w14:textId="74641DDF" w:rsidTr="00156526">
        <w:trPr>
          <w:trHeight w:val="285"/>
          <w:trPrChange w:id="295" w:author="Bikram Adhikari (bdhikari)" w:date="2025-12-02T15:52:00Z" w16du:dateUtc="2025-12-02T21:52:00Z">
            <w:trPr>
              <w:trHeight w:val="285"/>
            </w:trPr>
          </w:trPrChange>
        </w:trPr>
        <w:tc>
          <w:tcPr>
            <w:tcW w:w="1838" w:type="pct"/>
            <w:tcMar>
              <w:left w:w="108" w:type="dxa"/>
              <w:right w:w="108" w:type="dxa"/>
            </w:tcMar>
            <w:vAlign w:val="center"/>
            <w:tcPrChange w:id="296" w:author="Bikram Adhikari (bdhikari)" w:date="2025-12-02T15:52:00Z" w16du:dateUtc="2025-12-02T21:52:00Z">
              <w:tcPr>
                <w:tcW w:w="1868" w:type="pct"/>
                <w:gridSpan w:val="2"/>
                <w:tcMar>
                  <w:left w:w="108" w:type="dxa"/>
                  <w:right w:w="108" w:type="dxa"/>
                </w:tcMar>
                <w:vAlign w:val="center"/>
              </w:tcPr>
            </w:tcPrChange>
          </w:tcPr>
          <w:p w14:paraId="351FC7D7" w14:textId="245959F2" w:rsidR="00D41148" w:rsidRDefault="00D41148" w:rsidP="00D41148">
            <w:pPr>
              <w:spacing w:after="0"/>
            </w:pPr>
            <w:r w:rsidRPr="3542E025">
              <w:rPr>
                <w:rFonts w:ascii="Times New Roman" w:eastAsia="Times New Roman" w:hAnsi="Times New Roman" w:cs="Times New Roman"/>
                <w:sz w:val="22"/>
                <w:szCs w:val="22"/>
              </w:rPr>
              <w:t xml:space="preserve">  Gandaki</w:t>
            </w:r>
          </w:p>
        </w:tc>
        <w:tc>
          <w:tcPr>
            <w:tcW w:w="626" w:type="pct"/>
            <w:tcMar>
              <w:left w:w="108" w:type="dxa"/>
              <w:right w:w="108" w:type="dxa"/>
            </w:tcMar>
            <w:vAlign w:val="center"/>
            <w:tcPrChange w:id="297" w:author="Bikram Adhikari (bdhikari)" w:date="2025-12-02T15:52:00Z" w16du:dateUtc="2025-12-02T21:52:00Z">
              <w:tcPr>
                <w:tcW w:w="655" w:type="pct"/>
                <w:gridSpan w:val="2"/>
                <w:tcMar>
                  <w:left w:w="108" w:type="dxa"/>
                  <w:right w:w="108" w:type="dxa"/>
                </w:tcMar>
                <w:vAlign w:val="center"/>
              </w:tcPr>
            </w:tcPrChange>
          </w:tcPr>
          <w:p w14:paraId="3AEA0595" w14:textId="6AD3C943"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7.2</w:t>
            </w:r>
          </w:p>
        </w:tc>
        <w:tc>
          <w:tcPr>
            <w:tcW w:w="764" w:type="pct"/>
            <w:vAlign w:val="center"/>
            <w:tcPrChange w:id="298" w:author="Bikram Adhikari (bdhikari)" w:date="2025-12-02T15:52:00Z" w16du:dateUtc="2025-12-02T21:52:00Z">
              <w:tcPr>
                <w:tcW w:w="793" w:type="pct"/>
                <w:gridSpan w:val="2"/>
                <w:vAlign w:val="center"/>
              </w:tcPr>
            </w:tcPrChange>
          </w:tcPr>
          <w:p w14:paraId="198CC563" w14:textId="08CC4EE4"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6.7</w:t>
            </w:r>
          </w:p>
        </w:tc>
        <w:tc>
          <w:tcPr>
            <w:tcW w:w="930" w:type="pct"/>
            <w:vAlign w:val="center"/>
            <w:tcPrChange w:id="299" w:author="Bikram Adhikari (bdhikari)" w:date="2025-12-02T15:52:00Z" w16du:dateUtc="2025-12-02T21:52:00Z">
              <w:tcPr>
                <w:tcW w:w="685" w:type="pct"/>
                <w:vAlign w:val="center"/>
              </w:tcPr>
            </w:tcPrChange>
          </w:tcPr>
          <w:p w14:paraId="423FBEF3" w14:textId="20FB240C"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6.1</w:t>
            </w:r>
          </w:p>
        </w:tc>
        <w:tc>
          <w:tcPr>
            <w:tcW w:w="842" w:type="pct"/>
            <w:vAlign w:val="center"/>
            <w:tcPrChange w:id="300" w:author="Bikram Adhikari (bdhikari)" w:date="2025-12-02T15:52:00Z" w16du:dateUtc="2025-12-02T21:52:00Z">
              <w:tcPr>
                <w:tcW w:w="999" w:type="pct"/>
                <w:gridSpan w:val="2"/>
                <w:vAlign w:val="center"/>
              </w:tcPr>
            </w:tcPrChange>
          </w:tcPr>
          <w:p w14:paraId="3FDAD891" w14:textId="5DA2A212"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8.5</w:t>
            </w:r>
          </w:p>
        </w:tc>
      </w:tr>
      <w:tr w:rsidR="00D41148" w14:paraId="5DD52D35" w14:textId="1D2131A3" w:rsidTr="00156526">
        <w:trPr>
          <w:trHeight w:val="285"/>
          <w:trPrChange w:id="301" w:author="Bikram Adhikari (bdhikari)" w:date="2025-12-02T15:52:00Z" w16du:dateUtc="2025-12-02T21:52:00Z">
            <w:trPr>
              <w:trHeight w:val="285"/>
            </w:trPr>
          </w:trPrChange>
        </w:trPr>
        <w:tc>
          <w:tcPr>
            <w:tcW w:w="1838" w:type="pct"/>
            <w:tcMar>
              <w:left w:w="108" w:type="dxa"/>
              <w:right w:w="108" w:type="dxa"/>
            </w:tcMar>
            <w:vAlign w:val="center"/>
            <w:tcPrChange w:id="302" w:author="Bikram Adhikari (bdhikari)" w:date="2025-12-02T15:52:00Z" w16du:dateUtc="2025-12-02T21:52:00Z">
              <w:tcPr>
                <w:tcW w:w="1868" w:type="pct"/>
                <w:gridSpan w:val="2"/>
                <w:tcMar>
                  <w:left w:w="108" w:type="dxa"/>
                  <w:right w:w="108" w:type="dxa"/>
                </w:tcMar>
                <w:vAlign w:val="center"/>
              </w:tcPr>
            </w:tcPrChange>
          </w:tcPr>
          <w:p w14:paraId="6127C3CC" w14:textId="6D31E04D" w:rsidR="00D41148" w:rsidRDefault="00D41148" w:rsidP="00D41148">
            <w:pPr>
              <w:spacing w:after="0"/>
            </w:pPr>
            <w:r w:rsidRPr="3542E025">
              <w:rPr>
                <w:rFonts w:ascii="Times New Roman" w:eastAsia="Times New Roman" w:hAnsi="Times New Roman" w:cs="Times New Roman"/>
                <w:sz w:val="22"/>
                <w:szCs w:val="22"/>
              </w:rPr>
              <w:t xml:space="preserve">  Lumbini</w:t>
            </w:r>
          </w:p>
        </w:tc>
        <w:tc>
          <w:tcPr>
            <w:tcW w:w="626" w:type="pct"/>
            <w:tcMar>
              <w:left w:w="108" w:type="dxa"/>
              <w:right w:w="108" w:type="dxa"/>
            </w:tcMar>
            <w:vAlign w:val="center"/>
            <w:tcPrChange w:id="303" w:author="Bikram Adhikari (bdhikari)" w:date="2025-12-02T15:52:00Z" w16du:dateUtc="2025-12-02T21:52:00Z">
              <w:tcPr>
                <w:tcW w:w="655" w:type="pct"/>
                <w:gridSpan w:val="2"/>
                <w:tcMar>
                  <w:left w:w="108" w:type="dxa"/>
                  <w:right w:w="108" w:type="dxa"/>
                </w:tcMar>
                <w:vAlign w:val="center"/>
              </w:tcPr>
            </w:tcPrChange>
          </w:tcPr>
          <w:p w14:paraId="37E4C246" w14:textId="59DD0474"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16.7</w:t>
            </w:r>
          </w:p>
        </w:tc>
        <w:tc>
          <w:tcPr>
            <w:tcW w:w="764" w:type="pct"/>
            <w:vAlign w:val="center"/>
            <w:tcPrChange w:id="304" w:author="Bikram Adhikari (bdhikari)" w:date="2025-12-02T15:52:00Z" w16du:dateUtc="2025-12-02T21:52:00Z">
              <w:tcPr>
                <w:tcW w:w="793" w:type="pct"/>
                <w:gridSpan w:val="2"/>
                <w:vAlign w:val="center"/>
              </w:tcPr>
            </w:tcPrChange>
          </w:tcPr>
          <w:p w14:paraId="3C213D99" w14:textId="01DED54F"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15.6</w:t>
            </w:r>
          </w:p>
        </w:tc>
        <w:tc>
          <w:tcPr>
            <w:tcW w:w="930" w:type="pct"/>
            <w:vAlign w:val="center"/>
            <w:tcPrChange w:id="305" w:author="Bikram Adhikari (bdhikari)" w:date="2025-12-02T15:52:00Z" w16du:dateUtc="2025-12-02T21:52:00Z">
              <w:tcPr>
                <w:tcW w:w="685" w:type="pct"/>
                <w:vAlign w:val="center"/>
              </w:tcPr>
            </w:tcPrChange>
          </w:tcPr>
          <w:p w14:paraId="2B7FCABE" w14:textId="5CA9F284"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17.1</w:t>
            </w:r>
          </w:p>
        </w:tc>
        <w:tc>
          <w:tcPr>
            <w:tcW w:w="842" w:type="pct"/>
            <w:vAlign w:val="center"/>
            <w:tcPrChange w:id="306" w:author="Bikram Adhikari (bdhikari)" w:date="2025-12-02T15:52:00Z" w16du:dateUtc="2025-12-02T21:52:00Z">
              <w:tcPr>
                <w:tcW w:w="999" w:type="pct"/>
                <w:gridSpan w:val="2"/>
                <w:vAlign w:val="center"/>
              </w:tcPr>
            </w:tcPrChange>
          </w:tcPr>
          <w:p w14:paraId="1D7A01EC" w14:textId="7EC9A258"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16.6</w:t>
            </w:r>
          </w:p>
        </w:tc>
      </w:tr>
      <w:tr w:rsidR="00D41148" w14:paraId="282FB933" w14:textId="5AA0BEE1" w:rsidTr="00156526">
        <w:trPr>
          <w:trHeight w:val="285"/>
          <w:trPrChange w:id="307" w:author="Bikram Adhikari (bdhikari)" w:date="2025-12-02T15:52:00Z" w16du:dateUtc="2025-12-02T21:52:00Z">
            <w:trPr>
              <w:trHeight w:val="285"/>
            </w:trPr>
          </w:trPrChange>
        </w:trPr>
        <w:tc>
          <w:tcPr>
            <w:tcW w:w="1838" w:type="pct"/>
            <w:tcMar>
              <w:left w:w="108" w:type="dxa"/>
              <w:right w:w="108" w:type="dxa"/>
            </w:tcMar>
            <w:vAlign w:val="center"/>
            <w:tcPrChange w:id="308" w:author="Bikram Adhikari (bdhikari)" w:date="2025-12-02T15:52:00Z" w16du:dateUtc="2025-12-02T21:52:00Z">
              <w:tcPr>
                <w:tcW w:w="1868" w:type="pct"/>
                <w:gridSpan w:val="2"/>
                <w:tcMar>
                  <w:left w:w="108" w:type="dxa"/>
                  <w:right w:w="108" w:type="dxa"/>
                </w:tcMar>
                <w:vAlign w:val="center"/>
              </w:tcPr>
            </w:tcPrChange>
          </w:tcPr>
          <w:p w14:paraId="631D31AF" w14:textId="56A55EEA" w:rsidR="00D41148" w:rsidRDefault="00D41148" w:rsidP="00D41148">
            <w:pPr>
              <w:spacing w:after="0"/>
            </w:pPr>
            <w:r w:rsidRPr="3542E025">
              <w:rPr>
                <w:rFonts w:ascii="Times New Roman" w:eastAsia="Times New Roman" w:hAnsi="Times New Roman" w:cs="Times New Roman"/>
                <w:sz w:val="22"/>
                <w:szCs w:val="22"/>
              </w:rPr>
              <w:t xml:space="preserve">  Karnali</w:t>
            </w:r>
          </w:p>
        </w:tc>
        <w:tc>
          <w:tcPr>
            <w:tcW w:w="626" w:type="pct"/>
            <w:tcMar>
              <w:left w:w="108" w:type="dxa"/>
              <w:right w:w="108" w:type="dxa"/>
            </w:tcMar>
            <w:vAlign w:val="center"/>
            <w:tcPrChange w:id="309" w:author="Bikram Adhikari (bdhikari)" w:date="2025-12-02T15:52:00Z" w16du:dateUtc="2025-12-02T21:52:00Z">
              <w:tcPr>
                <w:tcW w:w="655" w:type="pct"/>
                <w:gridSpan w:val="2"/>
                <w:tcMar>
                  <w:left w:w="108" w:type="dxa"/>
                  <w:right w:w="108" w:type="dxa"/>
                </w:tcMar>
                <w:vAlign w:val="center"/>
              </w:tcPr>
            </w:tcPrChange>
          </w:tcPr>
          <w:p w14:paraId="624AF1F5" w14:textId="0F00B7ED"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7.7</w:t>
            </w:r>
          </w:p>
        </w:tc>
        <w:tc>
          <w:tcPr>
            <w:tcW w:w="764" w:type="pct"/>
            <w:vAlign w:val="center"/>
            <w:tcPrChange w:id="310" w:author="Bikram Adhikari (bdhikari)" w:date="2025-12-02T15:52:00Z" w16du:dateUtc="2025-12-02T21:52:00Z">
              <w:tcPr>
                <w:tcW w:w="793" w:type="pct"/>
                <w:gridSpan w:val="2"/>
                <w:vAlign w:val="center"/>
              </w:tcPr>
            </w:tcPrChange>
          </w:tcPr>
          <w:p w14:paraId="72F7E861" w14:textId="20D597C6"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9.8</w:t>
            </w:r>
          </w:p>
        </w:tc>
        <w:tc>
          <w:tcPr>
            <w:tcW w:w="930" w:type="pct"/>
            <w:vAlign w:val="center"/>
            <w:tcPrChange w:id="311" w:author="Bikram Adhikari (bdhikari)" w:date="2025-12-02T15:52:00Z" w16du:dateUtc="2025-12-02T21:52:00Z">
              <w:tcPr>
                <w:tcW w:w="685" w:type="pct"/>
                <w:vAlign w:val="center"/>
              </w:tcPr>
            </w:tcPrChange>
          </w:tcPr>
          <w:p w14:paraId="2A5C082D" w14:textId="3D2C5887"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7.1</w:t>
            </w:r>
          </w:p>
        </w:tc>
        <w:tc>
          <w:tcPr>
            <w:tcW w:w="842" w:type="pct"/>
            <w:vAlign w:val="center"/>
            <w:tcPrChange w:id="312" w:author="Bikram Adhikari (bdhikari)" w:date="2025-12-02T15:52:00Z" w16du:dateUtc="2025-12-02T21:52:00Z">
              <w:tcPr>
                <w:tcW w:w="999" w:type="pct"/>
                <w:gridSpan w:val="2"/>
                <w:vAlign w:val="center"/>
              </w:tcPr>
            </w:tcPrChange>
          </w:tcPr>
          <w:p w14:paraId="63C798B3" w14:textId="694D0576"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7.8</w:t>
            </w:r>
          </w:p>
        </w:tc>
      </w:tr>
      <w:tr w:rsidR="00D41148" w14:paraId="2AC3DE24" w14:textId="47F38488" w:rsidTr="00156526">
        <w:trPr>
          <w:trHeight w:val="285"/>
          <w:trPrChange w:id="313" w:author="Bikram Adhikari (bdhikari)" w:date="2025-12-02T15:52:00Z" w16du:dateUtc="2025-12-02T21:52:00Z">
            <w:trPr>
              <w:trHeight w:val="285"/>
            </w:trPr>
          </w:trPrChange>
        </w:trPr>
        <w:tc>
          <w:tcPr>
            <w:tcW w:w="1838" w:type="pct"/>
            <w:tcMar>
              <w:left w:w="108" w:type="dxa"/>
              <w:right w:w="108" w:type="dxa"/>
            </w:tcMar>
            <w:vAlign w:val="center"/>
            <w:tcPrChange w:id="314" w:author="Bikram Adhikari (bdhikari)" w:date="2025-12-02T15:52:00Z" w16du:dateUtc="2025-12-02T21:52:00Z">
              <w:tcPr>
                <w:tcW w:w="1868" w:type="pct"/>
                <w:gridSpan w:val="2"/>
                <w:tcMar>
                  <w:left w:w="108" w:type="dxa"/>
                  <w:right w:w="108" w:type="dxa"/>
                </w:tcMar>
                <w:vAlign w:val="center"/>
              </w:tcPr>
            </w:tcPrChange>
          </w:tcPr>
          <w:p w14:paraId="64C8623E" w14:textId="3534A320" w:rsidR="00D41148" w:rsidRDefault="00D41148" w:rsidP="00D41148">
            <w:pPr>
              <w:spacing w:after="0"/>
            </w:pPr>
            <w:r w:rsidRPr="3542E025">
              <w:rPr>
                <w:rFonts w:ascii="Times New Roman" w:eastAsia="Times New Roman" w:hAnsi="Times New Roman" w:cs="Times New Roman"/>
                <w:sz w:val="22"/>
                <w:szCs w:val="22"/>
              </w:rPr>
              <w:t xml:space="preserve">  Sudurpashchim</w:t>
            </w:r>
          </w:p>
        </w:tc>
        <w:tc>
          <w:tcPr>
            <w:tcW w:w="626" w:type="pct"/>
            <w:tcMar>
              <w:left w:w="108" w:type="dxa"/>
              <w:right w:w="108" w:type="dxa"/>
            </w:tcMar>
            <w:vAlign w:val="center"/>
            <w:tcPrChange w:id="315" w:author="Bikram Adhikari (bdhikari)" w:date="2025-12-02T15:52:00Z" w16du:dateUtc="2025-12-02T21:52:00Z">
              <w:tcPr>
                <w:tcW w:w="655" w:type="pct"/>
                <w:gridSpan w:val="2"/>
                <w:tcMar>
                  <w:left w:w="108" w:type="dxa"/>
                  <w:right w:w="108" w:type="dxa"/>
                </w:tcMar>
                <w:vAlign w:val="center"/>
              </w:tcPr>
            </w:tcPrChange>
          </w:tcPr>
          <w:p w14:paraId="342BAB07" w14:textId="299CB426"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8.6</w:t>
            </w:r>
          </w:p>
        </w:tc>
        <w:tc>
          <w:tcPr>
            <w:tcW w:w="764" w:type="pct"/>
            <w:vAlign w:val="center"/>
            <w:tcPrChange w:id="316" w:author="Bikram Adhikari (bdhikari)" w:date="2025-12-02T15:52:00Z" w16du:dateUtc="2025-12-02T21:52:00Z">
              <w:tcPr>
                <w:tcW w:w="793" w:type="pct"/>
                <w:gridSpan w:val="2"/>
                <w:vAlign w:val="center"/>
              </w:tcPr>
            </w:tcPrChange>
          </w:tcPr>
          <w:p w14:paraId="14AE93A4" w14:textId="068207F2"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8.5</w:t>
            </w:r>
          </w:p>
        </w:tc>
        <w:tc>
          <w:tcPr>
            <w:tcW w:w="930" w:type="pct"/>
            <w:vAlign w:val="center"/>
            <w:tcPrChange w:id="317" w:author="Bikram Adhikari (bdhikari)" w:date="2025-12-02T15:52:00Z" w16du:dateUtc="2025-12-02T21:52:00Z">
              <w:tcPr>
                <w:tcW w:w="685" w:type="pct"/>
                <w:vAlign w:val="center"/>
              </w:tcPr>
            </w:tcPrChange>
          </w:tcPr>
          <w:p w14:paraId="77EA3D4B" w14:textId="457777AD"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9.6</w:t>
            </w:r>
          </w:p>
        </w:tc>
        <w:tc>
          <w:tcPr>
            <w:tcW w:w="842" w:type="pct"/>
            <w:vAlign w:val="center"/>
            <w:tcPrChange w:id="318" w:author="Bikram Adhikari (bdhikari)" w:date="2025-12-02T15:52:00Z" w16du:dateUtc="2025-12-02T21:52:00Z">
              <w:tcPr>
                <w:tcW w:w="999" w:type="pct"/>
                <w:gridSpan w:val="2"/>
                <w:vAlign w:val="center"/>
              </w:tcPr>
            </w:tcPrChange>
          </w:tcPr>
          <w:p w14:paraId="64303922" w14:textId="1336FA7F"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7.7</w:t>
            </w:r>
          </w:p>
        </w:tc>
      </w:tr>
      <w:tr w:rsidR="00D41148" w14:paraId="660342ED" w14:textId="084DBA99" w:rsidTr="00156526">
        <w:trPr>
          <w:trHeight w:val="285"/>
          <w:trPrChange w:id="319" w:author="Bikram Adhikari (bdhikari)" w:date="2025-12-02T15:52:00Z" w16du:dateUtc="2025-12-02T21:52:00Z">
            <w:trPr>
              <w:trHeight w:val="285"/>
            </w:trPr>
          </w:trPrChange>
        </w:trPr>
        <w:tc>
          <w:tcPr>
            <w:tcW w:w="1838" w:type="pct"/>
            <w:tcMar>
              <w:left w:w="108" w:type="dxa"/>
              <w:right w:w="108" w:type="dxa"/>
            </w:tcMar>
            <w:vAlign w:val="center"/>
            <w:tcPrChange w:id="320" w:author="Bikram Adhikari (bdhikari)" w:date="2025-12-02T15:52:00Z" w16du:dateUtc="2025-12-02T21:52:00Z">
              <w:tcPr>
                <w:tcW w:w="1868" w:type="pct"/>
                <w:gridSpan w:val="2"/>
                <w:tcMar>
                  <w:left w:w="108" w:type="dxa"/>
                  <w:right w:w="108" w:type="dxa"/>
                </w:tcMar>
                <w:vAlign w:val="center"/>
              </w:tcPr>
            </w:tcPrChange>
          </w:tcPr>
          <w:p w14:paraId="35CF6E76" w14:textId="167C155D" w:rsidR="00D41148" w:rsidRDefault="00D41148" w:rsidP="00D41148">
            <w:pPr>
              <w:spacing w:after="0"/>
            </w:pPr>
            <w:r w:rsidRPr="3542E025">
              <w:rPr>
                <w:rFonts w:ascii="Times New Roman" w:eastAsia="Times New Roman" w:hAnsi="Times New Roman" w:cs="Times New Roman"/>
                <w:b/>
                <w:bCs/>
                <w:sz w:val="22"/>
                <w:szCs w:val="22"/>
              </w:rPr>
              <w:t>Wealth quintile</w:t>
            </w:r>
            <w:ins w:id="321" w:author="Bikram Adhikari (bdhikari)" w:date="2025-11-26T22:01:00Z">
              <w:r w:rsidR="008B5FE0">
                <w:rPr>
                  <w:rFonts w:ascii="Times New Roman" w:eastAsia="Times New Roman" w:hAnsi="Times New Roman" w:cs="Times New Roman"/>
                  <w:b/>
                  <w:bCs/>
                  <w:sz w:val="22"/>
                  <w:szCs w:val="22"/>
                </w:rPr>
                <w:t>, %</w:t>
              </w:r>
            </w:ins>
          </w:p>
        </w:tc>
        <w:tc>
          <w:tcPr>
            <w:tcW w:w="626" w:type="pct"/>
            <w:tcMar>
              <w:left w:w="108" w:type="dxa"/>
              <w:right w:w="108" w:type="dxa"/>
            </w:tcMar>
            <w:vAlign w:val="center"/>
            <w:tcPrChange w:id="322" w:author="Bikram Adhikari (bdhikari)" w:date="2025-12-02T15:52:00Z" w16du:dateUtc="2025-12-02T21:52:00Z">
              <w:tcPr>
                <w:tcW w:w="655" w:type="pct"/>
                <w:gridSpan w:val="2"/>
                <w:tcMar>
                  <w:left w:w="108" w:type="dxa"/>
                  <w:right w:w="108" w:type="dxa"/>
                </w:tcMar>
                <w:vAlign w:val="center"/>
              </w:tcPr>
            </w:tcPrChange>
          </w:tcPr>
          <w:p w14:paraId="1C7A5A90" w14:textId="5AA89088" w:rsidR="00D41148" w:rsidRPr="001245B7" w:rsidRDefault="00D41148" w:rsidP="001245B7">
            <w:pPr>
              <w:spacing w:after="0"/>
              <w:jc w:val="center"/>
              <w:rPr>
                <w:rFonts w:ascii="Times New Roman" w:eastAsia="Times New Roman" w:hAnsi="Times New Roman" w:cs="Times New Roman"/>
                <w:sz w:val="22"/>
                <w:szCs w:val="22"/>
              </w:rPr>
            </w:pPr>
          </w:p>
        </w:tc>
        <w:tc>
          <w:tcPr>
            <w:tcW w:w="764" w:type="pct"/>
            <w:vAlign w:val="center"/>
            <w:tcPrChange w:id="323" w:author="Bikram Adhikari (bdhikari)" w:date="2025-12-02T15:52:00Z" w16du:dateUtc="2025-12-02T21:52:00Z">
              <w:tcPr>
                <w:tcW w:w="793" w:type="pct"/>
                <w:gridSpan w:val="2"/>
                <w:vAlign w:val="center"/>
              </w:tcPr>
            </w:tcPrChange>
          </w:tcPr>
          <w:p w14:paraId="5AFC3B41" w14:textId="0FBD9C42" w:rsidR="00D41148" w:rsidRPr="001245B7" w:rsidRDefault="00D41148" w:rsidP="001245B7">
            <w:pPr>
              <w:spacing w:after="0"/>
              <w:jc w:val="center"/>
              <w:rPr>
                <w:rFonts w:ascii="Times New Roman" w:eastAsia="Times New Roman" w:hAnsi="Times New Roman" w:cs="Times New Roman"/>
                <w:sz w:val="22"/>
                <w:szCs w:val="22"/>
              </w:rPr>
            </w:pPr>
          </w:p>
        </w:tc>
        <w:tc>
          <w:tcPr>
            <w:tcW w:w="930" w:type="pct"/>
            <w:vAlign w:val="center"/>
            <w:tcPrChange w:id="324" w:author="Bikram Adhikari (bdhikari)" w:date="2025-12-02T15:52:00Z" w16du:dateUtc="2025-12-02T21:52:00Z">
              <w:tcPr>
                <w:tcW w:w="685" w:type="pct"/>
                <w:vAlign w:val="center"/>
              </w:tcPr>
            </w:tcPrChange>
          </w:tcPr>
          <w:p w14:paraId="0AAC9646" w14:textId="78204433" w:rsidR="00D41148" w:rsidRPr="001245B7" w:rsidRDefault="00D41148" w:rsidP="001245B7">
            <w:pPr>
              <w:spacing w:after="0"/>
              <w:jc w:val="center"/>
              <w:rPr>
                <w:rFonts w:ascii="Times New Roman" w:eastAsia="Times New Roman" w:hAnsi="Times New Roman" w:cs="Times New Roman"/>
                <w:sz w:val="22"/>
                <w:szCs w:val="22"/>
              </w:rPr>
            </w:pPr>
          </w:p>
        </w:tc>
        <w:tc>
          <w:tcPr>
            <w:tcW w:w="842" w:type="pct"/>
            <w:vAlign w:val="center"/>
            <w:tcPrChange w:id="325" w:author="Bikram Adhikari (bdhikari)" w:date="2025-12-02T15:52:00Z" w16du:dateUtc="2025-12-02T21:52:00Z">
              <w:tcPr>
                <w:tcW w:w="999" w:type="pct"/>
                <w:gridSpan w:val="2"/>
                <w:vAlign w:val="center"/>
              </w:tcPr>
            </w:tcPrChange>
          </w:tcPr>
          <w:p w14:paraId="28FC46D7" w14:textId="08E54986" w:rsidR="00D41148" w:rsidRPr="001245B7" w:rsidRDefault="00D41148" w:rsidP="001245B7">
            <w:pPr>
              <w:spacing w:after="0"/>
              <w:jc w:val="center"/>
              <w:rPr>
                <w:rFonts w:ascii="Times New Roman" w:eastAsia="Times New Roman" w:hAnsi="Times New Roman" w:cs="Times New Roman"/>
                <w:sz w:val="22"/>
                <w:szCs w:val="22"/>
              </w:rPr>
            </w:pPr>
          </w:p>
        </w:tc>
      </w:tr>
      <w:tr w:rsidR="00D41148" w14:paraId="7F1656D3" w14:textId="5B0DA87F" w:rsidTr="00156526">
        <w:trPr>
          <w:trHeight w:val="285"/>
          <w:trPrChange w:id="326" w:author="Bikram Adhikari (bdhikari)" w:date="2025-12-02T15:52:00Z" w16du:dateUtc="2025-12-02T21:52:00Z">
            <w:trPr>
              <w:trHeight w:val="285"/>
            </w:trPr>
          </w:trPrChange>
        </w:trPr>
        <w:tc>
          <w:tcPr>
            <w:tcW w:w="1838" w:type="pct"/>
            <w:tcMar>
              <w:left w:w="108" w:type="dxa"/>
              <w:right w:w="108" w:type="dxa"/>
            </w:tcMar>
            <w:vAlign w:val="center"/>
            <w:tcPrChange w:id="327" w:author="Bikram Adhikari (bdhikari)" w:date="2025-12-02T15:52:00Z" w16du:dateUtc="2025-12-02T21:52:00Z">
              <w:tcPr>
                <w:tcW w:w="1868" w:type="pct"/>
                <w:gridSpan w:val="2"/>
                <w:tcMar>
                  <w:left w:w="108" w:type="dxa"/>
                  <w:right w:w="108" w:type="dxa"/>
                </w:tcMar>
                <w:vAlign w:val="center"/>
              </w:tcPr>
            </w:tcPrChange>
          </w:tcPr>
          <w:p w14:paraId="40824CF2" w14:textId="553EDB7C" w:rsidR="00D41148" w:rsidRDefault="00D41148" w:rsidP="00D41148">
            <w:pPr>
              <w:spacing w:after="0"/>
            </w:pPr>
            <w:r w:rsidRPr="3542E025">
              <w:rPr>
                <w:rFonts w:ascii="Times New Roman" w:eastAsia="Times New Roman" w:hAnsi="Times New Roman" w:cs="Times New Roman"/>
                <w:sz w:val="22"/>
                <w:szCs w:val="22"/>
              </w:rPr>
              <w:t xml:space="preserve">  Poorest</w:t>
            </w:r>
          </w:p>
        </w:tc>
        <w:tc>
          <w:tcPr>
            <w:tcW w:w="626" w:type="pct"/>
            <w:tcMar>
              <w:left w:w="108" w:type="dxa"/>
              <w:right w:w="108" w:type="dxa"/>
            </w:tcMar>
            <w:vAlign w:val="center"/>
            <w:tcPrChange w:id="328" w:author="Bikram Adhikari (bdhikari)" w:date="2025-12-02T15:52:00Z" w16du:dateUtc="2025-12-02T21:52:00Z">
              <w:tcPr>
                <w:tcW w:w="655" w:type="pct"/>
                <w:gridSpan w:val="2"/>
                <w:tcMar>
                  <w:left w:w="108" w:type="dxa"/>
                  <w:right w:w="108" w:type="dxa"/>
                </w:tcMar>
                <w:vAlign w:val="center"/>
              </w:tcPr>
            </w:tcPrChange>
          </w:tcPr>
          <w:p w14:paraId="718D49DB" w14:textId="7BB7E05B"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24.5</w:t>
            </w:r>
          </w:p>
        </w:tc>
        <w:tc>
          <w:tcPr>
            <w:tcW w:w="764" w:type="pct"/>
            <w:vAlign w:val="center"/>
            <w:tcPrChange w:id="329" w:author="Bikram Adhikari (bdhikari)" w:date="2025-12-02T15:52:00Z" w16du:dateUtc="2025-12-02T21:52:00Z">
              <w:tcPr>
                <w:tcW w:w="793" w:type="pct"/>
                <w:gridSpan w:val="2"/>
                <w:vAlign w:val="center"/>
              </w:tcPr>
            </w:tcPrChange>
          </w:tcPr>
          <w:p w14:paraId="3D12EFCB" w14:textId="4917C83A"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22.2</w:t>
            </w:r>
          </w:p>
        </w:tc>
        <w:tc>
          <w:tcPr>
            <w:tcW w:w="930" w:type="pct"/>
            <w:vAlign w:val="center"/>
            <w:tcPrChange w:id="330" w:author="Bikram Adhikari (bdhikari)" w:date="2025-12-02T15:52:00Z" w16du:dateUtc="2025-12-02T21:52:00Z">
              <w:tcPr>
                <w:tcW w:w="685" w:type="pct"/>
                <w:vAlign w:val="center"/>
              </w:tcPr>
            </w:tcPrChange>
          </w:tcPr>
          <w:p w14:paraId="56C609D1" w14:textId="30692786"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24.4</w:t>
            </w:r>
          </w:p>
        </w:tc>
        <w:tc>
          <w:tcPr>
            <w:tcW w:w="842" w:type="pct"/>
            <w:vAlign w:val="center"/>
            <w:tcPrChange w:id="331" w:author="Bikram Adhikari (bdhikari)" w:date="2025-12-02T15:52:00Z" w16du:dateUtc="2025-12-02T21:52:00Z">
              <w:tcPr>
                <w:tcW w:w="999" w:type="pct"/>
                <w:gridSpan w:val="2"/>
                <w:vAlign w:val="center"/>
              </w:tcPr>
            </w:tcPrChange>
          </w:tcPr>
          <w:p w14:paraId="3606003B" w14:textId="4D1DF9F9"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25</w:t>
            </w:r>
          </w:p>
        </w:tc>
      </w:tr>
      <w:tr w:rsidR="00D41148" w14:paraId="5616BD9E" w14:textId="67AD29B4" w:rsidTr="00156526">
        <w:trPr>
          <w:trHeight w:val="285"/>
          <w:trPrChange w:id="332" w:author="Bikram Adhikari (bdhikari)" w:date="2025-12-02T15:52:00Z" w16du:dateUtc="2025-12-02T21:52:00Z">
            <w:trPr>
              <w:trHeight w:val="285"/>
            </w:trPr>
          </w:trPrChange>
        </w:trPr>
        <w:tc>
          <w:tcPr>
            <w:tcW w:w="1838" w:type="pct"/>
            <w:tcMar>
              <w:left w:w="108" w:type="dxa"/>
              <w:right w:w="108" w:type="dxa"/>
            </w:tcMar>
            <w:vAlign w:val="center"/>
            <w:tcPrChange w:id="333" w:author="Bikram Adhikari (bdhikari)" w:date="2025-12-02T15:52:00Z" w16du:dateUtc="2025-12-02T21:52:00Z">
              <w:tcPr>
                <w:tcW w:w="1868" w:type="pct"/>
                <w:gridSpan w:val="2"/>
                <w:tcMar>
                  <w:left w:w="108" w:type="dxa"/>
                  <w:right w:w="108" w:type="dxa"/>
                </w:tcMar>
                <w:vAlign w:val="center"/>
              </w:tcPr>
            </w:tcPrChange>
          </w:tcPr>
          <w:p w14:paraId="41E4B4FE" w14:textId="44D7D2F0" w:rsidR="00D41148" w:rsidRDefault="00D41148" w:rsidP="00D41148">
            <w:pPr>
              <w:spacing w:after="0"/>
            </w:pPr>
            <w:r w:rsidRPr="3542E025">
              <w:rPr>
                <w:rFonts w:ascii="Times New Roman" w:eastAsia="Times New Roman" w:hAnsi="Times New Roman" w:cs="Times New Roman"/>
                <w:sz w:val="22"/>
                <w:szCs w:val="22"/>
              </w:rPr>
              <w:t xml:space="preserve">  Poorer</w:t>
            </w:r>
          </w:p>
        </w:tc>
        <w:tc>
          <w:tcPr>
            <w:tcW w:w="626" w:type="pct"/>
            <w:tcMar>
              <w:left w:w="108" w:type="dxa"/>
              <w:right w:w="108" w:type="dxa"/>
            </w:tcMar>
            <w:vAlign w:val="center"/>
            <w:tcPrChange w:id="334" w:author="Bikram Adhikari (bdhikari)" w:date="2025-12-02T15:52:00Z" w16du:dateUtc="2025-12-02T21:52:00Z">
              <w:tcPr>
                <w:tcW w:w="655" w:type="pct"/>
                <w:gridSpan w:val="2"/>
                <w:tcMar>
                  <w:left w:w="108" w:type="dxa"/>
                  <w:right w:w="108" w:type="dxa"/>
                </w:tcMar>
                <w:vAlign w:val="center"/>
              </w:tcPr>
            </w:tcPrChange>
          </w:tcPr>
          <w:p w14:paraId="327E4907" w14:textId="5826F8FF"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22</w:t>
            </w:r>
          </w:p>
        </w:tc>
        <w:tc>
          <w:tcPr>
            <w:tcW w:w="764" w:type="pct"/>
            <w:vAlign w:val="center"/>
            <w:tcPrChange w:id="335" w:author="Bikram Adhikari (bdhikari)" w:date="2025-12-02T15:52:00Z" w16du:dateUtc="2025-12-02T21:52:00Z">
              <w:tcPr>
                <w:tcW w:w="793" w:type="pct"/>
                <w:gridSpan w:val="2"/>
                <w:vAlign w:val="center"/>
              </w:tcPr>
            </w:tcPrChange>
          </w:tcPr>
          <w:p w14:paraId="2073CA2A" w14:textId="33D2BDD6"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19.9</w:t>
            </w:r>
          </w:p>
        </w:tc>
        <w:tc>
          <w:tcPr>
            <w:tcW w:w="930" w:type="pct"/>
            <w:vAlign w:val="center"/>
            <w:tcPrChange w:id="336" w:author="Bikram Adhikari (bdhikari)" w:date="2025-12-02T15:52:00Z" w16du:dateUtc="2025-12-02T21:52:00Z">
              <w:tcPr>
                <w:tcW w:w="685" w:type="pct"/>
                <w:vAlign w:val="center"/>
              </w:tcPr>
            </w:tcPrChange>
          </w:tcPr>
          <w:p w14:paraId="6CD000E7" w14:textId="36C978EF"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23.5</w:t>
            </w:r>
          </w:p>
        </w:tc>
        <w:tc>
          <w:tcPr>
            <w:tcW w:w="842" w:type="pct"/>
            <w:vAlign w:val="center"/>
            <w:tcPrChange w:id="337" w:author="Bikram Adhikari (bdhikari)" w:date="2025-12-02T15:52:00Z" w16du:dateUtc="2025-12-02T21:52:00Z">
              <w:tcPr>
                <w:tcW w:w="999" w:type="pct"/>
                <w:gridSpan w:val="2"/>
                <w:vAlign w:val="center"/>
              </w:tcPr>
            </w:tcPrChange>
          </w:tcPr>
          <w:p w14:paraId="7925C664" w14:textId="6A313985"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20.9</w:t>
            </w:r>
          </w:p>
        </w:tc>
      </w:tr>
      <w:tr w:rsidR="00D41148" w14:paraId="2C07D20A" w14:textId="1FE56C59" w:rsidTr="00156526">
        <w:trPr>
          <w:trHeight w:val="285"/>
          <w:trPrChange w:id="338" w:author="Bikram Adhikari (bdhikari)" w:date="2025-12-02T15:52:00Z" w16du:dateUtc="2025-12-02T21:52:00Z">
            <w:trPr>
              <w:trHeight w:val="285"/>
            </w:trPr>
          </w:trPrChange>
        </w:trPr>
        <w:tc>
          <w:tcPr>
            <w:tcW w:w="1838" w:type="pct"/>
            <w:tcMar>
              <w:left w:w="108" w:type="dxa"/>
              <w:right w:w="108" w:type="dxa"/>
            </w:tcMar>
            <w:vAlign w:val="center"/>
            <w:tcPrChange w:id="339" w:author="Bikram Adhikari (bdhikari)" w:date="2025-12-02T15:52:00Z" w16du:dateUtc="2025-12-02T21:52:00Z">
              <w:tcPr>
                <w:tcW w:w="1868" w:type="pct"/>
                <w:gridSpan w:val="2"/>
                <w:tcMar>
                  <w:left w:w="108" w:type="dxa"/>
                  <w:right w:w="108" w:type="dxa"/>
                </w:tcMar>
                <w:vAlign w:val="center"/>
              </w:tcPr>
            </w:tcPrChange>
          </w:tcPr>
          <w:p w14:paraId="7DC47007" w14:textId="329C586F" w:rsidR="00D41148" w:rsidRDefault="00D41148" w:rsidP="00D41148">
            <w:pPr>
              <w:spacing w:after="0"/>
            </w:pPr>
            <w:r w:rsidRPr="3542E025">
              <w:rPr>
                <w:rFonts w:ascii="Times New Roman" w:eastAsia="Times New Roman" w:hAnsi="Times New Roman" w:cs="Times New Roman"/>
                <w:sz w:val="22"/>
                <w:szCs w:val="22"/>
              </w:rPr>
              <w:t xml:space="preserve">  Middle</w:t>
            </w:r>
          </w:p>
        </w:tc>
        <w:tc>
          <w:tcPr>
            <w:tcW w:w="626" w:type="pct"/>
            <w:tcMar>
              <w:left w:w="108" w:type="dxa"/>
              <w:right w:w="108" w:type="dxa"/>
            </w:tcMar>
            <w:vAlign w:val="center"/>
            <w:tcPrChange w:id="340" w:author="Bikram Adhikari (bdhikari)" w:date="2025-12-02T15:52:00Z" w16du:dateUtc="2025-12-02T21:52:00Z">
              <w:tcPr>
                <w:tcW w:w="655" w:type="pct"/>
                <w:gridSpan w:val="2"/>
                <w:tcMar>
                  <w:left w:w="108" w:type="dxa"/>
                  <w:right w:w="108" w:type="dxa"/>
                </w:tcMar>
                <w:vAlign w:val="center"/>
              </w:tcPr>
            </w:tcPrChange>
          </w:tcPr>
          <w:p w14:paraId="6A0D3299" w14:textId="6A2B24E0"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20.7</w:t>
            </w:r>
          </w:p>
        </w:tc>
        <w:tc>
          <w:tcPr>
            <w:tcW w:w="764" w:type="pct"/>
            <w:vAlign w:val="center"/>
            <w:tcPrChange w:id="341" w:author="Bikram Adhikari (bdhikari)" w:date="2025-12-02T15:52:00Z" w16du:dateUtc="2025-12-02T21:52:00Z">
              <w:tcPr>
                <w:tcW w:w="793" w:type="pct"/>
                <w:gridSpan w:val="2"/>
                <w:vAlign w:val="center"/>
              </w:tcPr>
            </w:tcPrChange>
          </w:tcPr>
          <w:p w14:paraId="56CA4766" w14:textId="3CF82042"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19.6</w:t>
            </w:r>
          </w:p>
        </w:tc>
        <w:tc>
          <w:tcPr>
            <w:tcW w:w="930" w:type="pct"/>
            <w:vAlign w:val="center"/>
            <w:tcPrChange w:id="342" w:author="Bikram Adhikari (bdhikari)" w:date="2025-12-02T15:52:00Z" w16du:dateUtc="2025-12-02T21:52:00Z">
              <w:tcPr>
                <w:tcW w:w="685" w:type="pct"/>
                <w:vAlign w:val="center"/>
              </w:tcPr>
            </w:tcPrChange>
          </w:tcPr>
          <w:p w14:paraId="406C3B9B" w14:textId="15FA5E58"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19.6</w:t>
            </w:r>
          </w:p>
        </w:tc>
        <w:tc>
          <w:tcPr>
            <w:tcW w:w="842" w:type="pct"/>
            <w:vAlign w:val="center"/>
            <w:tcPrChange w:id="343" w:author="Bikram Adhikari (bdhikari)" w:date="2025-12-02T15:52:00Z" w16du:dateUtc="2025-12-02T21:52:00Z">
              <w:tcPr>
                <w:tcW w:w="999" w:type="pct"/>
                <w:gridSpan w:val="2"/>
                <w:vAlign w:val="center"/>
              </w:tcPr>
            </w:tcPrChange>
          </w:tcPr>
          <w:p w14:paraId="3F7A63A1" w14:textId="41020BB1"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22</w:t>
            </w:r>
          </w:p>
        </w:tc>
      </w:tr>
      <w:tr w:rsidR="00D41148" w14:paraId="166CA5D9" w14:textId="785C0157" w:rsidTr="00156526">
        <w:trPr>
          <w:trHeight w:val="285"/>
          <w:trPrChange w:id="344" w:author="Bikram Adhikari (bdhikari)" w:date="2025-12-02T15:52:00Z" w16du:dateUtc="2025-12-02T21:52:00Z">
            <w:trPr>
              <w:trHeight w:val="285"/>
            </w:trPr>
          </w:trPrChange>
        </w:trPr>
        <w:tc>
          <w:tcPr>
            <w:tcW w:w="1838" w:type="pct"/>
            <w:tcMar>
              <w:left w:w="108" w:type="dxa"/>
              <w:right w:w="108" w:type="dxa"/>
            </w:tcMar>
            <w:vAlign w:val="center"/>
            <w:tcPrChange w:id="345" w:author="Bikram Adhikari (bdhikari)" w:date="2025-12-02T15:52:00Z" w16du:dateUtc="2025-12-02T21:52:00Z">
              <w:tcPr>
                <w:tcW w:w="1868" w:type="pct"/>
                <w:gridSpan w:val="2"/>
                <w:tcMar>
                  <w:left w:w="108" w:type="dxa"/>
                  <w:right w:w="108" w:type="dxa"/>
                </w:tcMar>
                <w:vAlign w:val="center"/>
              </w:tcPr>
            </w:tcPrChange>
          </w:tcPr>
          <w:p w14:paraId="7FCE118A" w14:textId="22600938" w:rsidR="00D41148" w:rsidRDefault="00D41148" w:rsidP="00D41148">
            <w:pPr>
              <w:spacing w:after="0"/>
            </w:pPr>
            <w:r w:rsidRPr="3542E025">
              <w:rPr>
                <w:rFonts w:ascii="Times New Roman" w:eastAsia="Times New Roman" w:hAnsi="Times New Roman" w:cs="Times New Roman"/>
                <w:sz w:val="22"/>
                <w:szCs w:val="22"/>
              </w:rPr>
              <w:t xml:space="preserve">  Richer</w:t>
            </w:r>
          </w:p>
        </w:tc>
        <w:tc>
          <w:tcPr>
            <w:tcW w:w="626" w:type="pct"/>
            <w:tcMar>
              <w:left w:w="108" w:type="dxa"/>
              <w:right w:w="108" w:type="dxa"/>
            </w:tcMar>
            <w:vAlign w:val="center"/>
            <w:tcPrChange w:id="346" w:author="Bikram Adhikari (bdhikari)" w:date="2025-12-02T15:52:00Z" w16du:dateUtc="2025-12-02T21:52:00Z">
              <w:tcPr>
                <w:tcW w:w="655" w:type="pct"/>
                <w:gridSpan w:val="2"/>
                <w:tcMar>
                  <w:left w:w="108" w:type="dxa"/>
                  <w:right w:w="108" w:type="dxa"/>
                </w:tcMar>
                <w:vAlign w:val="center"/>
              </w:tcPr>
            </w:tcPrChange>
          </w:tcPr>
          <w:p w14:paraId="26749847" w14:textId="1432A834"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18.1</w:t>
            </w:r>
          </w:p>
        </w:tc>
        <w:tc>
          <w:tcPr>
            <w:tcW w:w="764" w:type="pct"/>
            <w:vAlign w:val="center"/>
            <w:tcPrChange w:id="347" w:author="Bikram Adhikari (bdhikari)" w:date="2025-12-02T15:52:00Z" w16du:dateUtc="2025-12-02T21:52:00Z">
              <w:tcPr>
                <w:tcW w:w="793" w:type="pct"/>
                <w:gridSpan w:val="2"/>
                <w:vAlign w:val="center"/>
              </w:tcPr>
            </w:tcPrChange>
          </w:tcPr>
          <w:p w14:paraId="22A682AE" w14:textId="367FE0E9"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19.1</w:t>
            </w:r>
          </w:p>
        </w:tc>
        <w:tc>
          <w:tcPr>
            <w:tcW w:w="930" w:type="pct"/>
            <w:vAlign w:val="center"/>
            <w:tcPrChange w:id="348" w:author="Bikram Adhikari (bdhikari)" w:date="2025-12-02T15:52:00Z" w16du:dateUtc="2025-12-02T21:52:00Z">
              <w:tcPr>
                <w:tcW w:w="685" w:type="pct"/>
                <w:vAlign w:val="center"/>
              </w:tcPr>
            </w:tcPrChange>
          </w:tcPr>
          <w:p w14:paraId="725C2DAF" w14:textId="62E41FD6"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19.2</w:t>
            </w:r>
          </w:p>
        </w:tc>
        <w:tc>
          <w:tcPr>
            <w:tcW w:w="842" w:type="pct"/>
            <w:vAlign w:val="center"/>
            <w:tcPrChange w:id="349" w:author="Bikram Adhikari (bdhikari)" w:date="2025-12-02T15:52:00Z" w16du:dateUtc="2025-12-02T21:52:00Z">
              <w:tcPr>
                <w:tcW w:w="999" w:type="pct"/>
                <w:gridSpan w:val="2"/>
                <w:vAlign w:val="center"/>
              </w:tcPr>
            </w:tcPrChange>
          </w:tcPr>
          <w:p w14:paraId="7CAC6A8D" w14:textId="64A642BC"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16.8</w:t>
            </w:r>
          </w:p>
        </w:tc>
      </w:tr>
      <w:tr w:rsidR="00D41148" w14:paraId="0323DC73" w14:textId="79AAE99D" w:rsidTr="00156526">
        <w:trPr>
          <w:trHeight w:val="285"/>
          <w:trPrChange w:id="350" w:author="Bikram Adhikari (bdhikari)" w:date="2025-12-02T15:52:00Z" w16du:dateUtc="2025-12-02T21:52:00Z">
            <w:trPr>
              <w:trHeight w:val="285"/>
            </w:trPr>
          </w:trPrChange>
        </w:trPr>
        <w:tc>
          <w:tcPr>
            <w:tcW w:w="1838" w:type="pct"/>
            <w:tcMar>
              <w:left w:w="108" w:type="dxa"/>
              <w:right w:w="108" w:type="dxa"/>
            </w:tcMar>
            <w:vAlign w:val="center"/>
            <w:tcPrChange w:id="351" w:author="Bikram Adhikari (bdhikari)" w:date="2025-12-02T15:52:00Z" w16du:dateUtc="2025-12-02T21:52:00Z">
              <w:tcPr>
                <w:tcW w:w="1868" w:type="pct"/>
                <w:gridSpan w:val="2"/>
                <w:tcMar>
                  <w:left w:w="108" w:type="dxa"/>
                  <w:right w:w="108" w:type="dxa"/>
                </w:tcMar>
                <w:vAlign w:val="center"/>
              </w:tcPr>
            </w:tcPrChange>
          </w:tcPr>
          <w:p w14:paraId="2AB1BEA6" w14:textId="4A4B079C" w:rsidR="00D41148" w:rsidRDefault="00D41148" w:rsidP="00D41148">
            <w:pPr>
              <w:spacing w:after="0"/>
            </w:pPr>
            <w:r w:rsidRPr="3542E025">
              <w:rPr>
                <w:rFonts w:ascii="Times New Roman" w:eastAsia="Times New Roman" w:hAnsi="Times New Roman" w:cs="Times New Roman"/>
                <w:sz w:val="22"/>
                <w:szCs w:val="22"/>
              </w:rPr>
              <w:t xml:space="preserve">  Richest</w:t>
            </w:r>
          </w:p>
        </w:tc>
        <w:tc>
          <w:tcPr>
            <w:tcW w:w="626" w:type="pct"/>
            <w:tcMar>
              <w:left w:w="108" w:type="dxa"/>
              <w:right w:w="108" w:type="dxa"/>
            </w:tcMar>
            <w:vAlign w:val="center"/>
            <w:tcPrChange w:id="352" w:author="Bikram Adhikari (bdhikari)" w:date="2025-12-02T15:52:00Z" w16du:dateUtc="2025-12-02T21:52:00Z">
              <w:tcPr>
                <w:tcW w:w="655" w:type="pct"/>
                <w:gridSpan w:val="2"/>
                <w:tcMar>
                  <w:left w:w="108" w:type="dxa"/>
                  <w:right w:w="108" w:type="dxa"/>
                </w:tcMar>
                <w:vAlign w:val="center"/>
              </w:tcPr>
            </w:tcPrChange>
          </w:tcPr>
          <w:p w14:paraId="10F7AD5A" w14:textId="766B8BE8"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14.7</w:t>
            </w:r>
          </w:p>
        </w:tc>
        <w:tc>
          <w:tcPr>
            <w:tcW w:w="764" w:type="pct"/>
            <w:vAlign w:val="center"/>
            <w:tcPrChange w:id="353" w:author="Bikram Adhikari (bdhikari)" w:date="2025-12-02T15:52:00Z" w16du:dateUtc="2025-12-02T21:52:00Z">
              <w:tcPr>
                <w:tcW w:w="793" w:type="pct"/>
                <w:gridSpan w:val="2"/>
                <w:vAlign w:val="center"/>
              </w:tcPr>
            </w:tcPrChange>
          </w:tcPr>
          <w:p w14:paraId="7F4D8BB5" w14:textId="79CFD30D"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19.2</w:t>
            </w:r>
          </w:p>
        </w:tc>
        <w:tc>
          <w:tcPr>
            <w:tcW w:w="930" w:type="pct"/>
            <w:vAlign w:val="center"/>
            <w:tcPrChange w:id="354" w:author="Bikram Adhikari (bdhikari)" w:date="2025-12-02T15:52:00Z" w16du:dateUtc="2025-12-02T21:52:00Z">
              <w:tcPr>
                <w:tcW w:w="685" w:type="pct"/>
                <w:vAlign w:val="center"/>
              </w:tcPr>
            </w:tcPrChange>
          </w:tcPr>
          <w:p w14:paraId="28947683" w14:textId="34E0979A"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13.3</w:t>
            </w:r>
          </w:p>
        </w:tc>
        <w:tc>
          <w:tcPr>
            <w:tcW w:w="842" w:type="pct"/>
            <w:vAlign w:val="center"/>
            <w:tcPrChange w:id="355" w:author="Bikram Adhikari (bdhikari)" w:date="2025-12-02T15:52:00Z" w16du:dateUtc="2025-12-02T21:52:00Z">
              <w:tcPr>
                <w:tcW w:w="999" w:type="pct"/>
                <w:gridSpan w:val="2"/>
                <w:vAlign w:val="center"/>
              </w:tcPr>
            </w:tcPrChange>
          </w:tcPr>
          <w:p w14:paraId="2CD1311C" w14:textId="2724CEC8"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15.2</w:t>
            </w:r>
          </w:p>
        </w:tc>
      </w:tr>
      <w:tr w:rsidR="00D41148" w14:paraId="181DAA1B" w14:textId="497A1E1F" w:rsidTr="00156526">
        <w:trPr>
          <w:trHeight w:val="285"/>
          <w:trPrChange w:id="356" w:author="Bikram Adhikari (bdhikari)" w:date="2025-12-02T15:52:00Z" w16du:dateUtc="2025-12-02T21:52:00Z">
            <w:trPr>
              <w:trHeight w:val="285"/>
            </w:trPr>
          </w:trPrChange>
        </w:trPr>
        <w:tc>
          <w:tcPr>
            <w:tcW w:w="1838" w:type="pct"/>
            <w:tcMar>
              <w:left w:w="108" w:type="dxa"/>
              <w:right w:w="108" w:type="dxa"/>
            </w:tcMar>
            <w:vAlign w:val="center"/>
            <w:tcPrChange w:id="357" w:author="Bikram Adhikari (bdhikari)" w:date="2025-12-02T15:52:00Z" w16du:dateUtc="2025-12-02T21:52:00Z">
              <w:tcPr>
                <w:tcW w:w="1868" w:type="pct"/>
                <w:gridSpan w:val="2"/>
                <w:tcMar>
                  <w:left w:w="108" w:type="dxa"/>
                  <w:right w:w="108" w:type="dxa"/>
                </w:tcMar>
                <w:vAlign w:val="center"/>
              </w:tcPr>
            </w:tcPrChange>
          </w:tcPr>
          <w:p w14:paraId="49D1871F" w14:textId="7046B883" w:rsidR="00D41148" w:rsidRDefault="00D41148" w:rsidP="00D41148">
            <w:pPr>
              <w:spacing w:after="0"/>
            </w:pPr>
            <w:r w:rsidRPr="3542E025">
              <w:rPr>
                <w:rFonts w:ascii="Times New Roman" w:eastAsia="Times New Roman" w:hAnsi="Times New Roman" w:cs="Times New Roman"/>
                <w:b/>
                <w:bCs/>
                <w:sz w:val="22"/>
                <w:szCs w:val="22"/>
              </w:rPr>
              <w:t>Mother education</w:t>
            </w:r>
            <w:ins w:id="358" w:author="Bikram Adhikari (bdhikari)" w:date="2025-11-26T22:01:00Z">
              <w:r w:rsidR="008B5FE0">
                <w:rPr>
                  <w:rFonts w:ascii="Times New Roman" w:eastAsia="Times New Roman" w:hAnsi="Times New Roman" w:cs="Times New Roman"/>
                  <w:b/>
                  <w:bCs/>
                  <w:sz w:val="22"/>
                  <w:szCs w:val="22"/>
                </w:rPr>
                <w:t>, %</w:t>
              </w:r>
            </w:ins>
          </w:p>
        </w:tc>
        <w:tc>
          <w:tcPr>
            <w:tcW w:w="626" w:type="pct"/>
            <w:tcMar>
              <w:left w:w="108" w:type="dxa"/>
              <w:right w:w="108" w:type="dxa"/>
            </w:tcMar>
            <w:vAlign w:val="center"/>
            <w:tcPrChange w:id="359" w:author="Bikram Adhikari (bdhikari)" w:date="2025-12-02T15:52:00Z" w16du:dateUtc="2025-12-02T21:52:00Z">
              <w:tcPr>
                <w:tcW w:w="655" w:type="pct"/>
                <w:gridSpan w:val="2"/>
                <w:tcMar>
                  <w:left w:w="108" w:type="dxa"/>
                  <w:right w:w="108" w:type="dxa"/>
                </w:tcMar>
                <w:vAlign w:val="center"/>
              </w:tcPr>
            </w:tcPrChange>
          </w:tcPr>
          <w:p w14:paraId="57047FCE" w14:textId="5F4249DB" w:rsidR="00D41148" w:rsidRPr="001245B7" w:rsidRDefault="00D41148" w:rsidP="001245B7">
            <w:pPr>
              <w:spacing w:after="0"/>
              <w:jc w:val="center"/>
              <w:rPr>
                <w:rFonts w:ascii="Times New Roman" w:eastAsia="Times New Roman" w:hAnsi="Times New Roman" w:cs="Times New Roman"/>
                <w:sz w:val="22"/>
                <w:szCs w:val="22"/>
              </w:rPr>
            </w:pPr>
          </w:p>
        </w:tc>
        <w:tc>
          <w:tcPr>
            <w:tcW w:w="764" w:type="pct"/>
            <w:vAlign w:val="center"/>
            <w:tcPrChange w:id="360" w:author="Bikram Adhikari (bdhikari)" w:date="2025-12-02T15:52:00Z" w16du:dateUtc="2025-12-02T21:52:00Z">
              <w:tcPr>
                <w:tcW w:w="793" w:type="pct"/>
                <w:gridSpan w:val="2"/>
                <w:vAlign w:val="center"/>
              </w:tcPr>
            </w:tcPrChange>
          </w:tcPr>
          <w:p w14:paraId="34BBCBED" w14:textId="0D184EE6" w:rsidR="00D41148" w:rsidRPr="001245B7" w:rsidRDefault="00D41148" w:rsidP="001245B7">
            <w:pPr>
              <w:spacing w:after="0"/>
              <w:jc w:val="center"/>
              <w:rPr>
                <w:rFonts w:ascii="Times New Roman" w:eastAsia="Times New Roman" w:hAnsi="Times New Roman" w:cs="Times New Roman"/>
                <w:sz w:val="22"/>
                <w:szCs w:val="22"/>
              </w:rPr>
            </w:pPr>
          </w:p>
        </w:tc>
        <w:tc>
          <w:tcPr>
            <w:tcW w:w="930" w:type="pct"/>
            <w:vAlign w:val="center"/>
            <w:tcPrChange w:id="361" w:author="Bikram Adhikari (bdhikari)" w:date="2025-12-02T15:52:00Z" w16du:dateUtc="2025-12-02T21:52:00Z">
              <w:tcPr>
                <w:tcW w:w="685" w:type="pct"/>
                <w:vAlign w:val="center"/>
              </w:tcPr>
            </w:tcPrChange>
          </w:tcPr>
          <w:p w14:paraId="3A092ABB" w14:textId="78977616" w:rsidR="00D41148" w:rsidRPr="001245B7" w:rsidRDefault="00D41148" w:rsidP="001245B7">
            <w:pPr>
              <w:spacing w:after="0"/>
              <w:jc w:val="center"/>
              <w:rPr>
                <w:rFonts w:ascii="Times New Roman" w:eastAsia="Times New Roman" w:hAnsi="Times New Roman" w:cs="Times New Roman"/>
                <w:sz w:val="22"/>
                <w:szCs w:val="22"/>
              </w:rPr>
            </w:pPr>
          </w:p>
        </w:tc>
        <w:tc>
          <w:tcPr>
            <w:tcW w:w="842" w:type="pct"/>
            <w:vAlign w:val="center"/>
            <w:tcPrChange w:id="362" w:author="Bikram Adhikari (bdhikari)" w:date="2025-12-02T15:52:00Z" w16du:dateUtc="2025-12-02T21:52:00Z">
              <w:tcPr>
                <w:tcW w:w="999" w:type="pct"/>
                <w:gridSpan w:val="2"/>
                <w:vAlign w:val="center"/>
              </w:tcPr>
            </w:tcPrChange>
          </w:tcPr>
          <w:p w14:paraId="6CE26639" w14:textId="659A3475" w:rsidR="00D41148" w:rsidRPr="001245B7" w:rsidRDefault="00D41148" w:rsidP="001245B7">
            <w:pPr>
              <w:spacing w:after="0"/>
              <w:jc w:val="center"/>
              <w:rPr>
                <w:rFonts w:ascii="Times New Roman" w:eastAsia="Times New Roman" w:hAnsi="Times New Roman" w:cs="Times New Roman"/>
                <w:sz w:val="22"/>
                <w:szCs w:val="22"/>
              </w:rPr>
            </w:pPr>
          </w:p>
        </w:tc>
      </w:tr>
      <w:tr w:rsidR="00D41148" w14:paraId="2020DD76" w14:textId="137F1806" w:rsidTr="00156526">
        <w:trPr>
          <w:trHeight w:val="285"/>
          <w:trPrChange w:id="363" w:author="Bikram Adhikari (bdhikari)" w:date="2025-12-02T15:52:00Z" w16du:dateUtc="2025-12-02T21:52:00Z">
            <w:trPr>
              <w:trHeight w:val="285"/>
            </w:trPr>
          </w:trPrChange>
        </w:trPr>
        <w:tc>
          <w:tcPr>
            <w:tcW w:w="1838" w:type="pct"/>
            <w:tcMar>
              <w:left w:w="108" w:type="dxa"/>
              <w:right w:w="108" w:type="dxa"/>
            </w:tcMar>
            <w:vAlign w:val="center"/>
            <w:tcPrChange w:id="364" w:author="Bikram Adhikari (bdhikari)" w:date="2025-12-02T15:52:00Z" w16du:dateUtc="2025-12-02T21:52:00Z">
              <w:tcPr>
                <w:tcW w:w="1868" w:type="pct"/>
                <w:gridSpan w:val="2"/>
                <w:tcMar>
                  <w:left w:w="108" w:type="dxa"/>
                  <w:right w:w="108" w:type="dxa"/>
                </w:tcMar>
                <w:vAlign w:val="center"/>
              </w:tcPr>
            </w:tcPrChange>
          </w:tcPr>
          <w:p w14:paraId="7949336C" w14:textId="65A0F6F2" w:rsidR="00D41148" w:rsidRDefault="00D41148" w:rsidP="00D41148">
            <w:pPr>
              <w:spacing w:after="0"/>
            </w:pPr>
            <w:r w:rsidRPr="3542E025">
              <w:rPr>
                <w:rFonts w:ascii="Times New Roman" w:eastAsia="Times New Roman" w:hAnsi="Times New Roman" w:cs="Times New Roman"/>
                <w:sz w:val="22"/>
                <w:szCs w:val="22"/>
              </w:rPr>
              <w:t xml:space="preserve">  No education</w:t>
            </w:r>
          </w:p>
        </w:tc>
        <w:tc>
          <w:tcPr>
            <w:tcW w:w="626" w:type="pct"/>
            <w:tcMar>
              <w:left w:w="108" w:type="dxa"/>
              <w:right w:w="108" w:type="dxa"/>
            </w:tcMar>
            <w:vAlign w:val="center"/>
            <w:tcPrChange w:id="365" w:author="Bikram Adhikari (bdhikari)" w:date="2025-12-02T15:52:00Z" w16du:dateUtc="2025-12-02T21:52:00Z">
              <w:tcPr>
                <w:tcW w:w="655" w:type="pct"/>
                <w:gridSpan w:val="2"/>
                <w:tcMar>
                  <w:left w:w="108" w:type="dxa"/>
                  <w:right w:w="108" w:type="dxa"/>
                </w:tcMar>
                <w:vAlign w:val="center"/>
              </w:tcPr>
            </w:tcPrChange>
          </w:tcPr>
          <w:p w14:paraId="2BD4101B" w14:textId="16E34C41"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22.2</w:t>
            </w:r>
          </w:p>
        </w:tc>
        <w:tc>
          <w:tcPr>
            <w:tcW w:w="764" w:type="pct"/>
            <w:vAlign w:val="center"/>
            <w:tcPrChange w:id="366" w:author="Bikram Adhikari (bdhikari)" w:date="2025-12-02T15:52:00Z" w16du:dateUtc="2025-12-02T21:52:00Z">
              <w:tcPr>
                <w:tcW w:w="793" w:type="pct"/>
                <w:gridSpan w:val="2"/>
                <w:vAlign w:val="center"/>
              </w:tcPr>
            </w:tcPrChange>
          </w:tcPr>
          <w:p w14:paraId="3FD2BB46" w14:textId="7450B6BD"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15.3</w:t>
            </w:r>
          </w:p>
        </w:tc>
        <w:tc>
          <w:tcPr>
            <w:tcW w:w="930" w:type="pct"/>
            <w:vAlign w:val="center"/>
            <w:tcPrChange w:id="367" w:author="Bikram Adhikari (bdhikari)" w:date="2025-12-02T15:52:00Z" w16du:dateUtc="2025-12-02T21:52:00Z">
              <w:tcPr>
                <w:tcW w:w="685" w:type="pct"/>
                <w:vAlign w:val="center"/>
              </w:tcPr>
            </w:tcPrChange>
          </w:tcPr>
          <w:p w14:paraId="13C91882" w14:textId="577F72A9"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23.1</w:t>
            </w:r>
          </w:p>
        </w:tc>
        <w:tc>
          <w:tcPr>
            <w:tcW w:w="842" w:type="pct"/>
            <w:vAlign w:val="center"/>
            <w:tcPrChange w:id="368" w:author="Bikram Adhikari (bdhikari)" w:date="2025-12-02T15:52:00Z" w16du:dateUtc="2025-12-02T21:52:00Z">
              <w:tcPr>
                <w:tcW w:w="999" w:type="pct"/>
                <w:gridSpan w:val="2"/>
                <w:vAlign w:val="center"/>
              </w:tcPr>
            </w:tcPrChange>
          </w:tcPr>
          <w:p w14:paraId="0DC9575A" w14:textId="4F5E9CED"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22.9</w:t>
            </w:r>
          </w:p>
        </w:tc>
      </w:tr>
      <w:tr w:rsidR="00D41148" w14:paraId="5EA411CD" w14:textId="0B06E34C" w:rsidTr="00156526">
        <w:trPr>
          <w:trHeight w:val="285"/>
          <w:trPrChange w:id="369" w:author="Bikram Adhikari (bdhikari)" w:date="2025-12-02T15:52:00Z" w16du:dateUtc="2025-12-02T21:52:00Z">
            <w:trPr>
              <w:trHeight w:val="285"/>
            </w:trPr>
          </w:trPrChange>
        </w:trPr>
        <w:tc>
          <w:tcPr>
            <w:tcW w:w="1838" w:type="pct"/>
            <w:tcMar>
              <w:left w:w="108" w:type="dxa"/>
              <w:right w:w="108" w:type="dxa"/>
            </w:tcMar>
            <w:vAlign w:val="center"/>
            <w:tcPrChange w:id="370" w:author="Bikram Adhikari (bdhikari)" w:date="2025-12-02T15:52:00Z" w16du:dateUtc="2025-12-02T21:52:00Z">
              <w:tcPr>
                <w:tcW w:w="1868" w:type="pct"/>
                <w:gridSpan w:val="2"/>
                <w:tcMar>
                  <w:left w:w="108" w:type="dxa"/>
                  <w:right w:w="108" w:type="dxa"/>
                </w:tcMar>
                <w:vAlign w:val="center"/>
              </w:tcPr>
            </w:tcPrChange>
          </w:tcPr>
          <w:p w14:paraId="017FD14E" w14:textId="4C512E3C" w:rsidR="00D41148" w:rsidRDefault="00D41148" w:rsidP="00D41148">
            <w:pPr>
              <w:spacing w:after="0"/>
            </w:pPr>
            <w:r w:rsidRPr="3542E025">
              <w:rPr>
                <w:rFonts w:ascii="Times New Roman" w:eastAsia="Times New Roman" w:hAnsi="Times New Roman" w:cs="Times New Roman"/>
                <w:sz w:val="22"/>
                <w:szCs w:val="22"/>
              </w:rPr>
              <w:t xml:space="preserve">  Basic</w:t>
            </w:r>
          </w:p>
        </w:tc>
        <w:tc>
          <w:tcPr>
            <w:tcW w:w="626" w:type="pct"/>
            <w:tcMar>
              <w:left w:w="108" w:type="dxa"/>
              <w:right w:w="108" w:type="dxa"/>
            </w:tcMar>
            <w:vAlign w:val="center"/>
            <w:tcPrChange w:id="371" w:author="Bikram Adhikari (bdhikari)" w:date="2025-12-02T15:52:00Z" w16du:dateUtc="2025-12-02T21:52:00Z">
              <w:tcPr>
                <w:tcW w:w="655" w:type="pct"/>
                <w:gridSpan w:val="2"/>
                <w:tcMar>
                  <w:left w:w="108" w:type="dxa"/>
                  <w:right w:w="108" w:type="dxa"/>
                </w:tcMar>
                <w:vAlign w:val="center"/>
              </w:tcPr>
            </w:tcPrChange>
          </w:tcPr>
          <w:p w14:paraId="1D154331" w14:textId="28F10E97"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35.9</w:t>
            </w:r>
          </w:p>
        </w:tc>
        <w:tc>
          <w:tcPr>
            <w:tcW w:w="764" w:type="pct"/>
            <w:vAlign w:val="center"/>
            <w:tcPrChange w:id="372" w:author="Bikram Adhikari (bdhikari)" w:date="2025-12-02T15:52:00Z" w16du:dateUtc="2025-12-02T21:52:00Z">
              <w:tcPr>
                <w:tcW w:w="793" w:type="pct"/>
                <w:gridSpan w:val="2"/>
                <w:vAlign w:val="center"/>
              </w:tcPr>
            </w:tcPrChange>
          </w:tcPr>
          <w:p w14:paraId="22F93C7B" w14:textId="3A48DF42"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32.5</w:t>
            </w:r>
          </w:p>
        </w:tc>
        <w:tc>
          <w:tcPr>
            <w:tcW w:w="930" w:type="pct"/>
            <w:vAlign w:val="center"/>
            <w:tcPrChange w:id="373" w:author="Bikram Adhikari (bdhikari)" w:date="2025-12-02T15:52:00Z" w16du:dateUtc="2025-12-02T21:52:00Z">
              <w:tcPr>
                <w:tcW w:w="685" w:type="pct"/>
                <w:vAlign w:val="center"/>
              </w:tcPr>
            </w:tcPrChange>
          </w:tcPr>
          <w:p w14:paraId="52EF322F" w14:textId="18A9BA99"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35.7</w:t>
            </w:r>
          </w:p>
        </w:tc>
        <w:tc>
          <w:tcPr>
            <w:tcW w:w="842" w:type="pct"/>
            <w:vAlign w:val="center"/>
            <w:tcPrChange w:id="374" w:author="Bikram Adhikari (bdhikari)" w:date="2025-12-02T15:52:00Z" w16du:dateUtc="2025-12-02T21:52:00Z">
              <w:tcPr>
                <w:tcW w:w="999" w:type="pct"/>
                <w:gridSpan w:val="2"/>
                <w:vAlign w:val="center"/>
              </w:tcPr>
            </w:tcPrChange>
          </w:tcPr>
          <w:p w14:paraId="224A8F49" w14:textId="42684E55"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37</w:t>
            </w:r>
          </w:p>
        </w:tc>
      </w:tr>
      <w:tr w:rsidR="00D41148" w14:paraId="56C35650" w14:textId="198A3547" w:rsidTr="00156526">
        <w:trPr>
          <w:trHeight w:val="285"/>
          <w:trPrChange w:id="375" w:author="Bikram Adhikari (bdhikari)" w:date="2025-12-02T15:52:00Z" w16du:dateUtc="2025-12-02T21:52:00Z">
            <w:trPr>
              <w:trHeight w:val="285"/>
            </w:trPr>
          </w:trPrChange>
        </w:trPr>
        <w:tc>
          <w:tcPr>
            <w:tcW w:w="1838" w:type="pct"/>
            <w:tcMar>
              <w:left w:w="108" w:type="dxa"/>
              <w:right w:w="108" w:type="dxa"/>
            </w:tcMar>
            <w:vAlign w:val="center"/>
            <w:tcPrChange w:id="376" w:author="Bikram Adhikari (bdhikari)" w:date="2025-12-02T15:52:00Z" w16du:dateUtc="2025-12-02T21:52:00Z">
              <w:tcPr>
                <w:tcW w:w="1868" w:type="pct"/>
                <w:gridSpan w:val="2"/>
                <w:tcMar>
                  <w:left w:w="108" w:type="dxa"/>
                  <w:right w:w="108" w:type="dxa"/>
                </w:tcMar>
                <w:vAlign w:val="center"/>
              </w:tcPr>
            </w:tcPrChange>
          </w:tcPr>
          <w:p w14:paraId="1A4CE312" w14:textId="20E33217" w:rsidR="00D41148" w:rsidRDefault="00D41148" w:rsidP="00D41148">
            <w:pPr>
              <w:spacing w:after="0"/>
            </w:pPr>
            <w:r w:rsidRPr="3542E025">
              <w:rPr>
                <w:rFonts w:ascii="Times New Roman" w:eastAsia="Times New Roman" w:hAnsi="Times New Roman" w:cs="Times New Roman"/>
                <w:sz w:val="22"/>
                <w:szCs w:val="22"/>
              </w:rPr>
              <w:lastRenderedPageBreak/>
              <w:t xml:space="preserve">  Secondary and higher</w:t>
            </w:r>
          </w:p>
        </w:tc>
        <w:tc>
          <w:tcPr>
            <w:tcW w:w="626" w:type="pct"/>
            <w:tcMar>
              <w:left w:w="108" w:type="dxa"/>
              <w:right w:w="108" w:type="dxa"/>
            </w:tcMar>
            <w:vAlign w:val="center"/>
            <w:tcPrChange w:id="377" w:author="Bikram Adhikari (bdhikari)" w:date="2025-12-02T15:52:00Z" w16du:dateUtc="2025-12-02T21:52:00Z">
              <w:tcPr>
                <w:tcW w:w="655" w:type="pct"/>
                <w:gridSpan w:val="2"/>
                <w:tcMar>
                  <w:left w:w="108" w:type="dxa"/>
                  <w:right w:w="108" w:type="dxa"/>
                </w:tcMar>
                <w:vAlign w:val="center"/>
              </w:tcPr>
            </w:tcPrChange>
          </w:tcPr>
          <w:p w14:paraId="6A6B3CA8" w14:textId="42C97A71"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41.9</w:t>
            </w:r>
          </w:p>
        </w:tc>
        <w:tc>
          <w:tcPr>
            <w:tcW w:w="764" w:type="pct"/>
            <w:vAlign w:val="center"/>
            <w:tcPrChange w:id="378" w:author="Bikram Adhikari (bdhikari)" w:date="2025-12-02T15:52:00Z" w16du:dateUtc="2025-12-02T21:52:00Z">
              <w:tcPr>
                <w:tcW w:w="793" w:type="pct"/>
                <w:gridSpan w:val="2"/>
                <w:vAlign w:val="center"/>
              </w:tcPr>
            </w:tcPrChange>
          </w:tcPr>
          <w:p w14:paraId="3278FB74" w14:textId="03F8FCB4"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52.2</w:t>
            </w:r>
          </w:p>
        </w:tc>
        <w:tc>
          <w:tcPr>
            <w:tcW w:w="930" w:type="pct"/>
            <w:vAlign w:val="center"/>
            <w:tcPrChange w:id="379" w:author="Bikram Adhikari (bdhikari)" w:date="2025-12-02T15:52:00Z" w16du:dateUtc="2025-12-02T21:52:00Z">
              <w:tcPr>
                <w:tcW w:w="685" w:type="pct"/>
                <w:vAlign w:val="center"/>
              </w:tcPr>
            </w:tcPrChange>
          </w:tcPr>
          <w:p w14:paraId="7A3D8965" w14:textId="02034143"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41.2</w:t>
            </w:r>
          </w:p>
        </w:tc>
        <w:tc>
          <w:tcPr>
            <w:tcW w:w="842" w:type="pct"/>
            <w:vAlign w:val="center"/>
            <w:tcPrChange w:id="380" w:author="Bikram Adhikari (bdhikari)" w:date="2025-12-02T15:52:00Z" w16du:dateUtc="2025-12-02T21:52:00Z">
              <w:tcPr>
                <w:tcW w:w="999" w:type="pct"/>
                <w:gridSpan w:val="2"/>
                <w:vAlign w:val="center"/>
              </w:tcPr>
            </w:tcPrChange>
          </w:tcPr>
          <w:p w14:paraId="662A9E90" w14:textId="51EB5FD6"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40</w:t>
            </w:r>
          </w:p>
        </w:tc>
      </w:tr>
      <w:tr w:rsidR="00D41148" w14:paraId="418CF894" w14:textId="6DE16DFA" w:rsidTr="00156526">
        <w:trPr>
          <w:trHeight w:val="285"/>
          <w:trPrChange w:id="381" w:author="Bikram Adhikari (bdhikari)" w:date="2025-12-02T15:52:00Z" w16du:dateUtc="2025-12-02T21:52:00Z">
            <w:trPr>
              <w:trHeight w:val="285"/>
            </w:trPr>
          </w:trPrChange>
        </w:trPr>
        <w:tc>
          <w:tcPr>
            <w:tcW w:w="1838" w:type="pct"/>
            <w:tcMar>
              <w:left w:w="108" w:type="dxa"/>
              <w:right w:w="108" w:type="dxa"/>
            </w:tcMar>
            <w:vAlign w:val="center"/>
            <w:tcPrChange w:id="382" w:author="Bikram Adhikari (bdhikari)" w:date="2025-12-02T15:52:00Z" w16du:dateUtc="2025-12-02T21:52:00Z">
              <w:tcPr>
                <w:tcW w:w="1868" w:type="pct"/>
                <w:gridSpan w:val="2"/>
                <w:tcMar>
                  <w:left w:w="108" w:type="dxa"/>
                  <w:right w:w="108" w:type="dxa"/>
                </w:tcMar>
                <w:vAlign w:val="center"/>
              </w:tcPr>
            </w:tcPrChange>
          </w:tcPr>
          <w:p w14:paraId="2771BC02" w14:textId="52F30535" w:rsidR="00D41148" w:rsidRDefault="00D41148" w:rsidP="00D41148">
            <w:pPr>
              <w:spacing w:after="0"/>
            </w:pPr>
            <w:r w:rsidRPr="3542E025">
              <w:rPr>
                <w:rFonts w:ascii="Times New Roman" w:eastAsia="Times New Roman" w:hAnsi="Times New Roman" w:cs="Times New Roman"/>
                <w:i/>
                <w:iCs/>
                <w:sz w:val="22"/>
                <w:szCs w:val="22"/>
              </w:rPr>
              <w:t xml:space="preserve">  Missing</w:t>
            </w:r>
            <w:ins w:id="383" w:author="Bikram Adhikari (bdhikari)" w:date="2025-12-02T15:02:00Z" w16du:dateUtc="2025-12-02T21:02:00Z">
              <w:r w:rsidR="00623061">
                <w:rPr>
                  <w:rFonts w:ascii="Times New Roman" w:eastAsia="Times New Roman" w:hAnsi="Times New Roman" w:cs="Times New Roman"/>
                  <w:i/>
                  <w:iCs/>
                  <w:sz w:val="22"/>
                  <w:szCs w:val="22"/>
                </w:rPr>
                <w:t>,</w:t>
              </w:r>
            </w:ins>
            <w:ins w:id="384" w:author="Bikram Adhikari (bdhikari)" w:date="2025-11-26T21:58:00Z">
              <w:r w:rsidR="00914487">
                <w:rPr>
                  <w:rFonts w:ascii="Times New Roman" w:eastAsia="Times New Roman" w:hAnsi="Times New Roman" w:cs="Times New Roman"/>
                  <w:i/>
                  <w:iCs/>
                  <w:sz w:val="22"/>
                  <w:szCs w:val="22"/>
                </w:rPr>
                <w:t xml:space="preserve"> n</w:t>
              </w:r>
            </w:ins>
          </w:p>
        </w:tc>
        <w:tc>
          <w:tcPr>
            <w:tcW w:w="626" w:type="pct"/>
            <w:tcMar>
              <w:left w:w="108" w:type="dxa"/>
              <w:right w:w="108" w:type="dxa"/>
            </w:tcMar>
            <w:vAlign w:val="center"/>
            <w:tcPrChange w:id="385" w:author="Bikram Adhikari (bdhikari)" w:date="2025-12-02T15:52:00Z" w16du:dateUtc="2025-12-02T21:52:00Z">
              <w:tcPr>
                <w:tcW w:w="655" w:type="pct"/>
                <w:gridSpan w:val="2"/>
                <w:tcMar>
                  <w:left w:w="108" w:type="dxa"/>
                  <w:right w:w="108" w:type="dxa"/>
                </w:tcMar>
                <w:vAlign w:val="center"/>
              </w:tcPr>
            </w:tcPrChange>
          </w:tcPr>
          <w:p w14:paraId="2BC14CF4" w14:textId="466B14BF"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55</w:t>
            </w:r>
          </w:p>
        </w:tc>
        <w:tc>
          <w:tcPr>
            <w:tcW w:w="764" w:type="pct"/>
            <w:vAlign w:val="center"/>
            <w:tcPrChange w:id="386" w:author="Bikram Adhikari (bdhikari)" w:date="2025-12-02T15:52:00Z" w16du:dateUtc="2025-12-02T21:52:00Z">
              <w:tcPr>
                <w:tcW w:w="793" w:type="pct"/>
                <w:gridSpan w:val="2"/>
                <w:vAlign w:val="center"/>
              </w:tcPr>
            </w:tcPrChange>
          </w:tcPr>
          <w:p w14:paraId="68F9AD54" w14:textId="5567BF90"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0</w:t>
            </w:r>
          </w:p>
        </w:tc>
        <w:tc>
          <w:tcPr>
            <w:tcW w:w="930" w:type="pct"/>
            <w:vAlign w:val="center"/>
            <w:tcPrChange w:id="387" w:author="Bikram Adhikari (bdhikari)" w:date="2025-12-02T15:52:00Z" w16du:dateUtc="2025-12-02T21:52:00Z">
              <w:tcPr>
                <w:tcW w:w="685" w:type="pct"/>
                <w:vAlign w:val="center"/>
              </w:tcPr>
            </w:tcPrChange>
          </w:tcPr>
          <w:p w14:paraId="253AFAD2" w14:textId="082CE47D"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14</w:t>
            </w:r>
          </w:p>
        </w:tc>
        <w:tc>
          <w:tcPr>
            <w:tcW w:w="842" w:type="pct"/>
            <w:vAlign w:val="center"/>
            <w:tcPrChange w:id="388" w:author="Bikram Adhikari (bdhikari)" w:date="2025-12-02T15:52:00Z" w16du:dateUtc="2025-12-02T21:52:00Z">
              <w:tcPr>
                <w:tcW w:w="999" w:type="pct"/>
                <w:gridSpan w:val="2"/>
                <w:vAlign w:val="center"/>
              </w:tcPr>
            </w:tcPrChange>
          </w:tcPr>
          <w:p w14:paraId="7C450D06" w14:textId="3D463579"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40</w:t>
            </w:r>
          </w:p>
        </w:tc>
      </w:tr>
      <w:tr w:rsidR="00D41148" w14:paraId="7224D9CA" w14:textId="1F59FD5F" w:rsidTr="00156526">
        <w:trPr>
          <w:trHeight w:val="285"/>
          <w:trPrChange w:id="389" w:author="Bikram Adhikari (bdhikari)" w:date="2025-12-02T15:52:00Z" w16du:dateUtc="2025-12-02T21:52:00Z">
            <w:trPr>
              <w:trHeight w:val="285"/>
            </w:trPr>
          </w:trPrChange>
        </w:trPr>
        <w:tc>
          <w:tcPr>
            <w:tcW w:w="1838" w:type="pct"/>
            <w:tcMar>
              <w:left w:w="108" w:type="dxa"/>
              <w:right w:w="108" w:type="dxa"/>
            </w:tcMar>
            <w:vAlign w:val="center"/>
            <w:tcPrChange w:id="390" w:author="Bikram Adhikari (bdhikari)" w:date="2025-12-02T15:52:00Z" w16du:dateUtc="2025-12-02T21:52:00Z">
              <w:tcPr>
                <w:tcW w:w="1868" w:type="pct"/>
                <w:gridSpan w:val="2"/>
                <w:tcMar>
                  <w:left w:w="108" w:type="dxa"/>
                  <w:right w:w="108" w:type="dxa"/>
                </w:tcMar>
                <w:vAlign w:val="center"/>
              </w:tcPr>
            </w:tcPrChange>
          </w:tcPr>
          <w:p w14:paraId="0FE45F2B" w14:textId="5A6D5A1D" w:rsidR="00D41148" w:rsidRDefault="00D41148" w:rsidP="00D41148">
            <w:pPr>
              <w:spacing w:after="0"/>
            </w:pPr>
            <w:r w:rsidRPr="3542E025">
              <w:rPr>
                <w:rFonts w:ascii="Times New Roman" w:eastAsia="Times New Roman" w:hAnsi="Times New Roman" w:cs="Times New Roman"/>
                <w:b/>
                <w:bCs/>
                <w:sz w:val="22"/>
                <w:szCs w:val="22"/>
              </w:rPr>
              <w:t>Father’s education</w:t>
            </w:r>
            <w:ins w:id="391" w:author="Bikram Adhikari (bdhikari)" w:date="2025-11-26T22:01:00Z">
              <w:r w:rsidR="008B5FE0">
                <w:rPr>
                  <w:rFonts w:ascii="Times New Roman" w:eastAsia="Times New Roman" w:hAnsi="Times New Roman" w:cs="Times New Roman"/>
                  <w:b/>
                  <w:bCs/>
                  <w:sz w:val="22"/>
                  <w:szCs w:val="22"/>
                </w:rPr>
                <w:t>, %</w:t>
              </w:r>
            </w:ins>
          </w:p>
        </w:tc>
        <w:tc>
          <w:tcPr>
            <w:tcW w:w="626" w:type="pct"/>
            <w:tcMar>
              <w:left w:w="108" w:type="dxa"/>
              <w:right w:w="108" w:type="dxa"/>
            </w:tcMar>
            <w:vAlign w:val="center"/>
            <w:tcPrChange w:id="392" w:author="Bikram Adhikari (bdhikari)" w:date="2025-12-02T15:52:00Z" w16du:dateUtc="2025-12-02T21:52:00Z">
              <w:tcPr>
                <w:tcW w:w="655" w:type="pct"/>
                <w:gridSpan w:val="2"/>
                <w:tcMar>
                  <w:left w:w="108" w:type="dxa"/>
                  <w:right w:w="108" w:type="dxa"/>
                </w:tcMar>
                <w:vAlign w:val="center"/>
              </w:tcPr>
            </w:tcPrChange>
          </w:tcPr>
          <w:p w14:paraId="7658CEC7" w14:textId="67DB601E" w:rsidR="00D41148" w:rsidRPr="001245B7" w:rsidRDefault="00D41148" w:rsidP="001245B7">
            <w:pPr>
              <w:spacing w:after="0"/>
              <w:jc w:val="center"/>
              <w:rPr>
                <w:rFonts w:ascii="Times New Roman" w:eastAsia="Times New Roman" w:hAnsi="Times New Roman" w:cs="Times New Roman"/>
                <w:sz w:val="22"/>
                <w:szCs w:val="22"/>
              </w:rPr>
            </w:pPr>
          </w:p>
        </w:tc>
        <w:tc>
          <w:tcPr>
            <w:tcW w:w="764" w:type="pct"/>
            <w:vAlign w:val="center"/>
            <w:tcPrChange w:id="393" w:author="Bikram Adhikari (bdhikari)" w:date="2025-12-02T15:52:00Z" w16du:dateUtc="2025-12-02T21:52:00Z">
              <w:tcPr>
                <w:tcW w:w="793" w:type="pct"/>
                <w:gridSpan w:val="2"/>
                <w:vAlign w:val="center"/>
              </w:tcPr>
            </w:tcPrChange>
          </w:tcPr>
          <w:p w14:paraId="0721543A" w14:textId="66034327" w:rsidR="00D41148" w:rsidRPr="001245B7" w:rsidRDefault="00D41148" w:rsidP="001245B7">
            <w:pPr>
              <w:spacing w:after="0"/>
              <w:jc w:val="center"/>
              <w:rPr>
                <w:rFonts w:ascii="Times New Roman" w:eastAsia="Times New Roman" w:hAnsi="Times New Roman" w:cs="Times New Roman"/>
                <w:sz w:val="22"/>
                <w:szCs w:val="22"/>
              </w:rPr>
            </w:pPr>
          </w:p>
        </w:tc>
        <w:tc>
          <w:tcPr>
            <w:tcW w:w="930" w:type="pct"/>
            <w:vAlign w:val="center"/>
            <w:tcPrChange w:id="394" w:author="Bikram Adhikari (bdhikari)" w:date="2025-12-02T15:52:00Z" w16du:dateUtc="2025-12-02T21:52:00Z">
              <w:tcPr>
                <w:tcW w:w="685" w:type="pct"/>
                <w:vAlign w:val="center"/>
              </w:tcPr>
            </w:tcPrChange>
          </w:tcPr>
          <w:p w14:paraId="119538F7" w14:textId="26340A5C" w:rsidR="00D41148" w:rsidRPr="001245B7" w:rsidRDefault="00D41148" w:rsidP="001245B7">
            <w:pPr>
              <w:spacing w:after="0"/>
              <w:jc w:val="center"/>
              <w:rPr>
                <w:rFonts w:ascii="Times New Roman" w:eastAsia="Times New Roman" w:hAnsi="Times New Roman" w:cs="Times New Roman"/>
                <w:sz w:val="22"/>
                <w:szCs w:val="22"/>
              </w:rPr>
            </w:pPr>
          </w:p>
        </w:tc>
        <w:tc>
          <w:tcPr>
            <w:tcW w:w="842" w:type="pct"/>
            <w:vAlign w:val="center"/>
            <w:tcPrChange w:id="395" w:author="Bikram Adhikari (bdhikari)" w:date="2025-12-02T15:52:00Z" w16du:dateUtc="2025-12-02T21:52:00Z">
              <w:tcPr>
                <w:tcW w:w="999" w:type="pct"/>
                <w:gridSpan w:val="2"/>
                <w:vAlign w:val="center"/>
              </w:tcPr>
            </w:tcPrChange>
          </w:tcPr>
          <w:p w14:paraId="5A59EE91" w14:textId="357E2112" w:rsidR="00D41148" w:rsidRPr="001245B7" w:rsidRDefault="00D41148" w:rsidP="001245B7">
            <w:pPr>
              <w:spacing w:after="0"/>
              <w:jc w:val="center"/>
              <w:rPr>
                <w:rFonts w:ascii="Times New Roman" w:eastAsia="Times New Roman" w:hAnsi="Times New Roman" w:cs="Times New Roman"/>
                <w:sz w:val="22"/>
                <w:szCs w:val="22"/>
              </w:rPr>
            </w:pPr>
          </w:p>
        </w:tc>
      </w:tr>
      <w:tr w:rsidR="00D41148" w14:paraId="1E73405C" w14:textId="35D55AF0" w:rsidTr="00156526">
        <w:trPr>
          <w:trHeight w:val="285"/>
          <w:trPrChange w:id="396" w:author="Bikram Adhikari (bdhikari)" w:date="2025-12-02T15:52:00Z" w16du:dateUtc="2025-12-02T21:52:00Z">
            <w:trPr>
              <w:trHeight w:val="285"/>
            </w:trPr>
          </w:trPrChange>
        </w:trPr>
        <w:tc>
          <w:tcPr>
            <w:tcW w:w="1838" w:type="pct"/>
            <w:tcMar>
              <w:left w:w="108" w:type="dxa"/>
              <w:right w:w="108" w:type="dxa"/>
            </w:tcMar>
            <w:vAlign w:val="center"/>
            <w:tcPrChange w:id="397" w:author="Bikram Adhikari (bdhikari)" w:date="2025-12-02T15:52:00Z" w16du:dateUtc="2025-12-02T21:52:00Z">
              <w:tcPr>
                <w:tcW w:w="1868" w:type="pct"/>
                <w:gridSpan w:val="2"/>
                <w:tcMar>
                  <w:left w:w="108" w:type="dxa"/>
                  <w:right w:w="108" w:type="dxa"/>
                </w:tcMar>
                <w:vAlign w:val="center"/>
              </w:tcPr>
            </w:tcPrChange>
          </w:tcPr>
          <w:p w14:paraId="23159211" w14:textId="48C133BF" w:rsidR="00D41148" w:rsidRDefault="00D41148" w:rsidP="00D41148">
            <w:pPr>
              <w:spacing w:after="0"/>
            </w:pPr>
            <w:r w:rsidRPr="3542E025">
              <w:rPr>
                <w:rFonts w:ascii="Times New Roman" w:eastAsia="Times New Roman" w:hAnsi="Times New Roman" w:cs="Times New Roman"/>
                <w:sz w:val="22"/>
                <w:szCs w:val="22"/>
              </w:rPr>
              <w:t xml:space="preserve">  No education</w:t>
            </w:r>
          </w:p>
        </w:tc>
        <w:tc>
          <w:tcPr>
            <w:tcW w:w="626" w:type="pct"/>
            <w:tcMar>
              <w:left w:w="108" w:type="dxa"/>
              <w:right w:w="108" w:type="dxa"/>
            </w:tcMar>
            <w:vAlign w:val="center"/>
            <w:tcPrChange w:id="398" w:author="Bikram Adhikari (bdhikari)" w:date="2025-12-02T15:52:00Z" w16du:dateUtc="2025-12-02T21:52:00Z">
              <w:tcPr>
                <w:tcW w:w="655" w:type="pct"/>
                <w:gridSpan w:val="2"/>
                <w:tcMar>
                  <w:left w:w="108" w:type="dxa"/>
                  <w:right w:w="108" w:type="dxa"/>
                </w:tcMar>
                <w:vAlign w:val="center"/>
              </w:tcPr>
            </w:tcPrChange>
          </w:tcPr>
          <w:p w14:paraId="147837E2" w14:textId="1507B91C"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10.7</w:t>
            </w:r>
          </w:p>
        </w:tc>
        <w:tc>
          <w:tcPr>
            <w:tcW w:w="764" w:type="pct"/>
            <w:vAlign w:val="center"/>
            <w:tcPrChange w:id="399" w:author="Bikram Adhikari (bdhikari)" w:date="2025-12-02T15:52:00Z" w16du:dateUtc="2025-12-02T21:52:00Z">
              <w:tcPr>
                <w:tcW w:w="793" w:type="pct"/>
                <w:gridSpan w:val="2"/>
                <w:vAlign w:val="center"/>
              </w:tcPr>
            </w:tcPrChange>
          </w:tcPr>
          <w:p w14:paraId="4E93B82E" w14:textId="5FE1CDCA"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6.1</w:t>
            </w:r>
          </w:p>
        </w:tc>
        <w:tc>
          <w:tcPr>
            <w:tcW w:w="930" w:type="pct"/>
            <w:vAlign w:val="center"/>
            <w:tcPrChange w:id="400" w:author="Bikram Adhikari (bdhikari)" w:date="2025-12-02T15:52:00Z" w16du:dateUtc="2025-12-02T21:52:00Z">
              <w:tcPr>
                <w:tcW w:w="685" w:type="pct"/>
                <w:vAlign w:val="center"/>
              </w:tcPr>
            </w:tcPrChange>
          </w:tcPr>
          <w:p w14:paraId="0D81362F" w14:textId="74A0AF5F"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10.8</w:t>
            </w:r>
          </w:p>
        </w:tc>
        <w:tc>
          <w:tcPr>
            <w:tcW w:w="842" w:type="pct"/>
            <w:vAlign w:val="center"/>
            <w:tcPrChange w:id="401" w:author="Bikram Adhikari (bdhikari)" w:date="2025-12-02T15:52:00Z" w16du:dateUtc="2025-12-02T21:52:00Z">
              <w:tcPr>
                <w:tcW w:w="999" w:type="pct"/>
                <w:gridSpan w:val="2"/>
                <w:vAlign w:val="center"/>
              </w:tcPr>
            </w:tcPrChange>
          </w:tcPr>
          <w:p w14:paraId="550E8A85" w14:textId="5374CC6B"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11.8</w:t>
            </w:r>
          </w:p>
        </w:tc>
      </w:tr>
      <w:tr w:rsidR="00D41148" w14:paraId="28172C89" w14:textId="5A7CE049" w:rsidTr="00156526">
        <w:trPr>
          <w:trHeight w:val="285"/>
          <w:trPrChange w:id="402" w:author="Bikram Adhikari (bdhikari)" w:date="2025-12-02T15:52:00Z" w16du:dateUtc="2025-12-02T21:52:00Z">
            <w:trPr>
              <w:trHeight w:val="285"/>
            </w:trPr>
          </w:trPrChange>
        </w:trPr>
        <w:tc>
          <w:tcPr>
            <w:tcW w:w="1838" w:type="pct"/>
            <w:tcMar>
              <w:left w:w="108" w:type="dxa"/>
              <w:right w:w="108" w:type="dxa"/>
            </w:tcMar>
            <w:vAlign w:val="center"/>
            <w:tcPrChange w:id="403" w:author="Bikram Adhikari (bdhikari)" w:date="2025-12-02T15:52:00Z" w16du:dateUtc="2025-12-02T21:52:00Z">
              <w:tcPr>
                <w:tcW w:w="1868" w:type="pct"/>
                <w:gridSpan w:val="2"/>
                <w:tcMar>
                  <w:left w:w="108" w:type="dxa"/>
                  <w:right w:w="108" w:type="dxa"/>
                </w:tcMar>
                <w:vAlign w:val="center"/>
              </w:tcPr>
            </w:tcPrChange>
          </w:tcPr>
          <w:p w14:paraId="71838C85" w14:textId="40497781" w:rsidR="00D41148" w:rsidRDefault="00D41148" w:rsidP="00D41148">
            <w:pPr>
              <w:spacing w:after="0"/>
            </w:pPr>
            <w:r w:rsidRPr="3542E025">
              <w:rPr>
                <w:rFonts w:ascii="Times New Roman" w:eastAsia="Times New Roman" w:hAnsi="Times New Roman" w:cs="Times New Roman"/>
                <w:sz w:val="22"/>
                <w:szCs w:val="22"/>
              </w:rPr>
              <w:t xml:space="preserve">  Basic </w:t>
            </w:r>
          </w:p>
        </w:tc>
        <w:tc>
          <w:tcPr>
            <w:tcW w:w="626" w:type="pct"/>
            <w:tcMar>
              <w:left w:w="108" w:type="dxa"/>
              <w:right w:w="108" w:type="dxa"/>
            </w:tcMar>
            <w:vAlign w:val="center"/>
            <w:tcPrChange w:id="404" w:author="Bikram Adhikari (bdhikari)" w:date="2025-12-02T15:52:00Z" w16du:dateUtc="2025-12-02T21:52:00Z">
              <w:tcPr>
                <w:tcW w:w="655" w:type="pct"/>
                <w:gridSpan w:val="2"/>
                <w:tcMar>
                  <w:left w:w="108" w:type="dxa"/>
                  <w:right w:w="108" w:type="dxa"/>
                </w:tcMar>
                <w:vAlign w:val="center"/>
              </w:tcPr>
            </w:tcPrChange>
          </w:tcPr>
          <w:p w14:paraId="4FD9B651" w14:textId="645512DA"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41</w:t>
            </w:r>
          </w:p>
        </w:tc>
        <w:tc>
          <w:tcPr>
            <w:tcW w:w="764" w:type="pct"/>
            <w:vAlign w:val="center"/>
            <w:tcPrChange w:id="405" w:author="Bikram Adhikari (bdhikari)" w:date="2025-12-02T15:52:00Z" w16du:dateUtc="2025-12-02T21:52:00Z">
              <w:tcPr>
                <w:tcW w:w="793" w:type="pct"/>
                <w:gridSpan w:val="2"/>
                <w:vAlign w:val="center"/>
              </w:tcPr>
            </w:tcPrChange>
          </w:tcPr>
          <w:p w14:paraId="5A3949CA" w14:textId="5EB9E324"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42.2</w:t>
            </w:r>
          </w:p>
        </w:tc>
        <w:tc>
          <w:tcPr>
            <w:tcW w:w="930" w:type="pct"/>
            <w:vAlign w:val="center"/>
            <w:tcPrChange w:id="406" w:author="Bikram Adhikari (bdhikari)" w:date="2025-12-02T15:52:00Z" w16du:dateUtc="2025-12-02T21:52:00Z">
              <w:tcPr>
                <w:tcW w:w="685" w:type="pct"/>
                <w:vAlign w:val="center"/>
              </w:tcPr>
            </w:tcPrChange>
          </w:tcPr>
          <w:p w14:paraId="519E7C11" w14:textId="1C4BD012"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41.1</w:t>
            </w:r>
          </w:p>
        </w:tc>
        <w:tc>
          <w:tcPr>
            <w:tcW w:w="842" w:type="pct"/>
            <w:vAlign w:val="center"/>
            <w:tcPrChange w:id="407" w:author="Bikram Adhikari (bdhikari)" w:date="2025-12-02T15:52:00Z" w16du:dateUtc="2025-12-02T21:52:00Z">
              <w:tcPr>
                <w:tcW w:w="999" w:type="pct"/>
                <w:gridSpan w:val="2"/>
                <w:vAlign w:val="center"/>
              </w:tcPr>
            </w:tcPrChange>
          </w:tcPr>
          <w:p w14:paraId="03B52857" w14:textId="2379FCE9"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40.7</w:t>
            </w:r>
          </w:p>
        </w:tc>
      </w:tr>
      <w:tr w:rsidR="00D41148" w14:paraId="77180294" w14:textId="529679EC" w:rsidTr="00156526">
        <w:trPr>
          <w:trHeight w:val="285"/>
          <w:trPrChange w:id="408" w:author="Bikram Adhikari (bdhikari)" w:date="2025-12-02T15:52:00Z" w16du:dateUtc="2025-12-02T21:52:00Z">
            <w:trPr>
              <w:trHeight w:val="285"/>
            </w:trPr>
          </w:trPrChange>
        </w:trPr>
        <w:tc>
          <w:tcPr>
            <w:tcW w:w="1838" w:type="pct"/>
            <w:tcMar>
              <w:left w:w="108" w:type="dxa"/>
              <w:right w:w="108" w:type="dxa"/>
            </w:tcMar>
            <w:vAlign w:val="center"/>
            <w:tcPrChange w:id="409" w:author="Bikram Adhikari (bdhikari)" w:date="2025-12-02T15:52:00Z" w16du:dateUtc="2025-12-02T21:52:00Z">
              <w:tcPr>
                <w:tcW w:w="1868" w:type="pct"/>
                <w:gridSpan w:val="2"/>
                <w:tcMar>
                  <w:left w:w="108" w:type="dxa"/>
                  <w:right w:w="108" w:type="dxa"/>
                </w:tcMar>
                <w:vAlign w:val="center"/>
              </w:tcPr>
            </w:tcPrChange>
          </w:tcPr>
          <w:p w14:paraId="615D90EE" w14:textId="27D6199E" w:rsidR="00D41148" w:rsidRDefault="00D41148" w:rsidP="00D41148">
            <w:pPr>
              <w:spacing w:after="0"/>
            </w:pPr>
            <w:r w:rsidRPr="3542E025">
              <w:rPr>
                <w:rFonts w:ascii="Times New Roman" w:eastAsia="Times New Roman" w:hAnsi="Times New Roman" w:cs="Times New Roman"/>
                <w:sz w:val="22"/>
                <w:szCs w:val="22"/>
              </w:rPr>
              <w:t xml:space="preserve">  Secondary and higher</w:t>
            </w:r>
          </w:p>
        </w:tc>
        <w:tc>
          <w:tcPr>
            <w:tcW w:w="626" w:type="pct"/>
            <w:tcMar>
              <w:left w:w="108" w:type="dxa"/>
              <w:right w:w="108" w:type="dxa"/>
            </w:tcMar>
            <w:vAlign w:val="center"/>
            <w:tcPrChange w:id="410" w:author="Bikram Adhikari (bdhikari)" w:date="2025-12-02T15:52:00Z" w16du:dateUtc="2025-12-02T21:52:00Z">
              <w:tcPr>
                <w:tcW w:w="655" w:type="pct"/>
                <w:gridSpan w:val="2"/>
                <w:tcMar>
                  <w:left w:w="108" w:type="dxa"/>
                  <w:right w:w="108" w:type="dxa"/>
                </w:tcMar>
                <w:vAlign w:val="center"/>
              </w:tcPr>
            </w:tcPrChange>
          </w:tcPr>
          <w:p w14:paraId="59D75F22" w14:textId="2EC1316E"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48.3</w:t>
            </w:r>
          </w:p>
        </w:tc>
        <w:tc>
          <w:tcPr>
            <w:tcW w:w="764" w:type="pct"/>
            <w:vAlign w:val="center"/>
            <w:tcPrChange w:id="411" w:author="Bikram Adhikari (bdhikari)" w:date="2025-12-02T15:52:00Z" w16du:dateUtc="2025-12-02T21:52:00Z">
              <w:tcPr>
                <w:tcW w:w="793" w:type="pct"/>
                <w:gridSpan w:val="2"/>
                <w:vAlign w:val="center"/>
              </w:tcPr>
            </w:tcPrChange>
          </w:tcPr>
          <w:p w14:paraId="22FD8D33" w14:textId="747AFC54"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51.7</w:t>
            </w:r>
          </w:p>
        </w:tc>
        <w:tc>
          <w:tcPr>
            <w:tcW w:w="930" w:type="pct"/>
            <w:vAlign w:val="center"/>
            <w:tcPrChange w:id="412" w:author="Bikram Adhikari (bdhikari)" w:date="2025-12-02T15:52:00Z" w16du:dateUtc="2025-12-02T21:52:00Z">
              <w:tcPr>
                <w:tcW w:w="685" w:type="pct"/>
                <w:vAlign w:val="center"/>
              </w:tcPr>
            </w:tcPrChange>
          </w:tcPr>
          <w:p w14:paraId="3C15A78F" w14:textId="2D2F29EA"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48.1</w:t>
            </w:r>
          </w:p>
        </w:tc>
        <w:tc>
          <w:tcPr>
            <w:tcW w:w="842" w:type="pct"/>
            <w:vAlign w:val="center"/>
            <w:tcPrChange w:id="413" w:author="Bikram Adhikari (bdhikari)" w:date="2025-12-02T15:52:00Z" w16du:dateUtc="2025-12-02T21:52:00Z">
              <w:tcPr>
                <w:tcW w:w="999" w:type="pct"/>
                <w:gridSpan w:val="2"/>
                <w:vAlign w:val="center"/>
              </w:tcPr>
            </w:tcPrChange>
          </w:tcPr>
          <w:p w14:paraId="71D030D7" w14:textId="0567B22E"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47.6</w:t>
            </w:r>
          </w:p>
        </w:tc>
      </w:tr>
      <w:tr w:rsidR="00D41148" w14:paraId="6D74290B" w14:textId="0F3AADE7" w:rsidTr="00156526">
        <w:trPr>
          <w:trHeight w:val="285"/>
          <w:trPrChange w:id="414" w:author="Bikram Adhikari (bdhikari)" w:date="2025-12-02T15:52:00Z" w16du:dateUtc="2025-12-02T21:52:00Z">
            <w:trPr>
              <w:trHeight w:val="285"/>
            </w:trPr>
          </w:trPrChange>
        </w:trPr>
        <w:tc>
          <w:tcPr>
            <w:tcW w:w="1838" w:type="pct"/>
            <w:tcMar>
              <w:left w:w="108" w:type="dxa"/>
              <w:right w:w="108" w:type="dxa"/>
            </w:tcMar>
            <w:vAlign w:val="center"/>
            <w:tcPrChange w:id="415" w:author="Bikram Adhikari (bdhikari)" w:date="2025-12-02T15:52:00Z" w16du:dateUtc="2025-12-02T21:52:00Z">
              <w:tcPr>
                <w:tcW w:w="1868" w:type="pct"/>
                <w:gridSpan w:val="2"/>
                <w:tcMar>
                  <w:left w:w="108" w:type="dxa"/>
                  <w:right w:w="108" w:type="dxa"/>
                </w:tcMar>
                <w:vAlign w:val="center"/>
              </w:tcPr>
            </w:tcPrChange>
          </w:tcPr>
          <w:p w14:paraId="45AFC89C" w14:textId="12E3116C" w:rsidR="00D41148" w:rsidRDefault="00D41148" w:rsidP="00D41148">
            <w:pPr>
              <w:spacing w:after="0"/>
            </w:pPr>
            <w:r w:rsidRPr="3542E025">
              <w:rPr>
                <w:rFonts w:ascii="Times New Roman" w:eastAsia="Times New Roman" w:hAnsi="Times New Roman" w:cs="Times New Roman"/>
                <w:i/>
                <w:iCs/>
                <w:sz w:val="22"/>
                <w:szCs w:val="22"/>
              </w:rPr>
              <w:t xml:space="preserve">  Missing</w:t>
            </w:r>
            <w:ins w:id="416" w:author="Bikram Adhikari (bdhikari)" w:date="2025-12-02T15:02:00Z" w16du:dateUtc="2025-12-02T21:02:00Z">
              <w:r w:rsidR="00623061">
                <w:rPr>
                  <w:rFonts w:ascii="Times New Roman" w:eastAsia="Times New Roman" w:hAnsi="Times New Roman" w:cs="Times New Roman"/>
                  <w:i/>
                  <w:iCs/>
                  <w:sz w:val="22"/>
                  <w:szCs w:val="22"/>
                </w:rPr>
                <w:t>,</w:t>
              </w:r>
            </w:ins>
            <w:ins w:id="417" w:author="Bikram Adhikari (bdhikari)" w:date="2025-11-26T21:58:00Z">
              <w:r w:rsidR="00914487">
                <w:rPr>
                  <w:rFonts w:ascii="Times New Roman" w:eastAsia="Times New Roman" w:hAnsi="Times New Roman" w:cs="Times New Roman"/>
                  <w:i/>
                  <w:iCs/>
                  <w:sz w:val="22"/>
                  <w:szCs w:val="22"/>
                </w:rPr>
                <w:t xml:space="preserve"> n</w:t>
              </w:r>
            </w:ins>
          </w:p>
        </w:tc>
        <w:tc>
          <w:tcPr>
            <w:tcW w:w="626" w:type="pct"/>
            <w:tcMar>
              <w:left w:w="108" w:type="dxa"/>
              <w:right w:w="108" w:type="dxa"/>
            </w:tcMar>
            <w:vAlign w:val="center"/>
            <w:tcPrChange w:id="418" w:author="Bikram Adhikari (bdhikari)" w:date="2025-12-02T15:52:00Z" w16du:dateUtc="2025-12-02T21:52:00Z">
              <w:tcPr>
                <w:tcW w:w="655" w:type="pct"/>
                <w:gridSpan w:val="2"/>
                <w:tcMar>
                  <w:left w:w="108" w:type="dxa"/>
                  <w:right w:w="108" w:type="dxa"/>
                </w:tcMar>
                <w:vAlign w:val="center"/>
              </w:tcPr>
            </w:tcPrChange>
          </w:tcPr>
          <w:p w14:paraId="6DB08437" w14:textId="44920295"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322</w:t>
            </w:r>
          </w:p>
        </w:tc>
        <w:tc>
          <w:tcPr>
            <w:tcW w:w="764" w:type="pct"/>
            <w:vAlign w:val="center"/>
            <w:tcPrChange w:id="419" w:author="Bikram Adhikari (bdhikari)" w:date="2025-12-02T15:52:00Z" w16du:dateUtc="2025-12-02T21:52:00Z">
              <w:tcPr>
                <w:tcW w:w="793" w:type="pct"/>
                <w:gridSpan w:val="2"/>
                <w:vAlign w:val="center"/>
              </w:tcPr>
            </w:tcPrChange>
          </w:tcPr>
          <w:p w14:paraId="72226EC6" w14:textId="6D64C29E"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27</w:t>
            </w:r>
          </w:p>
        </w:tc>
        <w:tc>
          <w:tcPr>
            <w:tcW w:w="930" w:type="pct"/>
            <w:vAlign w:val="center"/>
            <w:tcPrChange w:id="420" w:author="Bikram Adhikari (bdhikari)" w:date="2025-12-02T15:52:00Z" w16du:dateUtc="2025-12-02T21:52:00Z">
              <w:tcPr>
                <w:tcW w:w="685" w:type="pct"/>
                <w:vAlign w:val="center"/>
              </w:tcPr>
            </w:tcPrChange>
          </w:tcPr>
          <w:p w14:paraId="430AEED1" w14:textId="4D8B07AE"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135</w:t>
            </w:r>
          </w:p>
        </w:tc>
        <w:tc>
          <w:tcPr>
            <w:tcW w:w="842" w:type="pct"/>
            <w:vAlign w:val="center"/>
            <w:tcPrChange w:id="421" w:author="Bikram Adhikari (bdhikari)" w:date="2025-12-02T15:52:00Z" w16du:dateUtc="2025-12-02T21:52:00Z">
              <w:tcPr>
                <w:tcW w:w="999" w:type="pct"/>
                <w:gridSpan w:val="2"/>
                <w:vAlign w:val="center"/>
              </w:tcPr>
            </w:tcPrChange>
          </w:tcPr>
          <w:p w14:paraId="592E35A2" w14:textId="69B287C8"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160</w:t>
            </w:r>
          </w:p>
        </w:tc>
      </w:tr>
      <w:tr w:rsidR="00D41148" w14:paraId="3942F146" w14:textId="4128F5FD" w:rsidTr="00156526">
        <w:trPr>
          <w:trHeight w:val="285"/>
          <w:trPrChange w:id="422" w:author="Bikram Adhikari (bdhikari)" w:date="2025-12-02T15:52:00Z" w16du:dateUtc="2025-12-02T21:52:00Z">
            <w:trPr>
              <w:trHeight w:val="285"/>
            </w:trPr>
          </w:trPrChange>
        </w:trPr>
        <w:tc>
          <w:tcPr>
            <w:tcW w:w="1838" w:type="pct"/>
            <w:tcMar>
              <w:left w:w="108" w:type="dxa"/>
              <w:right w:w="108" w:type="dxa"/>
            </w:tcMar>
            <w:vAlign w:val="center"/>
            <w:tcPrChange w:id="423" w:author="Bikram Adhikari (bdhikari)" w:date="2025-12-02T15:52:00Z" w16du:dateUtc="2025-12-02T21:52:00Z">
              <w:tcPr>
                <w:tcW w:w="1868" w:type="pct"/>
                <w:gridSpan w:val="2"/>
                <w:tcMar>
                  <w:left w:w="108" w:type="dxa"/>
                  <w:right w:w="108" w:type="dxa"/>
                </w:tcMar>
                <w:vAlign w:val="center"/>
              </w:tcPr>
            </w:tcPrChange>
          </w:tcPr>
          <w:p w14:paraId="12D69BC9" w14:textId="3F677627" w:rsidR="00D41148" w:rsidRDefault="00D41148" w:rsidP="00D41148">
            <w:pPr>
              <w:spacing w:after="0"/>
            </w:pPr>
            <w:r w:rsidRPr="3542E025">
              <w:rPr>
                <w:rFonts w:ascii="Times New Roman" w:eastAsia="Times New Roman" w:hAnsi="Times New Roman" w:cs="Times New Roman"/>
                <w:b/>
                <w:bCs/>
                <w:sz w:val="22"/>
                <w:szCs w:val="22"/>
              </w:rPr>
              <w:t xml:space="preserve">Mother’s age at </w:t>
            </w:r>
            <w:ins w:id="424" w:author="Bikram Adhikari (bdhikari)" w:date="2025-11-26T22:03:00Z">
              <w:r w:rsidR="00B85BBD">
                <w:rPr>
                  <w:rFonts w:ascii="Times New Roman" w:eastAsia="Times New Roman" w:hAnsi="Times New Roman" w:cs="Times New Roman"/>
                  <w:b/>
                  <w:bCs/>
                  <w:sz w:val="22"/>
                  <w:szCs w:val="22"/>
                </w:rPr>
                <w:t>delivery</w:t>
              </w:r>
            </w:ins>
            <w:del w:id="425" w:author="Bikram Adhikari (bdhikari)" w:date="2025-11-26T22:03:00Z">
              <w:r w:rsidRPr="3542E025" w:rsidDel="00B85BBD">
                <w:rPr>
                  <w:rFonts w:ascii="Times New Roman" w:eastAsia="Times New Roman" w:hAnsi="Times New Roman" w:cs="Times New Roman"/>
                  <w:b/>
                  <w:bCs/>
                  <w:sz w:val="22"/>
                  <w:szCs w:val="22"/>
                </w:rPr>
                <w:delText>birth</w:delText>
              </w:r>
            </w:del>
            <w:ins w:id="426" w:author="Bikram Adhikari (bdhikari)" w:date="2025-11-26T22:01:00Z">
              <w:r w:rsidR="008B5FE0">
                <w:rPr>
                  <w:rFonts w:ascii="Times New Roman" w:eastAsia="Times New Roman" w:hAnsi="Times New Roman" w:cs="Times New Roman"/>
                  <w:b/>
                  <w:bCs/>
                  <w:sz w:val="22"/>
                  <w:szCs w:val="22"/>
                </w:rPr>
                <w:t>, %</w:t>
              </w:r>
            </w:ins>
          </w:p>
        </w:tc>
        <w:tc>
          <w:tcPr>
            <w:tcW w:w="626" w:type="pct"/>
            <w:tcMar>
              <w:left w:w="108" w:type="dxa"/>
              <w:right w:w="108" w:type="dxa"/>
            </w:tcMar>
            <w:vAlign w:val="center"/>
            <w:tcPrChange w:id="427" w:author="Bikram Adhikari (bdhikari)" w:date="2025-12-02T15:52:00Z" w16du:dateUtc="2025-12-02T21:52:00Z">
              <w:tcPr>
                <w:tcW w:w="655" w:type="pct"/>
                <w:gridSpan w:val="2"/>
                <w:tcMar>
                  <w:left w:w="108" w:type="dxa"/>
                  <w:right w:w="108" w:type="dxa"/>
                </w:tcMar>
                <w:vAlign w:val="center"/>
              </w:tcPr>
            </w:tcPrChange>
          </w:tcPr>
          <w:p w14:paraId="375E50AA" w14:textId="42C78B7A" w:rsidR="00D41148" w:rsidRPr="001245B7" w:rsidRDefault="00D41148" w:rsidP="001245B7">
            <w:pPr>
              <w:spacing w:after="0"/>
              <w:jc w:val="center"/>
              <w:rPr>
                <w:rFonts w:ascii="Times New Roman" w:eastAsia="Times New Roman" w:hAnsi="Times New Roman" w:cs="Times New Roman"/>
                <w:sz w:val="22"/>
                <w:szCs w:val="22"/>
              </w:rPr>
            </w:pPr>
          </w:p>
        </w:tc>
        <w:tc>
          <w:tcPr>
            <w:tcW w:w="764" w:type="pct"/>
            <w:vAlign w:val="center"/>
            <w:tcPrChange w:id="428" w:author="Bikram Adhikari (bdhikari)" w:date="2025-12-02T15:52:00Z" w16du:dateUtc="2025-12-02T21:52:00Z">
              <w:tcPr>
                <w:tcW w:w="793" w:type="pct"/>
                <w:gridSpan w:val="2"/>
                <w:vAlign w:val="center"/>
              </w:tcPr>
            </w:tcPrChange>
          </w:tcPr>
          <w:p w14:paraId="4643FEE7" w14:textId="7C3E9C49" w:rsidR="00D41148" w:rsidRPr="001245B7" w:rsidRDefault="00D41148" w:rsidP="001245B7">
            <w:pPr>
              <w:spacing w:after="0"/>
              <w:jc w:val="center"/>
              <w:rPr>
                <w:rFonts w:ascii="Times New Roman" w:eastAsia="Times New Roman" w:hAnsi="Times New Roman" w:cs="Times New Roman"/>
                <w:sz w:val="22"/>
                <w:szCs w:val="22"/>
              </w:rPr>
            </w:pPr>
          </w:p>
        </w:tc>
        <w:tc>
          <w:tcPr>
            <w:tcW w:w="930" w:type="pct"/>
            <w:vAlign w:val="center"/>
            <w:tcPrChange w:id="429" w:author="Bikram Adhikari (bdhikari)" w:date="2025-12-02T15:52:00Z" w16du:dateUtc="2025-12-02T21:52:00Z">
              <w:tcPr>
                <w:tcW w:w="685" w:type="pct"/>
                <w:vAlign w:val="center"/>
              </w:tcPr>
            </w:tcPrChange>
          </w:tcPr>
          <w:p w14:paraId="2404FDFB" w14:textId="08FE9BFA" w:rsidR="00D41148" w:rsidRPr="001245B7" w:rsidRDefault="00D41148" w:rsidP="001245B7">
            <w:pPr>
              <w:spacing w:after="0"/>
              <w:jc w:val="center"/>
              <w:rPr>
                <w:rFonts w:ascii="Times New Roman" w:eastAsia="Times New Roman" w:hAnsi="Times New Roman" w:cs="Times New Roman"/>
                <w:sz w:val="22"/>
                <w:szCs w:val="22"/>
              </w:rPr>
            </w:pPr>
          </w:p>
        </w:tc>
        <w:tc>
          <w:tcPr>
            <w:tcW w:w="842" w:type="pct"/>
            <w:vAlign w:val="center"/>
            <w:tcPrChange w:id="430" w:author="Bikram Adhikari (bdhikari)" w:date="2025-12-02T15:52:00Z" w16du:dateUtc="2025-12-02T21:52:00Z">
              <w:tcPr>
                <w:tcW w:w="999" w:type="pct"/>
                <w:gridSpan w:val="2"/>
                <w:vAlign w:val="center"/>
              </w:tcPr>
            </w:tcPrChange>
          </w:tcPr>
          <w:p w14:paraId="5B71BF81" w14:textId="2AB27840" w:rsidR="00D41148" w:rsidRPr="001245B7" w:rsidRDefault="00D41148" w:rsidP="001245B7">
            <w:pPr>
              <w:spacing w:after="0"/>
              <w:jc w:val="center"/>
              <w:rPr>
                <w:rFonts w:ascii="Times New Roman" w:eastAsia="Times New Roman" w:hAnsi="Times New Roman" w:cs="Times New Roman"/>
                <w:sz w:val="22"/>
                <w:szCs w:val="22"/>
              </w:rPr>
            </w:pPr>
          </w:p>
        </w:tc>
      </w:tr>
      <w:tr w:rsidR="00D41148" w14:paraId="7F00D056" w14:textId="447E2528" w:rsidTr="00156526">
        <w:trPr>
          <w:trHeight w:val="285"/>
          <w:trPrChange w:id="431" w:author="Bikram Adhikari (bdhikari)" w:date="2025-12-02T15:52:00Z" w16du:dateUtc="2025-12-02T21:52:00Z">
            <w:trPr>
              <w:trHeight w:val="285"/>
            </w:trPr>
          </w:trPrChange>
        </w:trPr>
        <w:tc>
          <w:tcPr>
            <w:tcW w:w="1838" w:type="pct"/>
            <w:tcMar>
              <w:left w:w="108" w:type="dxa"/>
              <w:right w:w="108" w:type="dxa"/>
            </w:tcMar>
            <w:vAlign w:val="center"/>
            <w:tcPrChange w:id="432" w:author="Bikram Adhikari (bdhikari)" w:date="2025-12-02T15:52:00Z" w16du:dateUtc="2025-12-02T21:52:00Z">
              <w:tcPr>
                <w:tcW w:w="1868" w:type="pct"/>
                <w:gridSpan w:val="2"/>
                <w:tcMar>
                  <w:left w:w="108" w:type="dxa"/>
                  <w:right w:w="108" w:type="dxa"/>
                </w:tcMar>
                <w:vAlign w:val="center"/>
              </w:tcPr>
            </w:tcPrChange>
          </w:tcPr>
          <w:p w14:paraId="28EDB29A" w14:textId="5B9E68F0" w:rsidR="00D41148" w:rsidRDefault="00D41148" w:rsidP="00D41148">
            <w:pPr>
              <w:spacing w:after="0"/>
            </w:pPr>
            <w:r w:rsidRPr="3542E025">
              <w:rPr>
                <w:rFonts w:ascii="Times New Roman" w:eastAsia="Times New Roman" w:hAnsi="Times New Roman" w:cs="Times New Roman"/>
                <w:sz w:val="22"/>
                <w:szCs w:val="22"/>
              </w:rPr>
              <w:t xml:space="preserve">  &lt;20</w:t>
            </w:r>
            <w:ins w:id="433" w:author="Bikram Adhikari (bdhikari)" w:date="2025-12-02T15:01:00Z" w16du:dateUtc="2025-12-02T21:01:00Z">
              <w:r w:rsidR="00623061">
                <w:rPr>
                  <w:rFonts w:ascii="Times New Roman" w:eastAsia="Times New Roman" w:hAnsi="Times New Roman" w:cs="Times New Roman"/>
                  <w:sz w:val="22"/>
                  <w:szCs w:val="22"/>
                </w:rPr>
                <w:t xml:space="preserve"> years</w:t>
              </w:r>
            </w:ins>
          </w:p>
        </w:tc>
        <w:tc>
          <w:tcPr>
            <w:tcW w:w="626" w:type="pct"/>
            <w:tcMar>
              <w:left w:w="108" w:type="dxa"/>
              <w:right w:w="108" w:type="dxa"/>
            </w:tcMar>
            <w:vAlign w:val="center"/>
            <w:tcPrChange w:id="434" w:author="Bikram Adhikari (bdhikari)" w:date="2025-12-02T15:52:00Z" w16du:dateUtc="2025-12-02T21:52:00Z">
              <w:tcPr>
                <w:tcW w:w="655" w:type="pct"/>
                <w:gridSpan w:val="2"/>
                <w:tcMar>
                  <w:left w:w="108" w:type="dxa"/>
                  <w:right w:w="108" w:type="dxa"/>
                </w:tcMar>
                <w:vAlign w:val="center"/>
              </w:tcPr>
            </w:tcPrChange>
          </w:tcPr>
          <w:p w14:paraId="606C7F2D" w14:textId="3079DBC2"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19.8</w:t>
            </w:r>
          </w:p>
        </w:tc>
        <w:tc>
          <w:tcPr>
            <w:tcW w:w="764" w:type="pct"/>
            <w:vAlign w:val="center"/>
            <w:tcPrChange w:id="435" w:author="Bikram Adhikari (bdhikari)" w:date="2025-12-02T15:52:00Z" w16du:dateUtc="2025-12-02T21:52:00Z">
              <w:tcPr>
                <w:tcW w:w="793" w:type="pct"/>
                <w:gridSpan w:val="2"/>
                <w:vAlign w:val="center"/>
              </w:tcPr>
            </w:tcPrChange>
          </w:tcPr>
          <w:p w14:paraId="3A0FF0F6" w14:textId="3F97D259"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18.3</w:t>
            </w:r>
          </w:p>
        </w:tc>
        <w:tc>
          <w:tcPr>
            <w:tcW w:w="930" w:type="pct"/>
            <w:vAlign w:val="center"/>
            <w:tcPrChange w:id="436" w:author="Bikram Adhikari (bdhikari)" w:date="2025-12-02T15:52:00Z" w16du:dateUtc="2025-12-02T21:52:00Z">
              <w:tcPr>
                <w:tcW w:w="685" w:type="pct"/>
                <w:vAlign w:val="center"/>
              </w:tcPr>
            </w:tcPrChange>
          </w:tcPr>
          <w:p w14:paraId="0E780ACC" w14:textId="3E6D759A"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19.2</w:t>
            </w:r>
          </w:p>
        </w:tc>
        <w:tc>
          <w:tcPr>
            <w:tcW w:w="842" w:type="pct"/>
            <w:vAlign w:val="center"/>
            <w:tcPrChange w:id="437" w:author="Bikram Adhikari (bdhikari)" w:date="2025-12-02T15:52:00Z" w16du:dateUtc="2025-12-02T21:52:00Z">
              <w:tcPr>
                <w:tcW w:w="999" w:type="pct"/>
                <w:gridSpan w:val="2"/>
                <w:vAlign w:val="center"/>
              </w:tcPr>
            </w:tcPrChange>
          </w:tcPr>
          <w:p w14:paraId="36644B9E" w14:textId="0845638C"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20.8</w:t>
            </w:r>
          </w:p>
        </w:tc>
      </w:tr>
      <w:tr w:rsidR="00D41148" w14:paraId="772CC662" w14:textId="0FB3488B" w:rsidTr="00156526">
        <w:trPr>
          <w:trHeight w:val="285"/>
          <w:trPrChange w:id="438" w:author="Bikram Adhikari (bdhikari)" w:date="2025-12-02T15:52:00Z" w16du:dateUtc="2025-12-02T21:52:00Z">
            <w:trPr>
              <w:trHeight w:val="285"/>
            </w:trPr>
          </w:trPrChange>
        </w:trPr>
        <w:tc>
          <w:tcPr>
            <w:tcW w:w="1838" w:type="pct"/>
            <w:tcMar>
              <w:left w:w="108" w:type="dxa"/>
              <w:right w:w="108" w:type="dxa"/>
            </w:tcMar>
            <w:vAlign w:val="center"/>
            <w:tcPrChange w:id="439" w:author="Bikram Adhikari (bdhikari)" w:date="2025-12-02T15:52:00Z" w16du:dateUtc="2025-12-02T21:52:00Z">
              <w:tcPr>
                <w:tcW w:w="1868" w:type="pct"/>
                <w:gridSpan w:val="2"/>
                <w:tcMar>
                  <w:left w:w="108" w:type="dxa"/>
                  <w:right w:w="108" w:type="dxa"/>
                </w:tcMar>
                <w:vAlign w:val="center"/>
              </w:tcPr>
            </w:tcPrChange>
          </w:tcPr>
          <w:p w14:paraId="209A48A9" w14:textId="64919CC9" w:rsidR="00D41148" w:rsidRDefault="00D41148" w:rsidP="00D41148">
            <w:pPr>
              <w:spacing w:after="0"/>
            </w:pPr>
            <w:r w:rsidRPr="3542E025">
              <w:rPr>
                <w:rFonts w:ascii="Times New Roman" w:eastAsia="Times New Roman" w:hAnsi="Times New Roman" w:cs="Times New Roman"/>
                <w:sz w:val="22"/>
                <w:szCs w:val="22"/>
              </w:rPr>
              <w:t xml:space="preserve">  20-34</w:t>
            </w:r>
            <w:ins w:id="440" w:author="Bikram Adhikari (bdhikari)" w:date="2025-12-02T15:01:00Z" w16du:dateUtc="2025-12-02T21:01:00Z">
              <w:r w:rsidR="00623061">
                <w:rPr>
                  <w:rFonts w:ascii="Times New Roman" w:eastAsia="Times New Roman" w:hAnsi="Times New Roman" w:cs="Times New Roman"/>
                  <w:sz w:val="22"/>
                  <w:szCs w:val="22"/>
                </w:rPr>
                <w:t xml:space="preserve"> years</w:t>
              </w:r>
            </w:ins>
          </w:p>
        </w:tc>
        <w:tc>
          <w:tcPr>
            <w:tcW w:w="626" w:type="pct"/>
            <w:tcMar>
              <w:left w:w="108" w:type="dxa"/>
              <w:right w:w="108" w:type="dxa"/>
            </w:tcMar>
            <w:vAlign w:val="center"/>
            <w:tcPrChange w:id="441" w:author="Bikram Adhikari (bdhikari)" w:date="2025-12-02T15:52:00Z" w16du:dateUtc="2025-12-02T21:52:00Z">
              <w:tcPr>
                <w:tcW w:w="655" w:type="pct"/>
                <w:gridSpan w:val="2"/>
                <w:tcMar>
                  <w:left w:w="108" w:type="dxa"/>
                  <w:right w:w="108" w:type="dxa"/>
                </w:tcMar>
                <w:vAlign w:val="center"/>
              </w:tcPr>
            </w:tcPrChange>
          </w:tcPr>
          <w:p w14:paraId="68444E49" w14:textId="4DF05BD8"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76.3</w:t>
            </w:r>
          </w:p>
        </w:tc>
        <w:tc>
          <w:tcPr>
            <w:tcW w:w="764" w:type="pct"/>
            <w:vAlign w:val="center"/>
            <w:tcPrChange w:id="442" w:author="Bikram Adhikari (bdhikari)" w:date="2025-12-02T15:52:00Z" w16du:dateUtc="2025-12-02T21:52:00Z">
              <w:tcPr>
                <w:tcW w:w="793" w:type="pct"/>
                <w:gridSpan w:val="2"/>
                <w:vAlign w:val="center"/>
              </w:tcPr>
            </w:tcPrChange>
          </w:tcPr>
          <w:p w14:paraId="1BAB3972" w14:textId="0B096F1D"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78.9</w:t>
            </w:r>
          </w:p>
        </w:tc>
        <w:tc>
          <w:tcPr>
            <w:tcW w:w="930" w:type="pct"/>
            <w:vAlign w:val="center"/>
            <w:tcPrChange w:id="443" w:author="Bikram Adhikari (bdhikari)" w:date="2025-12-02T15:52:00Z" w16du:dateUtc="2025-12-02T21:52:00Z">
              <w:tcPr>
                <w:tcW w:w="685" w:type="pct"/>
                <w:vAlign w:val="center"/>
              </w:tcPr>
            </w:tcPrChange>
          </w:tcPr>
          <w:p w14:paraId="4B2506A7" w14:textId="03F86E73"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77.7</w:t>
            </w:r>
          </w:p>
        </w:tc>
        <w:tc>
          <w:tcPr>
            <w:tcW w:w="842" w:type="pct"/>
            <w:vAlign w:val="center"/>
            <w:tcPrChange w:id="444" w:author="Bikram Adhikari (bdhikari)" w:date="2025-12-02T15:52:00Z" w16du:dateUtc="2025-12-02T21:52:00Z">
              <w:tcPr>
                <w:tcW w:w="999" w:type="pct"/>
                <w:gridSpan w:val="2"/>
                <w:vAlign w:val="center"/>
              </w:tcPr>
            </w:tcPrChange>
          </w:tcPr>
          <w:p w14:paraId="6BF2AB53" w14:textId="6CB1ED1E"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74.2</w:t>
            </w:r>
          </w:p>
        </w:tc>
      </w:tr>
      <w:tr w:rsidR="00D41148" w14:paraId="3EE2A36E" w14:textId="7524C6E4" w:rsidTr="00156526">
        <w:trPr>
          <w:trHeight w:val="285"/>
          <w:trPrChange w:id="445" w:author="Bikram Adhikari (bdhikari)" w:date="2025-12-02T15:52:00Z" w16du:dateUtc="2025-12-02T21:52:00Z">
            <w:trPr>
              <w:trHeight w:val="285"/>
            </w:trPr>
          </w:trPrChange>
        </w:trPr>
        <w:tc>
          <w:tcPr>
            <w:tcW w:w="1838" w:type="pct"/>
            <w:tcMar>
              <w:left w:w="108" w:type="dxa"/>
              <w:right w:w="108" w:type="dxa"/>
            </w:tcMar>
            <w:vAlign w:val="center"/>
            <w:tcPrChange w:id="446" w:author="Bikram Adhikari (bdhikari)" w:date="2025-12-02T15:52:00Z" w16du:dateUtc="2025-12-02T21:52:00Z">
              <w:tcPr>
                <w:tcW w:w="1868" w:type="pct"/>
                <w:gridSpan w:val="2"/>
                <w:tcMar>
                  <w:left w:w="108" w:type="dxa"/>
                  <w:right w:w="108" w:type="dxa"/>
                </w:tcMar>
                <w:vAlign w:val="center"/>
              </w:tcPr>
            </w:tcPrChange>
          </w:tcPr>
          <w:p w14:paraId="061C4081" w14:textId="45347DD7" w:rsidR="00D41148" w:rsidRDefault="00D41148" w:rsidP="00D41148">
            <w:pPr>
              <w:spacing w:after="0"/>
            </w:pPr>
            <w:r w:rsidRPr="3542E025">
              <w:rPr>
                <w:rFonts w:ascii="Times New Roman" w:eastAsia="Times New Roman" w:hAnsi="Times New Roman" w:cs="Times New Roman"/>
                <w:sz w:val="22"/>
                <w:szCs w:val="22"/>
              </w:rPr>
              <w:t xml:space="preserve">  35-49</w:t>
            </w:r>
            <w:ins w:id="447" w:author="Bikram Adhikari (bdhikari)" w:date="2025-12-02T15:01:00Z" w16du:dateUtc="2025-12-02T21:01:00Z">
              <w:r w:rsidR="00623061">
                <w:rPr>
                  <w:rFonts w:ascii="Times New Roman" w:eastAsia="Times New Roman" w:hAnsi="Times New Roman" w:cs="Times New Roman"/>
                  <w:sz w:val="22"/>
                  <w:szCs w:val="22"/>
                </w:rPr>
                <w:t xml:space="preserve"> years</w:t>
              </w:r>
            </w:ins>
          </w:p>
        </w:tc>
        <w:tc>
          <w:tcPr>
            <w:tcW w:w="626" w:type="pct"/>
            <w:tcMar>
              <w:left w:w="108" w:type="dxa"/>
              <w:right w:w="108" w:type="dxa"/>
            </w:tcMar>
            <w:vAlign w:val="center"/>
            <w:tcPrChange w:id="448" w:author="Bikram Adhikari (bdhikari)" w:date="2025-12-02T15:52:00Z" w16du:dateUtc="2025-12-02T21:52:00Z">
              <w:tcPr>
                <w:tcW w:w="655" w:type="pct"/>
                <w:gridSpan w:val="2"/>
                <w:tcMar>
                  <w:left w:w="108" w:type="dxa"/>
                  <w:right w:w="108" w:type="dxa"/>
                </w:tcMar>
                <w:vAlign w:val="center"/>
              </w:tcPr>
            </w:tcPrChange>
          </w:tcPr>
          <w:p w14:paraId="3B9808FC" w14:textId="19005A6B"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3.9</w:t>
            </w:r>
          </w:p>
        </w:tc>
        <w:tc>
          <w:tcPr>
            <w:tcW w:w="764" w:type="pct"/>
            <w:vAlign w:val="center"/>
            <w:tcPrChange w:id="449" w:author="Bikram Adhikari (bdhikari)" w:date="2025-12-02T15:52:00Z" w16du:dateUtc="2025-12-02T21:52:00Z">
              <w:tcPr>
                <w:tcW w:w="793" w:type="pct"/>
                <w:gridSpan w:val="2"/>
                <w:vAlign w:val="center"/>
              </w:tcPr>
            </w:tcPrChange>
          </w:tcPr>
          <w:p w14:paraId="644A3722" w14:textId="4BA44308"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2.8</w:t>
            </w:r>
          </w:p>
        </w:tc>
        <w:tc>
          <w:tcPr>
            <w:tcW w:w="930" w:type="pct"/>
            <w:vAlign w:val="center"/>
            <w:tcPrChange w:id="450" w:author="Bikram Adhikari (bdhikari)" w:date="2025-12-02T15:52:00Z" w16du:dateUtc="2025-12-02T21:52:00Z">
              <w:tcPr>
                <w:tcW w:w="685" w:type="pct"/>
                <w:vAlign w:val="center"/>
              </w:tcPr>
            </w:tcPrChange>
          </w:tcPr>
          <w:p w14:paraId="6DEF7090" w14:textId="77AC6AE6"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3.1</w:t>
            </w:r>
          </w:p>
        </w:tc>
        <w:tc>
          <w:tcPr>
            <w:tcW w:w="842" w:type="pct"/>
            <w:vAlign w:val="center"/>
            <w:tcPrChange w:id="451" w:author="Bikram Adhikari (bdhikari)" w:date="2025-12-02T15:52:00Z" w16du:dateUtc="2025-12-02T21:52:00Z">
              <w:tcPr>
                <w:tcW w:w="999" w:type="pct"/>
                <w:gridSpan w:val="2"/>
                <w:vAlign w:val="center"/>
              </w:tcPr>
            </w:tcPrChange>
          </w:tcPr>
          <w:p w14:paraId="1EEEFF1C" w14:textId="2C8DEBBF"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5</w:t>
            </w:r>
          </w:p>
        </w:tc>
      </w:tr>
      <w:tr w:rsidR="00D41148" w14:paraId="788C1962" w14:textId="3720FC7E" w:rsidTr="00156526">
        <w:trPr>
          <w:trHeight w:val="285"/>
          <w:trPrChange w:id="452" w:author="Bikram Adhikari (bdhikari)" w:date="2025-12-02T15:52:00Z" w16du:dateUtc="2025-12-02T21:52:00Z">
            <w:trPr>
              <w:trHeight w:val="285"/>
            </w:trPr>
          </w:trPrChange>
        </w:trPr>
        <w:tc>
          <w:tcPr>
            <w:tcW w:w="1838" w:type="pct"/>
            <w:tcMar>
              <w:left w:w="108" w:type="dxa"/>
              <w:right w:w="108" w:type="dxa"/>
            </w:tcMar>
            <w:vAlign w:val="center"/>
            <w:tcPrChange w:id="453" w:author="Bikram Adhikari (bdhikari)" w:date="2025-12-02T15:52:00Z" w16du:dateUtc="2025-12-02T21:52:00Z">
              <w:tcPr>
                <w:tcW w:w="1868" w:type="pct"/>
                <w:gridSpan w:val="2"/>
                <w:tcMar>
                  <w:left w:w="108" w:type="dxa"/>
                  <w:right w:w="108" w:type="dxa"/>
                </w:tcMar>
                <w:vAlign w:val="center"/>
              </w:tcPr>
            </w:tcPrChange>
          </w:tcPr>
          <w:p w14:paraId="6314803F" w14:textId="03D2F642" w:rsidR="00D41148" w:rsidRDefault="00D41148" w:rsidP="00D41148">
            <w:pPr>
              <w:spacing w:after="0"/>
            </w:pPr>
            <w:r w:rsidRPr="3542E025">
              <w:rPr>
                <w:rFonts w:ascii="Times New Roman" w:eastAsia="Times New Roman" w:hAnsi="Times New Roman" w:cs="Times New Roman"/>
                <w:i/>
                <w:iCs/>
                <w:sz w:val="22"/>
                <w:szCs w:val="22"/>
              </w:rPr>
              <w:t xml:space="preserve">  Missing</w:t>
            </w:r>
            <w:ins w:id="454" w:author="Bikram Adhikari (bdhikari)" w:date="2025-12-02T15:02:00Z" w16du:dateUtc="2025-12-02T21:02:00Z">
              <w:r w:rsidR="00623061">
                <w:rPr>
                  <w:rFonts w:ascii="Times New Roman" w:eastAsia="Times New Roman" w:hAnsi="Times New Roman" w:cs="Times New Roman"/>
                  <w:i/>
                  <w:iCs/>
                  <w:sz w:val="22"/>
                  <w:szCs w:val="22"/>
                </w:rPr>
                <w:t>,</w:t>
              </w:r>
            </w:ins>
            <w:ins w:id="455" w:author="Bikram Adhikari (bdhikari)" w:date="2025-11-26T22:01:00Z">
              <w:r w:rsidR="008B5FE0">
                <w:rPr>
                  <w:rFonts w:ascii="Times New Roman" w:eastAsia="Times New Roman" w:hAnsi="Times New Roman" w:cs="Times New Roman"/>
                  <w:i/>
                  <w:iCs/>
                  <w:sz w:val="22"/>
                  <w:szCs w:val="22"/>
                </w:rPr>
                <w:t xml:space="preserve"> n</w:t>
              </w:r>
            </w:ins>
          </w:p>
        </w:tc>
        <w:tc>
          <w:tcPr>
            <w:tcW w:w="626" w:type="pct"/>
            <w:tcMar>
              <w:left w:w="108" w:type="dxa"/>
              <w:right w:w="108" w:type="dxa"/>
            </w:tcMar>
            <w:vAlign w:val="center"/>
            <w:tcPrChange w:id="456" w:author="Bikram Adhikari (bdhikari)" w:date="2025-12-02T15:52:00Z" w16du:dateUtc="2025-12-02T21:52:00Z">
              <w:tcPr>
                <w:tcW w:w="655" w:type="pct"/>
                <w:gridSpan w:val="2"/>
                <w:tcMar>
                  <w:left w:w="108" w:type="dxa"/>
                  <w:right w:w="108" w:type="dxa"/>
                </w:tcMar>
                <w:vAlign w:val="center"/>
              </w:tcPr>
            </w:tcPrChange>
          </w:tcPr>
          <w:p w14:paraId="02F6BFE7" w14:textId="3D997265"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259</w:t>
            </w:r>
          </w:p>
        </w:tc>
        <w:tc>
          <w:tcPr>
            <w:tcW w:w="764" w:type="pct"/>
            <w:vAlign w:val="center"/>
            <w:tcPrChange w:id="457" w:author="Bikram Adhikari (bdhikari)" w:date="2025-12-02T15:52:00Z" w16du:dateUtc="2025-12-02T21:52:00Z">
              <w:tcPr>
                <w:tcW w:w="793" w:type="pct"/>
                <w:gridSpan w:val="2"/>
                <w:vAlign w:val="center"/>
              </w:tcPr>
            </w:tcPrChange>
          </w:tcPr>
          <w:p w14:paraId="35FD20CE" w14:textId="2A3A1679"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21</w:t>
            </w:r>
          </w:p>
        </w:tc>
        <w:tc>
          <w:tcPr>
            <w:tcW w:w="930" w:type="pct"/>
            <w:vAlign w:val="center"/>
            <w:tcPrChange w:id="458" w:author="Bikram Adhikari (bdhikari)" w:date="2025-12-02T15:52:00Z" w16du:dateUtc="2025-12-02T21:52:00Z">
              <w:tcPr>
                <w:tcW w:w="685" w:type="pct"/>
                <w:vAlign w:val="center"/>
              </w:tcPr>
            </w:tcPrChange>
          </w:tcPr>
          <w:p w14:paraId="3B32310C" w14:textId="117CF215"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104</w:t>
            </w:r>
          </w:p>
        </w:tc>
        <w:tc>
          <w:tcPr>
            <w:tcW w:w="842" w:type="pct"/>
            <w:vAlign w:val="center"/>
            <w:tcPrChange w:id="459" w:author="Bikram Adhikari (bdhikari)" w:date="2025-12-02T15:52:00Z" w16du:dateUtc="2025-12-02T21:52:00Z">
              <w:tcPr>
                <w:tcW w:w="999" w:type="pct"/>
                <w:gridSpan w:val="2"/>
                <w:vAlign w:val="center"/>
              </w:tcPr>
            </w:tcPrChange>
          </w:tcPr>
          <w:p w14:paraId="078330D7" w14:textId="015FC61B"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134</w:t>
            </w:r>
          </w:p>
        </w:tc>
      </w:tr>
      <w:tr w:rsidR="00D41148" w14:paraId="666C7A40" w14:textId="03780C08" w:rsidTr="00156526">
        <w:trPr>
          <w:trHeight w:val="285"/>
          <w:trPrChange w:id="460" w:author="Bikram Adhikari (bdhikari)" w:date="2025-12-02T15:52:00Z" w16du:dateUtc="2025-12-02T21:52:00Z">
            <w:trPr>
              <w:trHeight w:val="285"/>
            </w:trPr>
          </w:trPrChange>
        </w:trPr>
        <w:tc>
          <w:tcPr>
            <w:tcW w:w="1838" w:type="pct"/>
            <w:tcMar>
              <w:left w:w="108" w:type="dxa"/>
              <w:right w:w="108" w:type="dxa"/>
            </w:tcMar>
            <w:vAlign w:val="center"/>
            <w:tcPrChange w:id="461" w:author="Bikram Adhikari (bdhikari)" w:date="2025-12-02T15:52:00Z" w16du:dateUtc="2025-12-02T21:52:00Z">
              <w:tcPr>
                <w:tcW w:w="1868" w:type="pct"/>
                <w:gridSpan w:val="2"/>
                <w:tcMar>
                  <w:left w:w="108" w:type="dxa"/>
                  <w:right w:w="108" w:type="dxa"/>
                </w:tcMar>
                <w:vAlign w:val="center"/>
              </w:tcPr>
            </w:tcPrChange>
          </w:tcPr>
          <w:p w14:paraId="324EB150" w14:textId="3285B5E0" w:rsidR="00D41148" w:rsidRDefault="00D41148" w:rsidP="00D41148">
            <w:pPr>
              <w:spacing w:after="0"/>
            </w:pPr>
            <w:r w:rsidRPr="3542E025">
              <w:rPr>
                <w:rFonts w:ascii="Times New Roman" w:eastAsia="Times New Roman" w:hAnsi="Times New Roman" w:cs="Times New Roman"/>
                <w:b/>
                <w:bCs/>
                <w:sz w:val="22"/>
                <w:szCs w:val="22"/>
              </w:rPr>
              <w:t>Parity</w:t>
            </w:r>
            <w:ins w:id="462" w:author="Bikram Adhikari (bdhikari)" w:date="2025-11-26T22:01:00Z">
              <w:r w:rsidR="008B5FE0">
                <w:rPr>
                  <w:rFonts w:ascii="Times New Roman" w:eastAsia="Times New Roman" w:hAnsi="Times New Roman" w:cs="Times New Roman"/>
                  <w:b/>
                  <w:bCs/>
                  <w:sz w:val="22"/>
                  <w:szCs w:val="22"/>
                </w:rPr>
                <w:t>, %</w:t>
              </w:r>
            </w:ins>
          </w:p>
        </w:tc>
        <w:tc>
          <w:tcPr>
            <w:tcW w:w="626" w:type="pct"/>
            <w:tcMar>
              <w:left w:w="108" w:type="dxa"/>
              <w:right w:w="108" w:type="dxa"/>
            </w:tcMar>
            <w:vAlign w:val="center"/>
            <w:tcPrChange w:id="463" w:author="Bikram Adhikari (bdhikari)" w:date="2025-12-02T15:52:00Z" w16du:dateUtc="2025-12-02T21:52:00Z">
              <w:tcPr>
                <w:tcW w:w="655" w:type="pct"/>
                <w:gridSpan w:val="2"/>
                <w:tcMar>
                  <w:left w:w="108" w:type="dxa"/>
                  <w:right w:w="108" w:type="dxa"/>
                </w:tcMar>
                <w:vAlign w:val="center"/>
              </w:tcPr>
            </w:tcPrChange>
          </w:tcPr>
          <w:p w14:paraId="218688BA" w14:textId="1BBBEC18" w:rsidR="00D41148" w:rsidRPr="001245B7" w:rsidRDefault="00D41148" w:rsidP="001245B7">
            <w:pPr>
              <w:spacing w:after="0"/>
              <w:jc w:val="center"/>
              <w:rPr>
                <w:rFonts w:ascii="Times New Roman" w:eastAsia="Times New Roman" w:hAnsi="Times New Roman" w:cs="Times New Roman"/>
                <w:sz w:val="22"/>
                <w:szCs w:val="22"/>
              </w:rPr>
            </w:pPr>
          </w:p>
        </w:tc>
        <w:tc>
          <w:tcPr>
            <w:tcW w:w="764" w:type="pct"/>
            <w:vAlign w:val="center"/>
            <w:tcPrChange w:id="464" w:author="Bikram Adhikari (bdhikari)" w:date="2025-12-02T15:52:00Z" w16du:dateUtc="2025-12-02T21:52:00Z">
              <w:tcPr>
                <w:tcW w:w="793" w:type="pct"/>
                <w:gridSpan w:val="2"/>
                <w:vAlign w:val="center"/>
              </w:tcPr>
            </w:tcPrChange>
          </w:tcPr>
          <w:p w14:paraId="4F48B8D2" w14:textId="135D1B14" w:rsidR="00D41148" w:rsidRPr="001245B7" w:rsidRDefault="00D41148" w:rsidP="001245B7">
            <w:pPr>
              <w:spacing w:after="0"/>
              <w:jc w:val="center"/>
              <w:rPr>
                <w:rFonts w:ascii="Times New Roman" w:eastAsia="Times New Roman" w:hAnsi="Times New Roman" w:cs="Times New Roman"/>
                <w:sz w:val="22"/>
                <w:szCs w:val="22"/>
              </w:rPr>
            </w:pPr>
          </w:p>
        </w:tc>
        <w:tc>
          <w:tcPr>
            <w:tcW w:w="930" w:type="pct"/>
            <w:vAlign w:val="center"/>
            <w:tcPrChange w:id="465" w:author="Bikram Adhikari (bdhikari)" w:date="2025-12-02T15:52:00Z" w16du:dateUtc="2025-12-02T21:52:00Z">
              <w:tcPr>
                <w:tcW w:w="685" w:type="pct"/>
                <w:vAlign w:val="center"/>
              </w:tcPr>
            </w:tcPrChange>
          </w:tcPr>
          <w:p w14:paraId="3E1D5AD7" w14:textId="75E4973E" w:rsidR="00D41148" w:rsidRPr="001245B7" w:rsidRDefault="00D41148" w:rsidP="001245B7">
            <w:pPr>
              <w:spacing w:after="0"/>
              <w:jc w:val="center"/>
              <w:rPr>
                <w:rFonts w:ascii="Times New Roman" w:eastAsia="Times New Roman" w:hAnsi="Times New Roman" w:cs="Times New Roman"/>
                <w:sz w:val="22"/>
                <w:szCs w:val="22"/>
              </w:rPr>
            </w:pPr>
          </w:p>
        </w:tc>
        <w:tc>
          <w:tcPr>
            <w:tcW w:w="842" w:type="pct"/>
            <w:vAlign w:val="center"/>
            <w:tcPrChange w:id="466" w:author="Bikram Adhikari (bdhikari)" w:date="2025-12-02T15:52:00Z" w16du:dateUtc="2025-12-02T21:52:00Z">
              <w:tcPr>
                <w:tcW w:w="999" w:type="pct"/>
                <w:gridSpan w:val="2"/>
                <w:vAlign w:val="center"/>
              </w:tcPr>
            </w:tcPrChange>
          </w:tcPr>
          <w:p w14:paraId="2F7230B3" w14:textId="5D8B2294" w:rsidR="00D41148" w:rsidRPr="001245B7" w:rsidRDefault="00D41148" w:rsidP="001245B7">
            <w:pPr>
              <w:spacing w:after="0"/>
              <w:jc w:val="center"/>
              <w:rPr>
                <w:rFonts w:ascii="Times New Roman" w:eastAsia="Times New Roman" w:hAnsi="Times New Roman" w:cs="Times New Roman"/>
                <w:sz w:val="22"/>
                <w:szCs w:val="22"/>
              </w:rPr>
            </w:pPr>
          </w:p>
        </w:tc>
      </w:tr>
      <w:tr w:rsidR="00D41148" w14:paraId="0B684A2B" w14:textId="4BB127A9" w:rsidTr="00156526">
        <w:trPr>
          <w:trHeight w:val="285"/>
          <w:trPrChange w:id="467" w:author="Bikram Adhikari (bdhikari)" w:date="2025-12-02T15:52:00Z" w16du:dateUtc="2025-12-02T21:52:00Z">
            <w:trPr>
              <w:trHeight w:val="285"/>
            </w:trPr>
          </w:trPrChange>
        </w:trPr>
        <w:tc>
          <w:tcPr>
            <w:tcW w:w="1838" w:type="pct"/>
            <w:tcMar>
              <w:left w:w="108" w:type="dxa"/>
              <w:right w:w="108" w:type="dxa"/>
            </w:tcMar>
            <w:vAlign w:val="center"/>
            <w:tcPrChange w:id="468" w:author="Bikram Adhikari (bdhikari)" w:date="2025-12-02T15:52:00Z" w16du:dateUtc="2025-12-02T21:52:00Z">
              <w:tcPr>
                <w:tcW w:w="1868" w:type="pct"/>
                <w:gridSpan w:val="2"/>
                <w:tcMar>
                  <w:left w:w="108" w:type="dxa"/>
                  <w:right w:w="108" w:type="dxa"/>
                </w:tcMar>
                <w:vAlign w:val="center"/>
              </w:tcPr>
            </w:tcPrChange>
          </w:tcPr>
          <w:p w14:paraId="4EDEDE81" w14:textId="07614F3F" w:rsidR="00D41148" w:rsidRDefault="00D41148" w:rsidP="00D41148">
            <w:pPr>
              <w:spacing w:after="0"/>
            </w:pPr>
            <w:r w:rsidRPr="3542E025">
              <w:rPr>
                <w:rFonts w:ascii="Times New Roman" w:eastAsia="Times New Roman" w:hAnsi="Times New Roman" w:cs="Times New Roman"/>
                <w:sz w:val="22"/>
                <w:szCs w:val="22"/>
              </w:rPr>
              <w:t xml:space="preserve">  Primipara</w:t>
            </w:r>
          </w:p>
        </w:tc>
        <w:tc>
          <w:tcPr>
            <w:tcW w:w="626" w:type="pct"/>
            <w:tcMar>
              <w:left w:w="108" w:type="dxa"/>
              <w:right w:w="108" w:type="dxa"/>
            </w:tcMar>
            <w:vAlign w:val="center"/>
            <w:tcPrChange w:id="469" w:author="Bikram Adhikari (bdhikari)" w:date="2025-12-02T15:52:00Z" w16du:dateUtc="2025-12-02T21:52:00Z">
              <w:tcPr>
                <w:tcW w:w="655" w:type="pct"/>
                <w:gridSpan w:val="2"/>
                <w:tcMar>
                  <w:left w:w="108" w:type="dxa"/>
                  <w:right w:w="108" w:type="dxa"/>
                </w:tcMar>
                <w:vAlign w:val="center"/>
              </w:tcPr>
            </w:tcPrChange>
          </w:tcPr>
          <w:p w14:paraId="15E90676" w14:textId="42C65705"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32.1</w:t>
            </w:r>
          </w:p>
        </w:tc>
        <w:tc>
          <w:tcPr>
            <w:tcW w:w="764" w:type="pct"/>
            <w:vAlign w:val="center"/>
            <w:tcPrChange w:id="470" w:author="Bikram Adhikari (bdhikari)" w:date="2025-12-02T15:52:00Z" w16du:dateUtc="2025-12-02T21:52:00Z">
              <w:tcPr>
                <w:tcW w:w="793" w:type="pct"/>
                <w:gridSpan w:val="2"/>
                <w:vAlign w:val="center"/>
              </w:tcPr>
            </w:tcPrChange>
          </w:tcPr>
          <w:p w14:paraId="52051F34" w14:textId="18609035"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41.3</w:t>
            </w:r>
          </w:p>
        </w:tc>
        <w:tc>
          <w:tcPr>
            <w:tcW w:w="930" w:type="pct"/>
            <w:vAlign w:val="center"/>
            <w:tcPrChange w:id="471" w:author="Bikram Adhikari (bdhikari)" w:date="2025-12-02T15:52:00Z" w16du:dateUtc="2025-12-02T21:52:00Z">
              <w:tcPr>
                <w:tcW w:w="685" w:type="pct"/>
                <w:vAlign w:val="center"/>
              </w:tcPr>
            </w:tcPrChange>
          </w:tcPr>
          <w:p w14:paraId="0987980D" w14:textId="4B88FC5F"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37.3</w:t>
            </w:r>
          </w:p>
        </w:tc>
        <w:tc>
          <w:tcPr>
            <w:tcW w:w="842" w:type="pct"/>
            <w:vAlign w:val="center"/>
            <w:tcPrChange w:id="472" w:author="Bikram Adhikari (bdhikari)" w:date="2025-12-02T15:52:00Z" w16du:dateUtc="2025-12-02T21:52:00Z">
              <w:tcPr>
                <w:tcW w:w="999" w:type="pct"/>
                <w:gridSpan w:val="2"/>
                <w:vAlign w:val="center"/>
              </w:tcPr>
            </w:tcPrChange>
          </w:tcPr>
          <w:p w14:paraId="664B639F" w14:textId="6146AE6A"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24.2</w:t>
            </w:r>
          </w:p>
        </w:tc>
      </w:tr>
      <w:tr w:rsidR="00D41148" w14:paraId="40E9105C" w14:textId="315873AB" w:rsidTr="00156526">
        <w:trPr>
          <w:trHeight w:val="285"/>
          <w:trPrChange w:id="473" w:author="Bikram Adhikari (bdhikari)" w:date="2025-12-02T15:52:00Z" w16du:dateUtc="2025-12-02T21:52:00Z">
            <w:trPr>
              <w:trHeight w:val="285"/>
            </w:trPr>
          </w:trPrChange>
        </w:trPr>
        <w:tc>
          <w:tcPr>
            <w:tcW w:w="1838" w:type="pct"/>
            <w:tcMar>
              <w:left w:w="108" w:type="dxa"/>
              <w:right w:w="108" w:type="dxa"/>
            </w:tcMar>
            <w:vAlign w:val="center"/>
            <w:tcPrChange w:id="474" w:author="Bikram Adhikari (bdhikari)" w:date="2025-12-02T15:52:00Z" w16du:dateUtc="2025-12-02T21:52:00Z">
              <w:tcPr>
                <w:tcW w:w="1868" w:type="pct"/>
                <w:gridSpan w:val="2"/>
                <w:tcMar>
                  <w:left w:w="108" w:type="dxa"/>
                  <w:right w:w="108" w:type="dxa"/>
                </w:tcMar>
                <w:vAlign w:val="center"/>
              </w:tcPr>
            </w:tcPrChange>
          </w:tcPr>
          <w:p w14:paraId="581A27A3" w14:textId="6EEC0F69" w:rsidR="00D41148" w:rsidRDefault="00D41148" w:rsidP="00D41148">
            <w:pPr>
              <w:spacing w:after="0"/>
            </w:pPr>
            <w:r w:rsidRPr="3542E025">
              <w:rPr>
                <w:rFonts w:ascii="Times New Roman" w:eastAsia="Times New Roman" w:hAnsi="Times New Roman" w:cs="Times New Roman"/>
                <w:sz w:val="22"/>
                <w:szCs w:val="22"/>
              </w:rPr>
              <w:t xml:space="preserve">  Multipara</w:t>
            </w:r>
          </w:p>
        </w:tc>
        <w:tc>
          <w:tcPr>
            <w:tcW w:w="626" w:type="pct"/>
            <w:tcMar>
              <w:left w:w="108" w:type="dxa"/>
              <w:right w:w="108" w:type="dxa"/>
            </w:tcMar>
            <w:vAlign w:val="center"/>
            <w:tcPrChange w:id="475" w:author="Bikram Adhikari (bdhikari)" w:date="2025-12-02T15:52:00Z" w16du:dateUtc="2025-12-02T21:52:00Z">
              <w:tcPr>
                <w:tcW w:w="655" w:type="pct"/>
                <w:gridSpan w:val="2"/>
                <w:tcMar>
                  <w:left w:w="108" w:type="dxa"/>
                  <w:right w:w="108" w:type="dxa"/>
                </w:tcMar>
                <w:vAlign w:val="center"/>
              </w:tcPr>
            </w:tcPrChange>
          </w:tcPr>
          <w:p w14:paraId="707B4D48" w14:textId="4E053BD9"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67.9</w:t>
            </w:r>
          </w:p>
        </w:tc>
        <w:tc>
          <w:tcPr>
            <w:tcW w:w="764" w:type="pct"/>
            <w:vAlign w:val="center"/>
            <w:tcPrChange w:id="476" w:author="Bikram Adhikari (bdhikari)" w:date="2025-12-02T15:52:00Z" w16du:dateUtc="2025-12-02T21:52:00Z">
              <w:tcPr>
                <w:tcW w:w="793" w:type="pct"/>
                <w:gridSpan w:val="2"/>
                <w:vAlign w:val="center"/>
              </w:tcPr>
            </w:tcPrChange>
          </w:tcPr>
          <w:p w14:paraId="05C54395" w14:textId="06912828"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58.7</w:t>
            </w:r>
          </w:p>
        </w:tc>
        <w:tc>
          <w:tcPr>
            <w:tcW w:w="930" w:type="pct"/>
            <w:vAlign w:val="center"/>
            <w:tcPrChange w:id="477" w:author="Bikram Adhikari (bdhikari)" w:date="2025-12-02T15:52:00Z" w16du:dateUtc="2025-12-02T21:52:00Z">
              <w:tcPr>
                <w:tcW w:w="685" w:type="pct"/>
                <w:vAlign w:val="center"/>
              </w:tcPr>
            </w:tcPrChange>
          </w:tcPr>
          <w:p w14:paraId="7233F9F3" w14:textId="09BE4254"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62.7</w:t>
            </w:r>
          </w:p>
        </w:tc>
        <w:tc>
          <w:tcPr>
            <w:tcW w:w="842" w:type="pct"/>
            <w:vAlign w:val="center"/>
            <w:tcPrChange w:id="478" w:author="Bikram Adhikari (bdhikari)" w:date="2025-12-02T15:52:00Z" w16du:dateUtc="2025-12-02T21:52:00Z">
              <w:tcPr>
                <w:tcW w:w="999" w:type="pct"/>
                <w:gridSpan w:val="2"/>
                <w:vAlign w:val="center"/>
              </w:tcPr>
            </w:tcPrChange>
          </w:tcPr>
          <w:p w14:paraId="295A3BA4" w14:textId="6303420B"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75.8</w:t>
            </w:r>
          </w:p>
        </w:tc>
      </w:tr>
      <w:tr w:rsidR="00D41148" w14:paraId="7FF0E568" w14:textId="50487202" w:rsidTr="00156526">
        <w:trPr>
          <w:trHeight w:val="285"/>
          <w:trPrChange w:id="479" w:author="Bikram Adhikari (bdhikari)" w:date="2025-12-02T15:52:00Z" w16du:dateUtc="2025-12-02T21:52:00Z">
            <w:trPr>
              <w:trHeight w:val="285"/>
            </w:trPr>
          </w:trPrChange>
        </w:trPr>
        <w:tc>
          <w:tcPr>
            <w:tcW w:w="1838" w:type="pct"/>
            <w:tcMar>
              <w:left w:w="108" w:type="dxa"/>
              <w:right w:w="108" w:type="dxa"/>
            </w:tcMar>
            <w:vAlign w:val="center"/>
            <w:tcPrChange w:id="480" w:author="Bikram Adhikari (bdhikari)" w:date="2025-12-02T15:52:00Z" w16du:dateUtc="2025-12-02T21:52:00Z">
              <w:tcPr>
                <w:tcW w:w="1868" w:type="pct"/>
                <w:gridSpan w:val="2"/>
                <w:tcMar>
                  <w:left w:w="108" w:type="dxa"/>
                  <w:right w:w="108" w:type="dxa"/>
                </w:tcMar>
                <w:vAlign w:val="center"/>
              </w:tcPr>
            </w:tcPrChange>
          </w:tcPr>
          <w:p w14:paraId="420CFF2E" w14:textId="7F5D2C10" w:rsidR="00D41148" w:rsidRDefault="00D41148" w:rsidP="00D41148">
            <w:pPr>
              <w:spacing w:after="0"/>
            </w:pPr>
            <w:r w:rsidRPr="3542E025">
              <w:rPr>
                <w:rFonts w:ascii="Times New Roman" w:eastAsia="Times New Roman" w:hAnsi="Times New Roman" w:cs="Times New Roman"/>
                <w:i/>
                <w:iCs/>
                <w:sz w:val="22"/>
                <w:szCs w:val="22"/>
              </w:rPr>
              <w:t xml:space="preserve">  Missing</w:t>
            </w:r>
            <w:ins w:id="481" w:author="Bikram Adhikari (bdhikari)" w:date="2025-12-02T15:02:00Z" w16du:dateUtc="2025-12-02T21:02:00Z">
              <w:r w:rsidR="00623061">
                <w:rPr>
                  <w:rFonts w:ascii="Times New Roman" w:eastAsia="Times New Roman" w:hAnsi="Times New Roman" w:cs="Times New Roman"/>
                  <w:i/>
                  <w:iCs/>
                  <w:sz w:val="22"/>
                  <w:szCs w:val="22"/>
                </w:rPr>
                <w:t>,</w:t>
              </w:r>
            </w:ins>
            <w:ins w:id="482" w:author="Bikram Adhikari (bdhikari)" w:date="2025-11-26T22:01:00Z">
              <w:r w:rsidR="008B5FE0">
                <w:rPr>
                  <w:rFonts w:ascii="Times New Roman" w:eastAsia="Times New Roman" w:hAnsi="Times New Roman" w:cs="Times New Roman"/>
                  <w:i/>
                  <w:iCs/>
                  <w:sz w:val="22"/>
                  <w:szCs w:val="22"/>
                </w:rPr>
                <w:t xml:space="preserve"> n</w:t>
              </w:r>
            </w:ins>
          </w:p>
        </w:tc>
        <w:tc>
          <w:tcPr>
            <w:tcW w:w="626" w:type="pct"/>
            <w:tcMar>
              <w:left w:w="108" w:type="dxa"/>
              <w:right w:w="108" w:type="dxa"/>
            </w:tcMar>
            <w:vAlign w:val="center"/>
            <w:tcPrChange w:id="483" w:author="Bikram Adhikari (bdhikari)" w:date="2025-12-02T15:52:00Z" w16du:dateUtc="2025-12-02T21:52:00Z">
              <w:tcPr>
                <w:tcW w:w="655" w:type="pct"/>
                <w:gridSpan w:val="2"/>
                <w:tcMar>
                  <w:left w:w="108" w:type="dxa"/>
                  <w:right w:w="108" w:type="dxa"/>
                </w:tcMar>
                <w:vAlign w:val="center"/>
              </w:tcPr>
            </w:tcPrChange>
          </w:tcPr>
          <w:p w14:paraId="608A71D4" w14:textId="39D5D64A"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259</w:t>
            </w:r>
          </w:p>
        </w:tc>
        <w:tc>
          <w:tcPr>
            <w:tcW w:w="764" w:type="pct"/>
            <w:vAlign w:val="center"/>
            <w:tcPrChange w:id="484" w:author="Bikram Adhikari (bdhikari)" w:date="2025-12-02T15:52:00Z" w16du:dateUtc="2025-12-02T21:52:00Z">
              <w:tcPr>
                <w:tcW w:w="793" w:type="pct"/>
                <w:gridSpan w:val="2"/>
                <w:vAlign w:val="center"/>
              </w:tcPr>
            </w:tcPrChange>
          </w:tcPr>
          <w:p w14:paraId="6D28F735" w14:textId="6EF5DA49"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21</w:t>
            </w:r>
          </w:p>
        </w:tc>
        <w:tc>
          <w:tcPr>
            <w:tcW w:w="930" w:type="pct"/>
            <w:vAlign w:val="center"/>
            <w:tcPrChange w:id="485" w:author="Bikram Adhikari (bdhikari)" w:date="2025-12-02T15:52:00Z" w16du:dateUtc="2025-12-02T21:52:00Z">
              <w:tcPr>
                <w:tcW w:w="685" w:type="pct"/>
                <w:vAlign w:val="center"/>
              </w:tcPr>
            </w:tcPrChange>
          </w:tcPr>
          <w:p w14:paraId="572B1E10" w14:textId="68C4239E"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104</w:t>
            </w:r>
          </w:p>
        </w:tc>
        <w:tc>
          <w:tcPr>
            <w:tcW w:w="842" w:type="pct"/>
            <w:vAlign w:val="center"/>
            <w:tcPrChange w:id="486" w:author="Bikram Adhikari (bdhikari)" w:date="2025-12-02T15:52:00Z" w16du:dateUtc="2025-12-02T21:52:00Z">
              <w:tcPr>
                <w:tcW w:w="999" w:type="pct"/>
                <w:gridSpan w:val="2"/>
                <w:vAlign w:val="center"/>
              </w:tcPr>
            </w:tcPrChange>
          </w:tcPr>
          <w:p w14:paraId="064A9657" w14:textId="47976367"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134</w:t>
            </w:r>
          </w:p>
        </w:tc>
      </w:tr>
      <w:tr w:rsidR="00D41148" w14:paraId="03DCD27A" w14:textId="280A7632" w:rsidTr="00156526">
        <w:trPr>
          <w:trHeight w:val="285"/>
          <w:trPrChange w:id="487" w:author="Bikram Adhikari (bdhikari)" w:date="2025-12-02T15:52:00Z" w16du:dateUtc="2025-12-02T21:52:00Z">
            <w:trPr>
              <w:trHeight w:val="285"/>
            </w:trPr>
          </w:trPrChange>
        </w:trPr>
        <w:tc>
          <w:tcPr>
            <w:tcW w:w="1838" w:type="pct"/>
            <w:tcMar>
              <w:left w:w="108" w:type="dxa"/>
              <w:right w:w="108" w:type="dxa"/>
            </w:tcMar>
            <w:vAlign w:val="center"/>
            <w:tcPrChange w:id="488" w:author="Bikram Adhikari (bdhikari)" w:date="2025-12-02T15:52:00Z" w16du:dateUtc="2025-12-02T21:52:00Z">
              <w:tcPr>
                <w:tcW w:w="1868" w:type="pct"/>
                <w:gridSpan w:val="2"/>
                <w:tcMar>
                  <w:left w:w="108" w:type="dxa"/>
                  <w:right w:w="108" w:type="dxa"/>
                </w:tcMar>
                <w:vAlign w:val="center"/>
              </w:tcPr>
            </w:tcPrChange>
          </w:tcPr>
          <w:p w14:paraId="59060F8F" w14:textId="52D21965" w:rsidR="00D41148" w:rsidRDefault="00075FBA" w:rsidP="00D41148">
            <w:pPr>
              <w:spacing w:after="0"/>
            </w:pPr>
            <w:r w:rsidRPr="001245B7">
              <w:rPr>
                <w:rFonts w:ascii="Times New Roman" w:eastAsia="Times New Roman" w:hAnsi="Times New Roman" w:cs="Times New Roman"/>
                <w:b/>
                <w:bCs/>
                <w:sz w:val="22"/>
                <w:szCs w:val="22"/>
              </w:rPr>
              <w:t>M</w:t>
            </w:r>
            <w:r w:rsidR="00F6514D">
              <w:rPr>
                <w:rFonts w:ascii="Times New Roman" w:eastAsia="Times New Roman" w:hAnsi="Times New Roman" w:cs="Times New Roman"/>
                <w:b/>
                <w:bCs/>
                <w:sz w:val="22"/>
                <w:szCs w:val="22"/>
              </w:rPr>
              <w:t>other’s</w:t>
            </w:r>
            <w:r w:rsidRPr="001245B7">
              <w:rPr>
                <w:rFonts w:ascii="Times New Roman" w:eastAsia="Times New Roman" w:hAnsi="Times New Roman" w:cs="Times New Roman"/>
                <w:b/>
                <w:bCs/>
                <w:sz w:val="22"/>
                <w:szCs w:val="22"/>
              </w:rPr>
              <w:t xml:space="preserve"> BMI</w:t>
            </w:r>
            <w:ins w:id="489" w:author="Bikram Adhikari (bdhikari)" w:date="2025-11-26T22:01:00Z">
              <w:r w:rsidR="008B5FE0">
                <w:rPr>
                  <w:rFonts w:ascii="Times New Roman" w:eastAsia="Times New Roman" w:hAnsi="Times New Roman" w:cs="Times New Roman"/>
                  <w:b/>
                  <w:bCs/>
                  <w:sz w:val="22"/>
                  <w:szCs w:val="22"/>
                </w:rPr>
                <w:t>, %</w:t>
              </w:r>
            </w:ins>
          </w:p>
        </w:tc>
        <w:tc>
          <w:tcPr>
            <w:tcW w:w="626" w:type="pct"/>
            <w:tcMar>
              <w:left w:w="108" w:type="dxa"/>
              <w:right w:w="108" w:type="dxa"/>
            </w:tcMar>
            <w:vAlign w:val="center"/>
            <w:tcPrChange w:id="490" w:author="Bikram Adhikari (bdhikari)" w:date="2025-12-02T15:52:00Z" w16du:dateUtc="2025-12-02T21:52:00Z">
              <w:tcPr>
                <w:tcW w:w="655" w:type="pct"/>
                <w:gridSpan w:val="2"/>
                <w:tcMar>
                  <w:left w:w="108" w:type="dxa"/>
                  <w:right w:w="108" w:type="dxa"/>
                </w:tcMar>
                <w:vAlign w:val="center"/>
              </w:tcPr>
            </w:tcPrChange>
          </w:tcPr>
          <w:p w14:paraId="7347A140" w14:textId="3DBA67C0" w:rsidR="00D41148" w:rsidRPr="001245B7" w:rsidRDefault="00D41148" w:rsidP="001245B7">
            <w:pPr>
              <w:spacing w:after="0"/>
              <w:jc w:val="center"/>
              <w:rPr>
                <w:rFonts w:ascii="Times New Roman" w:eastAsia="Times New Roman" w:hAnsi="Times New Roman" w:cs="Times New Roman"/>
                <w:sz w:val="22"/>
                <w:szCs w:val="22"/>
              </w:rPr>
            </w:pPr>
          </w:p>
        </w:tc>
        <w:tc>
          <w:tcPr>
            <w:tcW w:w="764" w:type="pct"/>
            <w:vAlign w:val="center"/>
            <w:tcPrChange w:id="491" w:author="Bikram Adhikari (bdhikari)" w:date="2025-12-02T15:52:00Z" w16du:dateUtc="2025-12-02T21:52:00Z">
              <w:tcPr>
                <w:tcW w:w="793" w:type="pct"/>
                <w:gridSpan w:val="2"/>
                <w:vAlign w:val="center"/>
              </w:tcPr>
            </w:tcPrChange>
          </w:tcPr>
          <w:p w14:paraId="616208DC" w14:textId="332AFE60" w:rsidR="00D41148" w:rsidRPr="001245B7" w:rsidRDefault="00D41148" w:rsidP="001245B7">
            <w:pPr>
              <w:spacing w:after="0"/>
              <w:jc w:val="center"/>
              <w:rPr>
                <w:rFonts w:ascii="Times New Roman" w:eastAsia="Times New Roman" w:hAnsi="Times New Roman" w:cs="Times New Roman"/>
                <w:sz w:val="22"/>
                <w:szCs w:val="22"/>
              </w:rPr>
            </w:pPr>
          </w:p>
        </w:tc>
        <w:tc>
          <w:tcPr>
            <w:tcW w:w="930" w:type="pct"/>
            <w:vAlign w:val="center"/>
            <w:tcPrChange w:id="492" w:author="Bikram Adhikari (bdhikari)" w:date="2025-12-02T15:52:00Z" w16du:dateUtc="2025-12-02T21:52:00Z">
              <w:tcPr>
                <w:tcW w:w="685" w:type="pct"/>
                <w:vAlign w:val="center"/>
              </w:tcPr>
            </w:tcPrChange>
          </w:tcPr>
          <w:p w14:paraId="07D792B9" w14:textId="136D899C" w:rsidR="00D41148" w:rsidRPr="001245B7" w:rsidRDefault="00D41148" w:rsidP="001245B7">
            <w:pPr>
              <w:spacing w:after="0"/>
              <w:jc w:val="center"/>
              <w:rPr>
                <w:rFonts w:ascii="Times New Roman" w:eastAsia="Times New Roman" w:hAnsi="Times New Roman" w:cs="Times New Roman"/>
                <w:sz w:val="22"/>
                <w:szCs w:val="22"/>
              </w:rPr>
            </w:pPr>
          </w:p>
        </w:tc>
        <w:tc>
          <w:tcPr>
            <w:tcW w:w="842" w:type="pct"/>
            <w:vAlign w:val="center"/>
            <w:tcPrChange w:id="493" w:author="Bikram Adhikari (bdhikari)" w:date="2025-12-02T15:52:00Z" w16du:dateUtc="2025-12-02T21:52:00Z">
              <w:tcPr>
                <w:tcW w:w="999" w:type="pct"/>
                <w:gridSpan w:val="2"/>
                <w:vAlign w:val="center"/>
              </w:tcPr>
            </w:tcPrChange>
          </w:tcPr>
          <w:p w14:paraId="3465333B" w14:textId="6C44EC40" w:rsidR="00D41148" w:rsidRPr="001245B7" w:rsidRDefault="00D41148" w:rsidP="001245B7">
            <w:pPr>
              <w:spacing w:after="0"/>
              <w:jc w:val="center"/>
              <w:rPr>
                <w:rFonts w:ascii="Times New Roman" w:eastAsia="Times New Roman" w:hAnsi="Times New Roman" w:cs="Times New Roman"/>
                <w:sz w:val="22"/>
                <w:szCs w:val="22"/>
              </w:rPr>
            </w:pPr>
          </w:p>
        </w:tc>
      </w:tr>
      <w:tr w:rsidR="00B47D9B" w14:paraId="669B67F8" w14:textId="77777777" w:rsidTr="00156526">
        <w:trPr>
          <w:trHeight w:val="285"/>
          <w:ins w:id="494" w:author="Dahal, Kajol" w:date="2025-12-02T11:53:00Z"/>
          <w:trPrChange w:id="495" w:author="Bikram Adhikari (bdhikari)" w:date="2025-12-02T15:52:00Z" w16du:dateUtc="2025-12-02T21:52:00Z">
            <w:trPr>
              <w:trHeight w:val="285"/>
            </w:trPr>
          </w:trPrChange>
        </w:trPr>
        <w:tc>
          <w:tcPr>
            <w:tcW w:w="1838" w:type="pct"/>
            <w:tcMar>
              <w:left w:w="108" w:type="dxa"/>
              <w:right w:w="108" w:type="dxa"/>
            </w:tcMar>
            <w:vAlign w:val="center"/>
            <w:tcPrChange w:id="496" w:author="Bikram Adhikari (bdhikari)" w:date="2025-12-02T15:52:00Z" w16du:dateUtc="2025-12-02T21:52:00Z">
              <w:tcPr>
                <w:tcW w:w="1868" w:type="pct"/>
                <w:gridSpan w:val="2"/>
                <w:tcMar>
                  <w:left w:w="108" w:type="dxa"/>
                  <w:right w:w="108" w:type="dxa"/>
                </w:tcMar>
                <w:vAlign w:val="center"/>
              </w:tcPr>
            </w:tcPrChange>
          </w:tcPr>
          <w:p w14:paraId="6E39DB21" w14:textId="40EB72EB" w:rsidR="00B47D9B" w:rsidRPr="3542E025" w:rsidRDefault="00B47D9B" w:rsidP="00B47D9B">
            <w:pPr>
              <w:spacing w:after="0"/>
              <w:rPr>
                <w:ins w:id="497" w:author="Dahal, Kajol" w:date="2025-12-02T11:53:00Z"/>
                <w:rFonts w:ascii="Times New Roman" w:eastAsia="Times New Roman" w:hAnsi="Times New Roman" w:cs="Times New Roman"/>
                <w:sz w:val="22"/>
                <w:szCs w:val="22"/>
              </w:rPr>
            </w:pPr>
            <w:ins w:id="498" w:author="Dahal, Kajol" w:date="2025-12-02T11:53:00Z">
              <w:r w:rsidRPr="0ECD4335">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U</w:t>
              </w:r>
              <w:r w:rsidRPr="0ECD4335">
                <w:rPr>
                  <w:rFonts w:ascii="Times New Roman" w:eastAsia="Times New Roman" w:hAnsi="Times New Roman" w:cs="Times New Roman"/>
                  <w:sz w:val="22"/>
                  <w:szCs w:val="22"/>
                </w:rPr>
                <w:t>nderweight (&lt;18.5 kg/m</w:t>
              </w:r>
              <w:r w:rsidRPr="0ECD4335">
                <w:rPr>
                  <w:rFonts w:ascii="Times New Roman" w:eastAsia="Times New Roman" w:hAnsi="Times New Roman" w:cs="Times New Roman"/>
                  <w:sz w:val="22"/>
                  <w:szCs w:val="22"/>
                  <w:vertAlign w:val="superscript"/>
                </w:rPr>
                <w:t>2</w:t>
              </w:r>
              <w:r w:rsidRPr="0ECD4335">
                <w:rPr>
                  <w:rFonts w:ascii="Times New Roman" w:eastAsia="Times New Roman" w:hAnsi="Times New Roman" w:cs="Times New Roman"/>
                  <w:sz w:val="22"/>
                  <w:szCs w:val="22"/>
                </w:rPr>
                <w:t>)</w:t>
              </w:r>
            </w:ins>
          </w:p>
        </w:tc>
        <w:tc>
          <w:tcPr>
            <w:tcW w:w="626" w:type="pct"/>
            <w:tcMar>
              <w:left w:w="108" w:type="dxa"/>
              <w:right w:w="108" w:type="dxa"/>
            </w:tcMar>
            <w:vAlign w:val="center"/>
            <w:tcPrChange w:id="499" w:author="Bikram Adhikari (bdhikari)" w:date="2025-12-02T15:52:00Z" w16du:dateUtc="2025-12-02T21:52:00Z">
              <w:tcPr>
                <w:tcW w:w="655" w:type="pct"/>
                <w:gridSpan w:val="2"/>
                <w:tcMar>
                  <w:left w:w="108" w:type="dxa"/>
                  <w:right w:w="108" w:type="dxa"/>
                </w:tcMar>
                <w:vAlign w:val="center"/>
              </w:tcPr>
            </w:tcPrChange>
          </w:tcPr>
          <w:p w14:paraId="3C98676A" w14:textId="622807A4" w:rsidR="00B47D9B" w:rsidRPr="001245B7" w:rsidRDefault="00B47D9B" w:rsidP="00B47D9B">
            <w:pPr>
              <w:spacing w:after="0"/>
              <w:jc w:val="center"/>
              <w:rPr>
                <w:ins w:id="500" w:author="Dahal, Kajol" w:date="2025-12-02T11:53:00Z"/>
                <w:rFonts w:ascii="Times New Roman" w:eastAsia="Times New Roman" w:hAnsi="Times New Roman" w:cs="Times New Roman"/>
                <w:sz w:val="22"/>
                <w:szCs w:val="22"/>
              </w:rPr>
            </w:pPr>
            <w:ins w:id="501" w:author="Dahal, Kajol" w:date="2025-12-02T11:53:00Z">
              <w:r w:rsidRPr="001245B7">
                <w:rPr>
                  <w:rFonts w:ascii="Times New Roman" w:eastAsia="Times New Roman" w:hAnsi="Times New Roman" w:cs="Times New Roman"/>
                  <w:sz w:val="22"/>
                  <w:szCs w:val="22"/>
                </w:rPr>
                <w:t>14.6</w:t>
              </w:r>
            </w:ins>
          </w:p>
        </w:tc>
        <w:tc>
          <w:tcPr>
            <w:tcW w:w="764" w:type="pct"/>
            <w:vAlign w:val="center"/>
            <w:tcPrChange w:id="502" w:author="Bikram Adhikari (bdhikari)" w:date="2025-12-02T15:52:00Z" w16du:dateUtc="2025-12-02T21:52:00Z">
              <w:tcPr>
                <w:tcW w:w="793" w:type="pct"/>
                <w:gridSpan w:val="2"/>
                <w:vAlign w:val="center"/>
              </w:tcPr>
            </w:tcPrChange>
          </w:tcPr>
          <w:p w14:paraId="3DC43309" w14:textId="34BA13B1" w:rsidR="00B47D9B" w:rsidRPr="001245B7" w:rsidRDefault="00B47D9B" w:rsidP="00B47D9B">
            <w:pPr>
              <w:spacing w:after="0"/>
              <w:jc w:val="center"/>
              <w:rPr>
                <w:ins w:id="503" w:author="Dahal, Kajol" w:date="2025-12-02T11:53:00Z"/>
                <w:rFonts w:ascii="Times New Roman" w:eastAsia="Times New Roman" w:hAnsi="Times New Roman" w:cs="Times New Roman"/>
                <w:sz w:val="22"/>
                <w:szCs w:val="22"/>
              </w:rPr>
            </w:pPr>
            <w:ins w:id="504" w:author="Dahal, Kajol" w:date="2025-12-02T11:53:00Z">
              <w:r w:rsidRPr="001245B7">
                <w:rPr>
                  <w:rFonts w:ascii="Times New Roman" w:eastAsia="Times New Roman" w:hAnsi="Times New Roman" w:cs="Times New Roman"/>
                  <w:sz w:val="22"/>
                  <w:szCs w:val="22"/>
                </w:rPr>
                <w:t>12.2</w:t>
              </w:r>
            </w:ins>
          </w:p>
        </w:tc>
        <w:tc>
          <w:tcPr>
            <w:tcW w:w="930" w:type="pct"/>
            <w:vAlign w:val="center"/>
            <w:tcPrChange w:id="505" w:author="Bikram Adhikari (bdhikari)" w:date="2025-12-02T15:52:00Z" w16du:dateUtc="2025-12-02T21:52:00Z">
              <w:tcPr>
                <w:tcW w:w="685" w:type="pct"/>
                <w:vAlign w:val="center"/>
              </w:tcPr>
            </w:tcPrChange>
          </w:tcPr>
          <w:p w14:paraId="2AE6BED5" w14:textId="61924377" w:rsidR="00B47D9B" w:rsidRPr="001245B7" w:rsidRDefault="00B47D9B" w:rsidP="00B47D9B">
            <w:pPr>
              <w:spacing w:after="0"/>
              <w:jc w:val="center"/>
              <w:rPr>
                <w:ins w:id="506" w:author="Dahal, Kajol" w:date="2025-12-02T11:53:00Z"/>
                <w:rFonts w:ascii="Times New Roman" w:eastAsia="Times New Roman" w:hAnsi="Times New Roman" w:cs="Times New Roman"/>
                <w:sz w:val="22"/>
                <w:szCs w:val="22"/>
              </w:rPr>
            </w:pPr>
            <w:ins w:id="507" w:author="Dahal, Kajol" w:date="2025-12-02T11:53:00Z">
              <w:r w:rsidRPr="001245B7">
                <w:rPr>
                  <w:rFonts w:ascii="Times New Roman" w:eastAsia="Times New Roman" w:hAnsi="Times New Roman" w:cs="Times New Roman"/>
                  <w:sz w:val="22"/>
                  <w:szCs w:val="22"/>
                </w:rPr>
                <w:t>17.8</w:t>
              </w:r>
            </w:ins>
          </w:p>
        </w:tc>
        <w:tc>
          <w:tcPr>
            <w:tcW w:w="842" w:type="pct"/>
            <w:vAlign w:val="center"/>
            <w:tcPrChange w:id="508" w:author="Bikram Adhikari (bdhikari)" w:date="2025-12-02T15:52:00Z" w16du:dateUtc="2025-12-02T21:52:00Z">
              <w:tcPr>
                <w:tcW w:w="999" w:type="pct"/>
                <w:gridSpan w:val="2"/>
                <w:vAlign w:val="center"/>
              </w:tcPr>
            </w:tcPrChange>
          </w:tcPr>
          <w:p w14:paraId="7133ADB2" w14:textId="43332816" w:rsidR="00B47D9B" w:rsidRPr="001245B7" w:rsidRDefault="00B47D9B" w:rsidP="00B47D9B">
            <w:pPr>
              <w:spacing w:after="0"/>
              <w:jc w:val="center"/>
              <w:rPr>
                <w:ins w:id="509" w:author="Dahal, Kajol" w:date="2025-12-02T11:53:00Z"/>
                <w:rFonts w:ascii="Times New Roman" w:eastAsia="Times New Roman" w:hAnsi="Times New Roman" w:cs="Times New Roman"/>
                <w:sz w:val="22"/>
                <w:szCs w:val="22"/>
              </w:rPr>
            </w:pPr>
            <w:ins w:id="510" w:author="Dahal, Kajol" w:date="2025-12-02T11:53:00Z">
              <w:r w:rsidRPr="001245B7">
                <w:rPr>
                  <w:rFonts w:ascii="Times New Roman" w:eastAsia="Times New Roman" w:hAnsi="Times New Roman" w:cs="Times New Roman"/>
                  <w:sz w:val="22"/>
                  <w:szCs w:val="22"/>
                </w:rPr>
                <w:t>11.9</w:t>
              </w:r>
            </w:ins>
          </w:p>
        </w:tc>
      </w:tr>
      <w:tr w:rsidR="00B47D9B" w14:paraId="23ACD0BF" w14:textId="03237A1F" w:rsidTr="00156526">
        <w:trPr>
          <w:trHeight w:val="285"/>
          <w:trPrChange w:id="511" w:author="Bikram Adhikari (bdhikari)" w:date="2025-12-02T15:52:00Z" w16du:dateUtc="2025-12-02T21:52:00Z">
            <w:trPr>
              <w:trHeight w:val="285"/>
            </w:trPr>
          </w:trPrChange>
        </w:trPr>
        <w:tc>
          <w:tcPr>
            <w:tcW w:w="1838" w:type="pct"/>
            <w:tcMar>
              <w:left w:w="108" w:type="dxa"/>
              <w:right w:w="108" w:type="dxa"/>
            </w:tcMar>
            <w:vAlign w:val="center"/>
            <w:tcPrChange w:id="512" w:author="Bikram Adhikari (bdhikari)" w:date="2025-12-02T15:52:00Z" w16du:dateUtc="2025-12-02T21:52:00Z">
              <w:tcPr>
                <w:tcW w:w="1868" w:type="pct"/>
                <w:gridSpan w:val="2"/>
                <w:tcMar>
                  <w:left w:w="108" w:type="dxa"/>
                  <w:right w:w="108" w:type="dxa"/>
                </w:tcMar>
                <w:vAlign w:val="center"/>
              </w:tcPr>
            </w:tcPrChange>
          </w:tcPr>
          <w:p w14:paraId="429E760A" w14:textId="1819219A" w:rsidR="00B47D9B" w:rsidRDefault="00B47D9B" w:rsidP="00B47D9B">
            <w:pPr>
              <w:spacing w:after="0"/>
            </w:pPr>
            <w:r w:rsidRPr="3542E025">
              <w:rPr>
                <w:rFonts w:ascii="Times New Roman" w:eastAsia="Times New Roman" w:hAnsi="Times New Roman" w:cs="Times New Roman"/>
                <w:sz w:val="22"/>
                <w:szCs w:val="22"/>
              </w:rPr>
              <w:t xml:space="preserve">  Normal</w:t>
            </w:r>
            <w:r>
              <w:rPr>
                <w:rFonts w:ascii="Times New Roman" w:eastAsia="Times New Roman" w:hAnsi="Times New Roman" w:cs="Times New Roman"/>
                <w:sz w:val="22"/>
                <w:szCs w:val="22"/>
              </w:rPr>
              <w:t xml:space="preserve"> (</w:t>
            </w:r>
            <w:r w:rsidRPr="001245B7">
              <w:rPr>
                <w:rFonts w:ascii="Times New Roman" w:eastAsia="Times New Roman" w:hAnsi="Times New Roman" w:cs="Times New Roman"/>
                <w:sz w:val="22"/>
                <w:szCs w:val="22"/>
              </w:rPr>
              <w:t>18.5 to 24.9 kg/m</w:t>
            </w:r>
            <w:del w:id="513" w:author="Bikram Adhikari (bdhikari)" w:date="2025-12-02T15:53:00Z" w16du:dateUtc="2025-12-02T21:53:00Z">
              <w:r w:rsidRPr="001245B7" w:rsidDel="00156526">
                <w:rPr>
                  <w:rFonts w:ascii="Times New Roman" w:eastAsia="Times New Roman" w:hAnsi="Times New Roman" w:cs="Times New Roman"/>
                  <w:sz w:val="22"/>
                  <w:szCs w:val="22"/>
                  <w:vertAlign w:val="superscript"/>
                </w:rPr>
                <w:delText>2</w:delText>
              </w:r>
              <w:r w:rsidRPr="001245B7" w:rsidDel="00156526">
                <w:rPr>
                  <w:rFonts w:ascii="Times New Roman" w:eastAsia="Times New Roman" w:hAnsi="Times New Roman" w:cs="Times New Roman"/>
                  <w:sz w:val="22"/>
                  <w:szCs w:val="22"/>
                </w:rPr>
                <w:delText xml:space="preserve"> )</w:delText>
              </w:r>
            </w:del>
            <w:ins w:id="514" w:author="Bikram Adhikari (bdhikari)" w:date="2025-12-02T15:53:00Z" w16du:dateUtc="2025-12-02T21:53:00Z">
              <w:r w:rsidR="00156526" w:rsidRPr="001245B7">
                <w:rPr>
                  <w:rFonts w:ascii="Times New Roman" w:eastAsia="Times New Roman" w:hAnsi="Times New Roman" w:cs="Times New Roman"/>
                  <w:sz w:val="22"/>
                  <w:szCs w:val="22"/>
                  <w:vertAlign w:val="superscript"/>
                </w:rPr>
                <w:t>2</w:t>
              </w:r>
              <w:r w:rsidR="00156526" w:rsidRPr="001245B7">
                <w:rPr>
                  <w:rFonts w:ascii="Times New Roman" w:eastAsia="Times New Roman" w:hAnsi="Times New Roman" w:cs="Times New Roman"/>
                  <w:sz w:val="22"/>
                  <w:szCs w:val="22"/>
                </w:rPr>
                <w:t>)</w:t>
              </w:r>
            </w:ins>
          </w:p>
        </w:tc>
        <w:tc>
          <w:tcPr>
            <w:tcW w:w="626" w:type="pct"/>
            <w:tcMar>
              <w:left w:w="108" w:type="dxa"/>
              <w:right w:w="108" w:type="dxa"/>
            </w:tcMar>
            <w:vAlign w:val="center"/>
            <w:tcPrChange w:id="515" w:author="Bikram Adhikari (bdhikari)" w:date="2025-12-02T15:52:00Z" w16du:dateUtc="2025-12-02T21:52:00Z">
              <w:tcPr>
                <w:tcW w:w="655" w:type="pct"/>
                <w:gridSpan w:val="2"/>
                <w:tcMar>
                  <w:left w:w="108" w:type="dxa"/>
                  <w:right w:w="108" w:type="dxa"/>
                </w:tcMar>
                <w:vAlign w:val="center"/>
              </w:tcPr>
            </w:tcPrChange>
          </w:tcPr>
          <w:p w14:paraId="32E379FE" w14:textId="70809658" w:rsidR="00B47D9B" w:rsidRPr="001245B7" w:rsidRDefault="00B47D9B" w:rsidP="00B47D9B">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61.7</w:t>
            </w:r>
          </w:p>
        </w:tc>
        <w:tc>
          <w:tcPr>
            <w:tcW w:w="764" w:type="pct"/>
            <w:vAlign w:val="center"/>
            <w:tcPrChange w:id="516" w:author="Bikram Adhikari (bdhikari)" w:date="2025-12-02T15:52:00Z" w16du:dateUtc="2025-12-02T21:52:00Z">
              <w:tcPr>
                <w:tcW w:w="793" w:type="pct"/>
                <w:gridSpan w:val="2"/>
                <w:vAlign w:val="center"/>
              </w:tcPr>
            </w:tcPrChange>
          </w:tcPr>
          <w:p w14:paraId="4FB64589" w14:textId="25B28F29" w:rsidR="00B47D9B" w:rsidRPr="3542E025" w:rsidRDefault="00B47D9B" w:rsidP="00B47D9B">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58.1</w:t>
            </w:r>
          </w:p>
        </w:tc>
        <w:tc>
          <w:tcPr>
            <w:tcW w:w="930" w:type="pct"/>
            <w:vAlign w:val="center"/>
            <w:tcPrChange w:id="517" w:author="Bikram Adhikari (bdhikari)" w:date="2025-12-02T15:52:00Z" w16du:dateUtc="2025-12-02T21:52:00Z">
              <w:tcPr>
                <w:tcW w:w="685" w:type="pct"/>
                <w:vAlign w:val="center"/>
              </w:tcPr>
            </w:tcPrChange>
          </w:tcPr>
          <w:p w14:paraId="3F777ED3" w14:textId="4E2AECCA" w:rsidR="00B47D9B" w:rsidRPr="3542E025" w:rsidRDefault="00B47D9B" w:rsidP="00B47D9B">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62.2</w:t>
            </w:r>
          </w:p>
        </w:tc>
        <w:tc>
          <w:tcPr>
            <w:tcW w:w="842" w:type="pct"/>
            <w:vAlign w:val="center"/>
            <w:tcPrChange w:id="518" w:author="Bikram Adhikari (bdhikari)" w:date="2025-12-02T15:52:00Z" w16du:dateUtc="2025-12-02T21:52:00Z">
              <w:tcPr>
                <w:tcW w:w="999" w:type="pct"/>
                <w:gridSpan w:val="2"/>
                <w:vAlign w:val="center"/>
              </w:tcPr>
            </w:tcPrChange>
          </w:tcPr>
          <w:p w14:paraId="0310ABDE" w14:textId="5FCAD381" w:rsidR="00B47D9B" w:rsidRPr="3542E025" w:rsidRDefault="00B47D9B" w:rsidP="00B47D9B">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62.1</w:t>
            </w:r>
          </w:p>
        </w:tc>
      </w:tr>
      <w:tr w:rsidR="00B47D9B" w14:paraId="2D15D41B" w14:textId="359636A0" w:rsidTr="00156526">
        <w:trPr>
          <w:trHeight w:val="285"/>
          <w:trPrChange w:id="519" w:author="Bikram Adhikari (bdhikari)" w:date="2025-12-02T15:52:00Z" w16du:dateUtc="2025-12-02T21:52:00Z">
            <w:trPr>
              <w:trHeight w:val="285"/>
            </w:trPr>
          </w:trPrChange>
        </w:trPr>
        <w:tc>
          <w:tcPr>
            <w:tcW w:w="1838" w:type="pct"/>
            <w:tcMar>
              <w:left w:w="108" w:type="dxa"/>
              <w:right w:w="108" w:type="dxa"/>
            </w:tcMar>
            <w:vAlign w:val="center"/>
            <w:tcPrChange w:id="520" w:author="Bikram Adhikari (bdhikari)" w:date="2025-12-02T15:52:00Z" w16du:dateUtc="2025-12-02T21:52:00Z">
              <w:tcPr>
                <w:tcW w:w="1868" w:type="pct"/>
                <w:gridSpan w:val="2"/>
                <w:tcMar>
                  <w:left w:w="108" w:type="dxa"/>
                  <w:right w:w="108" w:type="dxa"/>
                </w:tcMar>
                <w:vAlign w:val="center"/>
              </w:tcPr>
            </w:tcPrChange>
          </w:tcPr>
          <w:p w14:paraId="45524410" w14:textId="1F98F4AB" w:rsidR="00B47D9B" w:rsidRDefault="00B47D9B" w:rsidP="00B47D9B">
            <w:pPr>
              <w:spacing w:after="0"/>
            </w:pPr>
            <w:r w:rsidRPr="3542E025">
              <w:rPr>
                <w:rFonts w:ascii="Times New Roman" w:eastAsia="Times New Roman" w:hAnsi="Times New Roman" w:cs="Times New Roman"/>
                <w:sz w:val="22"/>
                <w:szCs w:val="22"/>
              </w:rPr>
              <w:t xml:space="preserve">  Overweight or obese</w:t>
            </w:r>
            <w:r>
              <w:rPr>
                <w:rFonts w:ascii="Times New Roman" w:eastAsia="Times New Roman" w:hAnsi="Times New Roman" w:cs="Times New Roman"/>
                <w:sz w:val="22"/>
                <w:szCs w:val="22"/>
              </w:rPr>
              <w:t xml:space="preserve"> (&gt;=</w:t>
            </w:r>
            <w:r w:rsidRPr="001245B7">
              <w:rPr>
                <w:rFonts w:ascii="Times New Roman" w:eastAsia="Times New Roman" w:hAnsi="Times New Roman" w:cs="Times New Roman"/>
                <w:sz w:val="22"/>
                <w:szCs w:val="22"/>
              </w:rPr>
              <w:t>25 kg/m</w:t>
            </w:r>
            <w:del w:id="521" w:author="Bikram Adhikari (bdhikari)" w:date="2025-12-02T15:53:00Z" w16du:dateUtc="2025-12-02T21:53:00Z">
              <w:r w:rsidRPr="001245B7" w:rsidDel="00156526">
                <w:rPr>
                  <w:rFonts w:ascii="Times New Roman" w:eastAsia="Times New Roman" w:hAnsi="Times New Roman" w:cs="Times New Roman"/>
                  <w:sz w:val="22"/>
                  <w:szCs w:val="22"/>
                  <w:vertAlign w:val="superscript"/>
                </w:rPr>
                <w:delText>2</w:delText>
              </w:r>
              <w:r w:rsidRPr="001245B7" w:rsidDel="00156526">
                <w:rPr>
                  <w:rFonts w:ascii="Times New Roman" w:eastAsia="Times New Roman" w:hAnsi="Times New Roman" w:cs="Times New Roman"/>
                  <w:sz w:val="22"/>
                  <w:szCs w:val="22"/>
                </w:rPr>
                <w:delText xml:space="preserve"> )</w:delText>
              </w:r>
            </w:del>
            <w:ins w:id="522" w:author="Bikram Adhikari (bdhikari)" w:date="2025-12-02T15:53:00Z" w16du:dateUtc="2025-12-02T21:53:00Z">
              <w:r w:rsidR="00156526" w:rsidRPr="001245B7">
                <w:rPr>
                  <w:rFonts w:ascii="Times New Roman" w:eastAsia="Times New Roman" w:hAnsi="Times New Roman" w:cs="Times New Roman"/>
                  <w:sz w:val="22"/>
                  <w:szCs w:val="22"/>
                  <w:vertAlign w:val="superscript"/>
                </w:rPr>
                <w:t>2</w:t>
              </w:r>
              <w:r w:rsidR="00156526" w:rsidRPr="001245B7">
                <w:rPr>
                  <w:rFonts w:ascii="Times New Roman" w:eastAsia="Times New Roman" w:hAnsi="Times New Roman" w:cs="Times New Roman"/>
                  <w:sz w:val="22"/>
                  <w:szCs w:val="22"/>
                </w:rPr>
                <w:t>)</w:t>
              </w:r>
            </w:ins>
          </w:p>
        </w:tc>
        <w:tc>
          <w:tcPr>
            <w:tcW w:w="626" w:type="pct"/>
            <w:tcMar>
              <w:left w:w="108" w:type="dxa"/>
              <w:right w:w="108" w:type="dxa"/>
            </w:tcMar>
            <w:vAlign w:val="center"/>
            <w:tcPrChange w:id="523" w:author="Bikram Adhikari (bdhikari)" w:date="2025-12-02T15:52:00Z" w16du:dateUtc="2025-12-02T21:52:00Z">
              <w:tcPr>
                <w:tcW w:w="655" w:type="pct"/>
                <w:gridSpan w:val="2"/>
                <w:tcMar>
                  <w:left w:w="108" w:type="dxa"/>
                  <w:right w:w="108" w:type="dxa"/>
                </w:tcMar>
                <w:vAlign w:val="center"/>
              </w:tcPr>
            </w:tcPrChange>
          </w:tcPr>
          <w:p w14:paraId="7C3A72E9" w14:textId="03622BA2" w:rsidR="00B47D9B" w:rsidRPr="001245B7" w:rsidRDefault="00B47D9B" w:rsidP="00B47D9B">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23.7</w:t>
            </w:r>
          </w:p>
        </w:tc>
        <w:tc>
          <w:tcPr>
            <w:tcW w:w="764" w:type="pct"/>
            <w:vAlign w:val="center"/>
            <w:tcPrChange w:id="524" w:author="Bikram Adhikari (bdhikari)" w:date="2025-12-02T15:52:00Z" w16du:dateUtc="2025-12-02T21:52:00Z">
              <w:tcPr>
                <w:tcW w:w="793" w:type="pct"/>
                <w:gridSpan w:val="2"/>
                <w:vAlign w:val="center"/>
              </w:tcPr>
            </w:tcPrChange>
          </w:tcPr>
          <w:p w14:paraId="04A92593" w14:textId="38AEC6D5" w:rsidR="00B47D9B" w:rsidRPr="3542E025" w:rsidRDefault="00B47D9B" w:rsidP="00B47D9B">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29.7</w:t>
            </w:r>
          </w:p>
        </w:tc>
        <w:tc>
          <w:tcPr>
            <w:tcW w:w="930" w:type="pct"/>
            <w:vAlign w:val="center"/>
            <w:tcPrChange w:id="525" w:author="Bikram Adhikari (bdhikari)" w:date="2025-12-02T15:52:00Z" w16du:dateUtc="2025-12-02T21:52:00Z">
              <w:tcPr>
                <w:tcW w:w="685" w:type="pct"/>
                <w:vAlign w:val="center"/>
              </w:tcPr>
            </w:tcPrChange>
          </w:tcPr>
          <w:p w14:paraId="267446E7" w14:textId="240EA73B" w:rsidR="00B47D9B" w:rsidRPr="3542E025" w:rsidRDefault="00B47D9B" w:rsidP="00B47D9B">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20</w:t>
            </w:r>
          </w:p>
        </w:tc>
        <w:tc>
          <w:tcPr>
            <w:tcW w:w="842" w:type="pct"/>
            <w:vAlign w:val="center"/>
            <w:tcPrChange w:id="526" w:author="Bikram Adhikari (bdhikari)" w:date="2025-12-02T15:52:00Z" w16du:dateUtc="2025-12-02T21:52:00Z">
              <w:tcPr>
                <w:tcW w:w="999" w:type="pct"/>
                <w:gridSpan w:val="2"/>
                <w:vAlign w:val="center"/>
              </w:tcPr>
            </w:tcPrChange>
          </w:tcPr>
          <w:p w14:paraId="5EBA685F" w14:textId="613251B5" w:rsidR="00B47D9B" w:rsidRPr="3542E025" w:rsidRDefault="00B47D9B" w:rsidP="00B47D9B">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26</w:t>
            </w:r>
          </w:p>
        </w:tc>
      </w:tr>
      <w:tr w:rsidR="00B47D9B" w:rsidDel="00B47D9B" w14:paraId="5DD81AA7" w14:textId="35A08ACA" w:rsidTr="00156526">
        <w:trPr>
          <w:trHeight w:val="285"/>
          <w:del w:id="527" w:author="Dahal, Kajol" w:date="2025-12-02T11:53:00Z"/>
          <w:trPrChange w:id="528" w:author="Bikram Adhikari (bdhikari)" w:date="2025-12-02T15:52:00Z" w16du:dateUtc="2025-12-02T21:52:00Z">
            <w:trPr>
              <w:trHeight w:val="285"/>
            </w:trPr>
          </w:trPrChange>
        </w:trPr>
        <w:tc>
          <w:tcPr>
            <w:tcW w:w="1838" w:type="pct"/>
            <w:tcMar>
              <w:left w:w="108" w:type="dxa"/>
              <w:right w:w="108" w:type="dxa"/>
            </w:tcMar>
            <w:vAlign w:val="center"/>
            <w:tcPrChange w:id="529" w:author="Bikram Adhikari (bdhikari)" w:date="2025-12-02T15:52:00Z" w16du:dateUtc="2025-12-02T21:52:00Z">
              <w:tcPr>
                <w:tcW w:w="1868" w:type="pct"/>
                <w:gridSpan w:val="2"/>
                <w:tcMar>
                  <w:left w:w="108" w:type="dxa"/>
                  <w:right w:w="108" w:type="dxa"/>
                </w:tcMar>
                <w:vAlign w:val="center"/>
              </w:tcPr>
            </w:tcPrChange>
          </w:tcPr>
          <w:p w14:paraId="02358135" w14:textId="23A47332" w:rsidR="00B47D9B" w:rsidDel="00B47D9B" w:rsidRDefault="00B47D9B" w:rsidP="00B47D9B">
            <w:pPr>
              <w:spacing w:after="0"/>
              <w:rPr>
                <w:del w:id="530" w:author="Dahal, Kajol" w:date="2025-12-02T11:53:00Z"/>
              </w:rPr>
            </w:pPr>
            <w:del w:id="531" w:author="Dahal, Kajol" w:date="2025-12-02T11:53:00Z">
              <w:r w:rsidRPr="0ECD4335" w:rsidDel="00B47D9B">
                <w:rPr>
                  <w:rFonts w:ascii="Times New Roman" w:eastAsia="Times New Roman" w:hAnsi="Times New Roman" w:cs="Times New Roman"/>
                  <w:sz w:val="22"/>
                  <w:szCs w:val="22"/>
                </w:rPr>
                <w:delText xml:space="preserve">  underweight (&lt;18.5 kg/m</w:delText>
              </w:r>
              <w:r w:rsidRPr="0ECD4335" w:rsidDel="00B47D9B">
                <w:rPr>
                  <w:rFonts w:ascii="Times New Roman" w:eastAsia="Times New Roman" w:hAnsi="Times New Roman" w:cs="Times New Roman"/>
                  <w:sz w:val="22"/>
                  <w:szCs w:val="22"/>
                  <w:vertAlign w:val="superscript"/>
                </w:rPr>
                <w:delText>2</w:delText>
              </w:r>
              <w:r w:rsidRPr="0ECD4335" w:rsidDel="00B47D9B">
                <w:rPr>
                  <w:rFonts w:ascii="Times New Roman" w:eastAsia="Times New Roman" w:hAnsi="Times New Roman" w:cs="Times New Roman"/>
                  <w:sz w:val="22"/>
                  <w:szCs w:val="22"/>
                </w:rPr>
                <w:delText>)</w:delText>
              </w:r>
            </w:del>
          </w:p>
        </w:tc>
        <w:tc>
          <w:tcPr>
            <w:tcW w:w="626" w:type="pct"/>
            <w:tcMar>
              <w:left w:w="108" w:type="dxa"/>
              <w:right w:w="108" w:type="dxa"/>
            </w:tcMar>
            <w:vAlign w:val="center"/>
            <w:tcPrChange w:id="532" w:author="Bikram Adhikari (bdhikari)" w:date="2025-12-02T15:52:00Z" w16du:dateUtc="2025-12-02T21:52:00Z">
              <w:tcPr>
                <w:tcW w:w="655" w:type="pct"/>
                <w:gridSpan w:val="2"/>
                <w:tcMar>
                  <w:left w:w="108" w:type="dxa"/>
                  <w:right w:w="108" w:type="dxa"/>
                </w:tcMar>
                <w:vAlign w:val="center"/>
              </w:tcPr>
            </w:tcPrChange>
          </w:tcPr>
          <w:p w14:paraId="7D8C0550" w14:textId="76E40620" w:rsidR="00B47D9B" w:rsidRPr="001245B7" w:rsidDel="00B47D9B" w:rsidRDefault="00B47D9B" w:rsidP="00B47D9B">
            <w:pPr>
              <w:spacing w:after="0"/>
              <w:jc w:val="center"/>
              <w:rPr>
                <w:del w:id="533" w:author="Dahal, Kajol" w:date="2025-12-02T11:53:00Z"/>
                <w:rFonts w:ascii="Times New Roman" w:eastAsia="Times New Roman" w:hAnsi="Times New Roman" w:cs="Times New Roman"/>
                <w:sz w:val="22"/>
                <w:szCs w:val="22"/>
              </w:rPr>
            </w:pPr>
            <w:del w:id="534" w:author="Dahal, Kajol" w:date="2025-12-02T11:53:00Z">
              <w:r w:rsidRPr="001245B7" w:rsidDel="00B47D9B">
                <w:rPr>
                  <w:rFonts w:ascii="Times New Roman" w:eastAsia="Times New Roman" w:hAnsi="Times New Roman" w:cs="Times New Roman"/>
                  <w:sz w:val="22"/>
                  <w:szCs w:val="22"/>
                </w:rPr>
                <w:delText>14.6</w:delText>
              </w:r>
            </w:del>
          </w:p>
        </w:tc>
        <w:tc>
          <w:tcPr>
            <w:tcW w:w="764" w:type="pct"/>
            <w:vAlign w:val="center"/>
            <w:tcPrChange w:id="535" w:author="Bikram Adhikari (bdhikari)" w:date="2025-12-02T15:52:00Z" w16du:dateUtc="2025-12-02T21:52:00Z">
              <w:tcPr>
                <w:tcW w:w="793" w:type="pct"/>
                <w:gridSpan w:val="2"/>
                <w:vAlign w:val="center"/>
              </w:tcPr>
            </w:tcPrChange>
          </w:tcPr>
          <w:p w14:paraId="5D5A2CB5" w14:textId="24CBE5F9" w:rsidR="00B47D9B" w:rsidRPr="3542E025" w:rsidDel="00B47D9B" w:rsidRDefault="00B47D9B" w:rsidP="00B47D9B">
            <w:pPr>
              <w:spacing w:after="0"/>
              <w:jc w:val="center"/>
              <w:rPr>
                <w:del w:id="536" w:author="Dahal, Kajol" w:date="2025-12-02T11:53:00Z"/>
                <w:rFonts w:ascii="Times New Roman" w:eastAsia="Times New Roman" w:hAnsi="Times New Roman" w:cs="Times New Roman"/>
                <w:sz w:val="22"/>
                <w:szCs w:val="22"/>
              </w:rPr>
            </w:pPr>
            <w:del w:id="537" w:author="Dahal, Kajol" w:date="2025-12-02T11:53:00Z">
              <w:r w:rsidRPr="001245B7" w:rsidDel="00B47D9B">
                <w:rPr>
                  <w:rFonts w:ascii="Times New Roman" w:eastAsia="Times New Roman" w:hAnsi="Times New Roman" w:cs="Times New Roman"/>
                  <w:sz w:val="22"/>
                  <w:szCs w:val="22"/>
                </w:rPr>
                <w:delText>12.2</w:delText>
              </w:r>
            </w:del>
          </w:p>
        </w:tc>
        <w:tc>
          <w:tcPr>
            <w:tcW w:w="930" w:type="pct"/>
            <w:vAlign w:val="center"/>
            <w:tcPrChange w:id="538" w:author="Bikram Adhikari (bdhikari)" w:date="2025-12-02T15:52:00Z" w16du:dateUtc="2025-12-02T21:52:00Z">
              <w:tcPr>
                <w:tcW w:w="685" w:type="pct"/>
                <w:vAlign w:val="center"/>
              </w:tcPr>
            </w:tcPrChange>
          </w:tcPr>
          <w:p w14:paraId="6016A4AA" w14:textId="3D424E1C" w:rsidR="00B47D9B" w:rsidRPr="3542E025" w:rsidDel="00B47D9B" w:rsidRDefault="00B47D9B" w:rsidP="00B47D9B">
            <w:pPr>
              <w:spacing w:after="0"/>
              <w:jc w:val="center"/>
              <w:rPr>
                <w:del w:id="539" w:author="Dahal, Kajol" w:date="2025-12-02T11:53:00Z"/>
                <w:rFonts w:ascii="Times New Roman" w:eastAsia="Times New Roman" w:hAnsi="Times New Roman" w:cs="Times New Roman"/>
                <w:sz w:val="22"/>
                <w:szCs w:val="22"/>
              </w:rPr>
            </w:pPr>
            <w:del w:id="540" w:author="Dahal, Kajol" w:date="2025-12-02T11:53:00Z">
              <w:r w:rsidRPr="001245B7" w:rsidDel="00B47D9B">
                <w:rPr>
                  <w:rFonts w:ascii="Times New Roman" w:eastAsia="Times New Roman" w:hAnsi="Times New Roman" w:cs="Times New Roman"/>
                  <w:sz w:val="22"/>
                  <w:szCs w:val="22"/>
                </w:rPr>
                <w:delText>17.8</w:delText>
              </w:r>
            </w:del>
          </w:p>
        </w:tc>
        <w:tc>
          <w:tcPr>
            <w:tcW w:w="842" w:type="pct"/>
            <w:vAlign w:val="center"/>
            <w:tcPrChange w:id="541" w:author="Bikram Adhikari (bdhikari)" w:date="2025-12-02T15:52:00Z" w16du:dateUtc="2025-12-02T21:52:00Z">
              <w:tcPr>
                <w:tcW w:w="999" w:type="pct"/>
                <w:gridSpan w:val="2"/>
                <w:vAlign w:val="center"/>
              </w:tcPr>
            </w:tcPrChange>
          </w:tcPr>
          <w:p w14:paraId="0C5A0B1F" w14:textId="33BB5B0B" w:rsidR="00B47D9B" w:rsidRPr="3542E025" w:rsidDel="00B47D9B" w:rsidRDefault="00B47D9B" w:rsidP="00B47D9B">
            <w:pPr>
              <w:spacing w:after="0"/>
              <w:jc w:val="center"/>
              <w:rPr>
                <w:del w:id="542" w:author="Dahal, Kajol" w:date="2025-12-02T11:53:00Z"/>
                <w:rFonts w:ascii="Times New Roman" w:eastAsia="Times New Roman" w:hAnsi="Times New Roman" w:cs="Times New Roman"/>
                <w:sz w:val="22"/>
                <w:szCs w:val="22"/>
              </w:rPr>
            </w:pPr>
            <w:del w:id="543" w:author="Dahal, Kajol" w:date="2025-12-02T11:53:00Z">
              <w:r w:rsidRPr="001245B7" w:rsidDel="00B47D9B">
                <w:rPr>
                  <w:rFonts w:ascii="Times New Roman" w:eastAsia="Times New Roman" w:hAnsi="Times New Roman" w:cs="Times New Roman"/>
                  <w:sz w:val="22"/>
                  <w:szCs w:val="22"/>
                </w:rPr>
                <w:delText>11.9</w:delText>
              </w:r>
            </w:del>
          </w:p>
        </w:tc>
      </w:tr>
      <w:tr w:rsidR="00B47D9B" w14:paraId="50CF1940" w14:textId="2B104996" w:rsidTr="00156526">
        <w:trPr>
          <w:trHeight w:val="285"/>
          <w:trPrChange w:id="544" w:author="Bikram Adhikari (bdhikari)" w:date="2025-12-02T15:52:00Z" w16du:dateUtc="2025-12-02T21:52:00Z">
            <w:trPr>
              <w:trHeight w:val="285"/>
            </w:trPr>
          </w:trPrChange>
        </w:trPr>
        <w:tc>
          <w:tcPr>
            <w:tcW w:w="1838" w:type="pct"/>
            <w:tcMar>
              <w:left w:w="108" w:type="dxa"/>
              <w:right w:w="108" w:type="dxa"/>
            </w:tcMar>
            <w:vAlign w:val="center"/>
            <w:tcPrChange w:id="545" w:author="Bikram Adhikari (bdhikari)" w:date="2025-12-02T15:52:00Z" w16du:dateUtc="2025-12-02T21:52:00Z">
              <w:tcPr>
                <w:tcW w:w="1868" w:type="pct"/>
                <w:gridSpan w:val="2"/>
                <w:tcMar>
                  <w:left w:w="108" w:type="dxa"/>
                  <w:right w:w="108" w:type="dxa"/>
                </w:tcMar>
                <w:vAlign w:val="center"/>
              </w:tcPr>
            </w:tcPrChange>
          </w:tcPr>
          <w:p w14:paraId="2B2384D4" w14:textId="5EFFA24E" w:rsidR="00B47D9B" w:rsidRDefault="00B47D9B" w:rsidP="00B47D9B">
            <w:pPr>
              <w:spacing w:after="0"/>
            </w:pPr>
            <w:r w:rsidRPr="3542E025">
              <w:rPr>
                <w:rFonts w:ascii="Times New Roman" w:eastAsia="Times New Roman" w:hAnsi="Times New Roman" w:cs="Times New Roman"/>
                <w:i/>
                <w:iCs/>
                <w:sz w:val="22"/>
                <w:szCs w:val="22"/>
              </w:rPr>
              <w:t xml:space="preserve">  Missing</w:t>
            </w:r>
            <w:ins w:id="546" w:author="Bikram Adhikari (bdhikari)" w:date="2025-12-02T15:02:00Z" w16du:dateUtc="2025-12-02T21:02:00Z">
              <w:r w:rsidR="00623061">
                <w:rPr>
                  <w:rFonts w:ascii="Times New Roman" w:eastAsia="Times New Roman" w:hAnsi="Times New Roman" w:cs="Times New Roman"/>
                  <w:i/>
                  <w:iCs/>
                  <w:sz w:val="22"/>
                  <w:szCs w:val="22"/>
                </w:rPr>
                <w:t xml:space="preserve">, </w:t>
              </w:r>
            </w:ins>
            <w:ins w:id="547" w:author="Bikram Adhikari (bdhikari)" w:date="2025-11-26T22:01:00Z">
              <w:r>
                <w:rPr>
                  <w:rFonts w:ascii="Times New Roman" w:eastAsia="Times New Roman" w:hAnsi="Times New Roman" w:cs="Times New Roman"/>
                  <w:i/>
                  <w:iCs/>
                  <w:sz w:val="22"/>
                  <w:szCs w:val="22"/>
                </w:rPr>
                <w:t>n</w:t>
              </w:r>
            </w:ins>
          </w:p>
        </w:tc>
        <w:tc>
          <w:tcPr>
            <w:tcW w:w="626" w:type="pct"/>
            <w:tcMar>
              <w:left w:w="108" w:type="dxa"/>
              <w:right w:w="108" w:type="dxa"/>
            </w:tcMar>
            <w:vAlign w:val="center"/>
            <w:tcPrChange w:id="548" w:author="Bikram Adhikari (bdhikari)" w:date="2025-12-02T15:52:00Z" w16du:dateUtc="2025-12-02T21:52:00Z">
              <w:tcPr>
                <w:tcW w:w="655" w:type="pct"/>
                <w:gridSpan w:val="2"/>
                <w:tcMar>
                  <w:left w:w="108" w:type="dxa"/>
                  <w:right w:w="108" w:type="dxa"/>
                </w:tcMar>
                <w:vAlign w:val="center"/>
              </w:tcPr>
            </w:tcPrChange>
          </w:tcPr>
          <w:p w14:paraId="62B7D34D" w14:textId="00324FB8" w:rsidR="00B47D9B" w:rsidRPr="001245B7" w:rsidRDefault="00B47D9B" w:rsidP="00B47D9B">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399</w:t>
            </w:r>
          </w:p>
        </w:tc>
        <w:tc>
          <w:tcPr>
            <w:tcW w:w="764" w:type="pct"/>
            <w:vAlign w:val="center"/>
            <w:tcPrChange w:id="549" w:author="Bikram Adhikari (bdhikari)" w:date="2025-12-02T15:52:00Z" w16du:dateUtc="2025-12-02T21:52:00Z">
              <w:tcPr>
                <w:tcW w:w="793" w:type="pct"/>
                <w:gridSpan w:val="2"/>
                <w:vAlign w:val="center"/>
              </w:tcPr>
            </w:tcPrChange>
          </w:tcPr>
          <w:p w14:paraId="4ECEAD5E" w14:textId="2FBD4AF5" w:rsidR="00B47D9B" w:rsidRPr="3542E025" w:rsidRDefault="00B47D9B" w:rsidP="00B47D9B">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22</w:t>
            </w:r>
          </w:p>
        </w:tc>
        <w:tc>
          <w:tcPr>
            <w:tcW w:w="930" w:type="pct"/>
            <w:vAlign w:val="center"/>
            <w:tcPrChange w:id="550" w:author="Bikram Adhikari (bdhikari)" w:date="2025-12-02T15:52:00Z" w16du:dateUtc="2025-12-02T21:52:00Z">
              <w:tcPr>
                <w:tcW w:w="685" w:type="pct"/>
                <w:vAlign w:val="center"/>
              </w:tcPr>
            </w:tcPrChange>
          </w:tcPr>
          <w:p w14:paraId="5F864800" w14:textId="0BF16AD4" w:rsidR="00B47D9B" w:rsidRPr="3542E025" w:rsidRDefault="00B47D9B" w:rsidP="00B47D9B">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185</w:t>
            </w:r>
          </w:p>
        </w:tc>
        <w:tc>
          <w:tcPr>
            <w:tcW w:w="842" w:type="pct"/>
            <w:vAlign w:val="center"/>
            <w:tcPrChange w:id="551" w:author="Bikram Adhikari (bdhikari)" w:date="2025-12-02T15:52:00Z" w16du:dateUtc="2025-12-02T21:52:00Z">
              <w:tcPr>
                <w:tcW w:w="999" w:type="pct"/>
                <w:gridSpan w:val="2"/>
                <w:vAlign w:val="center"/>
              </w:tcPr>
            </w:tcPrChange>
          </w:tcPr>
          <w:p w14:paraId="2AE3D284" w14:textId="479C07FA" w:rsidR="00B47D9B" w:rsidRPr="3542E025" w:rsidRDefault="00B47D9B" w:rsidP="00B47D9B">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192</w:t>
            </w:r>
          </w:p>
        </w:tc>
      </w:tr>
      <w:tr w:rsidR="00B47D9B" w14:paraId="67D82ED5" w14:textId="1F595FD0" w:rsidTr="00156526">
        <w:trPr>
          <w:trHeight w:val="360"/>
          <w:trPrChange w:id="552" w:author="Bikram Adhikari (bdhikari)" w:date="2025-12-02T15:52:00Z" w16du:dateUtc="2025-12-02T21:52:00Z">
            <w:trPr>
              <w:trHeight w:val="360"/>
            </w:trPr>
          </w:trPrChange>
        </w:trPr>
        <w:tc>
          <w:tcPr>
            <w:tcW w:w="1838" w:type="pct"/>
            <w:tcMar>
              <w:left w:w="108" w:type="dxa"/>
              <w:right w:w="108" w:type="dxa"/>
            </w:tcMar>
            <w:vAlign w:val="center"/>
            <w:tcPrChange w:id="553" w:author="Bikram Adhikari (bdhikari)" w:date="2025-12-02T15:52:00Z" w16du:dateUtc="2025-12-02T21:52:00Z">
              <w:tcPr>
                <w:tcW w:w="1868" w:type="pct"/>
                <w:gridSpan w:val="2"/>
                <w:tcMar>
                  <w:left w:w="108" w:type="dxa"/>
                  <w:right w:w="108" w:type="dxa"/>
                </w:tcMar>
                <w:vAlign w:val="center"/>
              </w:tcPr>
            </w:tcPrChange>
          </w:tcPr>
          <w:p w14:paraId="4529DA28" w14:textId="442E620E" w:rsidR="00B47D9B" w:rsidRDefault="00B47D9B" w:rsidP="00B47D9B">
            <w:pPr>
              <w:spacing w:after="0"/>
            </w:pPr>
            <w:r w:rsidRPr="3542E025">
              <w:rPr>
                <w:rFonts w:ascii="Times New Roman" w:eastAsia="Times New Roman" w:hAnsi="Times New Roman" w:cs="Times New Roman"/>
                <w:b/>
                <w:bCs/>
                <w:sz w:val="22"/>
                <w:szCs w:val="22"/>
              </w:rPr>
              <w:t>Mother’s participation in household decision making</w:t>
            </w:r>
            <w:ins w:id="554" w:author="Bikram Adhikari (bdhikari)" w:date="2025-11-26T22:01:00Z">
              <w:r>
                <w:rPr>
                  <w:rFonts w:ascii="Times New Roman" w:eastAsia="Times New Roman" w:hAnsi="Times New Roman" w:cs="Times New Roman"/>
                  <w:b/>
                  <w:bCs/>
                  <w:sz w:val="22"/>
                  <w:szCs w:val="22"/>
                </w:rPr>
                <w:t>, %</w:t>
              </w:r>
            </w:ins>
          </w:p>
        </w:tc>
        <w:tc>
          <w:tcPr>
            <w:tcW w:w="626" w:type="pct"/>
            <w:tcMar>
              <w:left w:w="108" w:type="dxa"/>
              <w:right w:w="108" w:type="dxa"/>
            </w:tcMar>
            <w:vAlign w:val="center"/>
            <w:tcPrChange w:id="555" w:author="Bikram Adhikari (bdhikari)" w:date="2025-12-02T15:52:00Z" w16du:dateUtc="2025-12-02T21:52:00Z">
              <w:tcPr>
                <w:tcW w:w="655" w:type="pct"/>
                <w:gridSpan w:val="2"/>
                <w:tcMar>
                  <w:left w:w="108" w:type="dxa"/>
                  <w:right w:w="108" w:type="dxa"/>
                </w:tcMar>
                <w:vAlign w:val="center"/>
              </w:tcPr>
            </w:tcPrChange>
          </w:tcPr>
          <w:p w14:paraId="55F3E7CC" w14:textId="2B285780" w:rsidR="00B47D9B" w:rsidRPr="001245B7" w:rsidRDefault="00B47D9B" w:rsidP="00B47D9B">
            <w:pPr>
              <w:spacing w:after="0"/>
              <w:jc w:val="center"/>
              <w:rPr>
                <w:rFonts w:ascii="Times New Roman" w:eastAsia="Times New Roman" w:hAnsi="Times New Roman" w:cs="Times New Roman"/>
                <w:sz w:val="22"/>
                <w:szCs w:val="22"/>
              </w:rPr>
            </w:pPr>
          </w:p>
        </w:tc>
        <w:tc>
          <w:tcPr>
            <w:tcW w:w="764" w:type="pct"/>
            <w:vAlign w:val="center"/>
            <w:tcPrChange w:id="556" w:author="Bikram Adhikari (bdhikari)" w:date="2025-12-02T15:52:00Z" w16du:dateUtc="2025-12-02T21:52:00Z">
              <w:tcPr>
                <w:tcW w:w="793" w:type="pct"/>
                <w:gridSpan w:val="2"/>
                <w:vAlign w:val="center"/>
              </w:tcPr>
            </w:tcPrChange>
          </w:tcPr>
          <w:p w14:paraId="0F73769C" w14:textId="45B193E7" w:rsidR="00B47D9B" w:rsidRPr="001245B7" w:rsidRDefault="00B47D9B" w:rsidP="00B47D9B">
            <w:pPr>
              <w:spacing w:after="0"/>
              <w:jc w:val="center"/>
              <w:rPr>
                <w:rFonts w:ascii="Times New Roman" w:eastAsia="Times New Roman" w:hAnsi="Times New Roman" w:cs="Times New Roman"/>
                <w:sz w:val="22"/>
                <w:szCs w:val="22"/>
              </w:rPr>
            </w:pPr>
          </w:p>
        </w:tc>
        <w:tc>
          <w:tcPr>
            <w:tcW w:w="930" w:type="pct"/>
            <w:vAlign w:val="center"/>
            <w:tcPrChange w:id="557" w:author="Bikram Adhikari (bdhikari)" w:date="2025-12-02T15:52:00Z" w16du:dateUtc="2025-12-02T21:52:00Z">
              <w:tcPr>
                <w:tcW w:w="685" w:type="pct"/>
                <w:vAlign w:val="center"/>
              </w:tcPr>
            </w:tcPrChange>
          </w:tcPr>
          <w:p w14:paraId="3D2DB66C" w14:textId="4883ECEB" w:rsidR="00B47D9B" w:rsidRPr="001245B7" w:rsidRDefault="00B47D9B" w:rsidP="00B47D9B">
            <w:pPr>
              <w:spacing w:after="0"/>
              <w:jc w:val="center"/>
              <w:rPr>
                <w:rFonts w:ascii="Times New Roman" w:eastAsia="Times New Roman" w:hAnsi="Times New Roman" w:cs="Times New Roman"/>
                <w:sz w:val="22"/>
                <w:szCs w:val="22"/>
              </w:rPr>
            </w:pPr>
          </w:p>
        </w:tc>
        <w:tc>
          <w:tcPr>
            <w:tcW w:w="842" w:type="pct"/>
            <w:vAlign w:val="center"/>
            <w:tcPrChange w:id="558" w:author="Bikram Adhikari (bdhikari)" w:date="2025-12-02T15:52:00Z" w16du:dateUtc="2025-12-02T21:52:00Z">
              <w:tcPr>
                <w:tcW w:w="999" w:type="pct"/>
                <w:gridSpan w:val="2"/>
                <w:vAlign w:val="center"/>
              </w:tcPr>
            </w:tcPrChange>
          </w:tcPr>
          <w:p w14:paraId="42BD6CFA" w14:textId="0824D1B6" w:rsidR="00B47D9B" w:rsidRPr="001245B7" w:rsidRDefault="00B47D9B" w:rsidP="00B47D9B">
            <w:pPr>
              <w:spacing w:after="0"/>
              <w:jc w:val="center"/>
              <w:rPr>
                <w:rFonts w:ascii="Times New Roman" w:eastAsia="Times New Roman" w:hAnsi="Times New Roman" w:cs="Times New Roman"/>
                <w:sz w:val="22"/>
                <w:szCs w:val="22"/>
              </w:rPr>
            </w:pPr>
          </w:p>
        </w:tc>
      </w:tr>
      <w:tr w:rsidR="00B47D9B" w14:paraId="3677EC03" w14:textId="403BB379" w:rsidTr="00156526">
        <w:trPr>
          <w:trHeight w:val="285"/>
          <w:trPrChange w:id="559" w:author="Bikram Adhikari (bdhikari)" w:date="2025-12-02T15:52:00Z" w16du:dateUtc="2025-12-02T21:52:00Z">
            <w:trPr>
              <w:trHeight w:val="285"/>
            </w:trPr>
          </w:trPrChange>
        </w:trPr>
        <w:tc>
          <w:tcPr>
            <w:tcW w:w="1838" w:type="pct"/>
            <w:tcMar>
              <w:left w:w="108" w:type="dxa"/>
              <w:right w:w="108" w:type="dxa"/>
            </w:tcMar>
            <w:vAlign w:val="center"/>
            <w:tcPrChange w:id="560" w:author="Bikram Adhikari (bdhikari)" w:date="2025-12-02T15:52:00Z" w16du:dateUtc="2025-12-02T21:52:00Z">
              <w:tcPr>
                <w:tcW w:w="1868" w:type="pct"/>
                <w:gridSpan w:val="2"/>
                <w:tcMar>
                  <w:left w:w="108" w:type="dxa"/>
                  <w:right w:w="108" w:type="dxa"/>
                </w:tcMar>
                <w:vAlign w:val="center"/>
              </w:tcPr>
            </w:tcPrChange>
          </w:tcPr>
          <w:p w14:paraId="2C0D8411" w14:textId="182FD2BF" w:rsidR="00B47D9B" w:rsidRDefault="00B47D9B" w:rsidP="00B47D9B">
            <w:pPr>
              <w:spacing w:after="0"/>
            </w:pPr>
            <w:r w:rsidRPr="3542E025">
              <w:rPr>
                <w:rFonts w:ascii="Times New Roman" w:eastAsia="Times New Roman" w:hAnsi="Times New Roman" w:cs="Times New Roman"/>
                <w:sz w:val="22"/>
                <w:szCs w:val="22"/>
              </w:rPr>
              <w:t xml:space="preserve">  No participation</w:t>
            </w:r>
          </w:p>
        </w:tc>
        <w:tc>
          <w:tcPr>
            <w:tcW w:w="626" w:type="pct"/>
            <w:tcMar>
              <w:left w:w="108" w:type="dxa"/>
              <w:right w:w="108" w:type="dxa"/>
            </w:tcMar>
            <w:vAlign w:val="center"/>
            <w:tcPrChange w:id="561" w:author="Bikram Adhikari (bdhikari)" w:date="2025-12-02T15:52:00Z" w16du:dateUtc="2025-12-02T21:52:00Z">
              <w:tcPr>
                <w:tcW w:w="655" w:type="pct"/>
                <w:gridSpan w:val="2"/>
                <w:tcMar>
                  <w:left w:w="108" w:type="dxa"/>
                  <w:right w:w="108" w:type="dxa"/>
                </w:tcMar>
                <w:vAlign w:val="center"/>
              </w:tcPr>
            </w:tcPrChange>
          </w:tcPr>
          <w:p w14:paraId="1159FF78" w14:textId="2528FF3E" w:rsidR="00B47D9B" w:rsidRPr="001245B7" w:rsidRDefault="00B47D9B" w:rsidP="00B47D9B">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33.5</w:t>
            </w:r>
          </w:p>
        </w:tc>
        <w:tc>
          <w:tcPr>
            <w:tcW w:w="764" w:type="pct"/>
            <w:vAlign w:val="center"/>
            <w:tcPrChange w:id="562" w:author="Bikram Adhikari (bdhikari)" w:date="2025-12-02T15:52:00Z" w16du:dateUtc="2025-12-02T21:52:00Z">
              <w:tcPr>
                <w:tcW w:w="793" w:type="pct"/>
                <w:gridSpan w:val="2"/>
                <w:vAlign w:val="center"/>
              </w:tcPr>
            </w:tcPrChange>
          </w:tcPr>
          <w:p w14:paraId="22F3F422" w14:textId="100E31E7" w:rsidR="00B47D9B" w:rsidRPr="3542E025" w:rsidRDefault="00B47D9B" w:rsidP="00B47D9B">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32.5</w:t>
            </w:r>
          </w:p>
        </w:tc>
        <w:tc>
          <w:tcPr>
            <w:tcW w:w="930" w:type="pct"/>
            <w:vAlign w:val="center"/>
            <w:tcPrChange w:id="563" w:author="Bikram Adhikari (bdhikari)" w:date="2025-12-02T15:52:00Z" w16du:dateUtc="2025-12-02T21:52:00Z">
              <w:tcPr>
                <w:tcW w:w="685" w:type="pct"/>
                <w:vAlign w:val="center"/>
              </w:tcPr>
            </w:tcPrChange>
          </w:tcPr>
          <w:p w14:paraId="64FB3D0D" w14:textId="0B9D3147" w:rsidR="00B47D9B" w:rsidRPr="3542E025" w:rsidRDefault="00B47D9B" w:rsidP="00B47D9B">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34.6</w:t>
            </w:r>
          </w:p>
        </w:tc>
        <w:tc>
          <w:tcPr>
            <w:tcW w:w="842" w:type="pct"/>
            <w:vAlign w:val="center"/>
            <w:tcPrChange w:id="564" w:author="Bikram Adhikari (bdhikari)" w:date="2025-12-02T15:52:00Z" w16du:dateUtc="2025-12-02T21:52:00Z">
              <w:tcPr>
                <w:tcW w:w="999" w:type="pct"/>
                <w:gridSpan w:val="2"/>
                <w:vAlign w:val="center"/>
              </w:tcPr>
            </w:tcPrChange>
          </w:tcPr>
          <w:p w14:paraId="4D61129B" w14:textId="287839C6" w:rsidR="00B47D9B" w:rsidRPr="3542E025" w:rsidRDefault="00B47D9B" w:rsidP="00B47D9B">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32.6</w:t>
            </w:r>
          </w:p>
        </w:tc>
      </w:tr>
      <w:tr w:rsidR="00B47D9B" w14:paraId="65145F69" w14:textId="394BC45E" w:rsidTr="00156526">
        <w:trPr>
          <w:trHeight w:val="285"/>
          <w:trPrChange w:id="565" w:author="Bikram Adhikari (bdhikari)" w:date="2025-12-02T15:52:00Z" w16du:dateUtc="2025-12-02T21:52:00Z">
            <w:trPr>
              <w:trHeight w:val="285"/>
            </w:trPr>
          </w:trPrChange>
        </w:trPr>
        <w:tc>
          <w:tcPr>
            <w:tcW w:w="1838" w:type="pct"/>
            <w:tcMar>
              <w:left w:w="108" w:type="dxa"/>
              <w:right w:w="108" w:type="dxa"/>
            </w:tcMar>
            <w:vAlign w:val="center"/>
            <w:tcPrChange w:id="566" w:author="Bikram Adhikari (bdhikari)" w:date="2025-12-02T15:52:00Z" w16du:dateUtc="2025-12-02T21:52:00Z">
              <w:tcPr>
                <w:tcW w:w="1868" w:type="pct"/>
                <w:gridSpan w:val="2"/>
                <w:tcMar>
                  <w:left w:w="108" w:type="dxa"/>
                  <w:right w:w="108" w:type="dxa"/>
                </w:tcMar>
                <w:vAlign w:val="center"/>
              </w:tcPr>
            </w:tcPrChange>
          </w:tcPr>
          <w:p w14:paraId="7027DE5B" w14:textId="40A1A8DA" w:rsidR="00B47D9B" w:rsidRDefault="00B47D9B" w:rsidP="00B47D9B">
            <w:pPr>
              <w:spacing w:after="0"/>
            </w:pPr>
            <w:r w:rsidRPr="3542E025">
              <w:rPr>
                <w:rFonts w:ascii="Times New Roman" w:eastAsia="Times New Roman" w:hAnsi="Times New Roman" w:cs="Times New Roman"/>
                <w:sz w:val="22"/>
                <w:szCs w:val="22"/>
              </w:rPr>
              <w:t xml:space="preserve">  Participation</w:t>
            </w:r>
          </w:p>
        </w:tc>
        <w:tc>
          <w:tcPr>
            <w:tcW w:w="626" w:type="pct"/>
            <w:tcMar>
              <w:left w:w="108" w:type="dxa"/>
              <w:right w:w="108" w:type="dxa"/>
            </w:tcMar>
            <w:vAlign w:val="center"/>
            <w:tcPrChange w:id="567" w:author="Bikram Adhikari (bdhikari)" w:date="2025-12-02T15:52:00Z" w16du:dateUtc="2025-12-02T21:52:00Z">
              <w:tcPr>
                <w:tcW w:w="655" w:type="pct"/>
                <w:gridSpan w:val="2"/>
                <w:tcMar>
                  <w:left w:w="108" w:type="dxa"/>
                  <w:right w:w="108" w:type="dxa"/>
                </w:tcMar>
                <w:vAlign w:val="center"/>
              </w:tcPr>
            </w:tcPrChange>
          </w:tcPr>
          <w:p w14:paraId="6384CEC0" w14:textId="30D4A63F" w:rsidR="00B47D9B" w:rsidRPr="001245B7" w:rsidRDefault="00B47D9B" w:rsidP="00B47D9B">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66.5</w:t>
            </w:r>
          </w:p>
        </w:tc>
        <w:tc>
          <w:tcPr>
            <w:tcW w:w="764" w:type="pct"/>
            <w:vAlign w:val="center"/>
            <w:tcPrChange w:id="568" w:author="Bikram Adhikari (bdhikari)" w:date="2025-12-02T15:52:00Z" w16du:dateUtc="2025-12-02T21:52:00Z">
              <w:tcPr>
                <w:tcW w:w="793" w:type="pct"/>
                <w:gridSpan w:val="2"/>
                <w:vAlign w:val="center"/>
              </w:tcPr>
            </w:tcPrChange>
          </w:tcPr>
          <w:p w14:paraId="7874B34A" w14:textId="5048C324" w:rsidR="00B47D9B" w:rsidRPr="3542E025" w:rsidRDefault="00B47D9B" w:rsidP="00B47D9B">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67.5</w:t>
            </w:r>
          </w:p>
        </w:tc>
        <w:tc>
          <w:tcPr>
            <w:tcW w:w="930" w:type="pct"/>
            <w:vAlign w:val="center"/>
            <w:tcPrChange w:id="569" w:author="Bikram Adhikari (bdhikari)" w:date="2025-12-02T15:52:00Z" w16du:dateUtc="2025-12-02T21:52:00Z">
              <w:tcPr>
                <w:tcW w:w="685" w:type="pct"/>
                <w:vAlign w:val="center"/>
              </w:tcPr>
            </w:tcPrChange>
          </w:tcPr>
          <w:p w14:paraId="3AC482BC" w14:textId="127320EF" w:rsidR="00B47D9B" w:rsidRPr="3542E025" w:rsidRDefault="00B47D9B" w:rsidP="00B47D9B">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65.4</w:t>
            </w:r>
          </w:p>
        </w:tc>
        <w:tc>
          <w:tcPr>
            <w:tcW w:w="842" w:type="pct"/>
            <w:vAlign w:val="center"/>
            <w:tcPrChange w:id="570" w:author="Bikram Adhikari (bdhikari)" w:date="2025-12-02T15:52:00Z" w16du:dateUtc="2025-12-02T21:52:00Z">
              <w:tcPr>
                <w:tcW w:w="999" w:type="pct"/>
                <w:gridSpan w:val="2"/>
                <w:vAlign w:val="center"/>
              </w:tcPr>
            </w:tcPrChange>
          </w:tcPr>
          <w:p w14:paraId="2AB92E1B" w14:textId="65C33708" w:rsidR="00B47D9B" w:rsidRPr="3542E025" w:rsidRDefault="00B47D9B" w:rsidP="00B47D9B">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67.4</w:t>
            </w:r>
          </w:p>
        </w:tc>
      </w:tr>
    </w:tbl>
    <w:p w14:paraId="20E0C61A" w14:textId="56646F48" w:rsidR="001B7E62" w:rsidRDefault="00640BFA" w:rsidP="3542E025">
      <w:pPr>
        <w:spacing w:after="0" w:line="360" w:lineRule="auto"/>
        <w:rPr>
          <w:ins w:id="571" w:author="Bikram Adhikari (bdhikari)" w:date="2025-12-02T15:02:00Z" w16du:dateUtc="2025-12-02T21:02:00Z"/>
          <w:rFonts w:asciiTheme="majorBidi" w:hAnsiTheme="majorBidi" w:cstheme="majorBidi"/>
          <w:i/>
          <w:iCs/>
          <w:sz w:val="22"/>
          <w:szCs w:val="22"/>
        </w:rPr>
      </w:pPr>
      <w:r w:rsidRPr="00A12542">
        <w:rPr>
          <w:rFonts w:asciiTheme="majorBidi" w:hAnsiTheme="majorBidi" w:cstheme="majorBidi"/>
          <w:i/>
          <w:iCs/>
          <w:sz w:val="22"/>
          <w:szCs w:val="22"/>
        </w:rPr>
        <w:t>n: weighted frequency; %: weighted percentage</w:t>
      </w:r>
    </w:p>
    <w:p w14:paraId="6CB9EE60" w14:textId="4EC0DBFC" w:rsidR="00623061" w:rsidRDefault="00623061" w:rsidP="3542E025">
      <w:pPr>
        <w:spacing w:after="0" w:line="360" w:lineRule="auto"/>
        <w:rPr>
          <w:ins w:id="572" w:author="Bikram Adhikari (bdhikari)" w:date="2025-12-02T15:02:00Z" w16du:dateUtc="2025-12-02T21:02:00Z"/>
          <w:rFonts w:asciiTheme="majorBidi" w:hAnsiTheme="majorBidi" w:cstheme="majorBidi"/>
          <w:i/>
          <w:iCs/>
          <w:sz w:val="22"/>
          <w:szCs w:val="22"/>
        </w:rPr>
      </w:pPr>
      <w:ins w:id="573" w:author="Bikram Adhikari (bdhikari)" w:date="2025-12-02T15:02:00Z" w16du:dateUtc="2025-12-02T21:02:00Z">
        <w:r>
          <w:rPr>
            <w:rFonts w:asciiTheme="majorBidi" w:hAnsiTheme="majorBidi" w:cstheme="majorBidi"/>
            <w:i/>
            <w:iCs/>
            <w:sz w:val="22"/>
            <w:szCs w:val="22"/>
          </w:rPr>
          <w:t xml:space="preserve">Missing are presented as </w:t>
        </w:r>
        <w:r w:rsidR="00A817E2">
          <w:rPr>
            <w:rFonts w:asciiTheme="majorBidi" w:hAnsiTheme="majorBidi" w:cstheme="majorBidi"/>
            <w:i/>
            <w:iCs/>
            <w:sz w:val="22"/>
            <w:szCs w:val="22"/>
          </w:rPr>
          <w:t>numbers</w:t>
        </w:r>
      </w:ins>
    </w:p>
    <w:p w14:paraId="67553F3D" w14:textId="77777777" w:rsidR="00A817E2" w:rsidRDefault="00A817E2" w:rsidP="3542E025">
      <w:pPr>
        <w:spacing w:after="0" w:line="360" w:lineRule="auto"/>
        <w:rPr>
          <w:rFonts w:asciiTheme="majorBidi" w:hAnsiTheme="majorBidi" w:cstheme="majorBidi"/>
          <w:i/>
          <w:iCs/>
          <w:sz w:val="22"/>
          <w:szCs w:val="22"/>
        </w:rPr>
      </w:pPr>
    </w:p>
    <w:p w14:paraId="65F1E091" w14:textId="77777777" w:rsidR="001B7E62" w:rsidRDefault="001B7E62" w:rsidP="477BA17D">
      <w:pPr>
        <w:spacing w:after="0" w:line="360" w:lineRule="auto"/>
        <w:jc w:val="both"/>
        <w:rPr>
          <w:rFonts w:asciiTheme="majorBidi" w:hAnsiTheme="majorBidi" w:cstheme="majorBidi"/>
          <w:sz w:val="22"/>
          <w:szCs w:val="22"/>
        </w:rPr>
      </w:pPr>
    </w:p>
    <w:p w14:paraId="157E8703" w14:textId="4C6752CB" w:rsidR="007010BC" w:rsidRDefault="001B7E62" w:rsidP="477BA17D">
      <w:pPr>
        <w:spacing w:after="0" w:line="360" w:lineRule="auto"/>
        <w:jc w:val="both"/>
        <w:rPr>
          <w:rFonts w:asciiTheme="majorBidi" w:hAnsiTheme="majorBidi" w:cstheme="majorBidi"/>
          <w:sz w:val="22"/>
          <w:szCs w:val="22"/>
        </w:rPr>
      </w:pPr>
      <w:r w:rsidRPr="009A2315">
        <w:rPr>
          <w:rFonts w:asciiTheme="majorBidi" w:hAnsiTheme="majorBidi" w:cstheme="majorBidi"/>
          <w:b/>
          <w:bCs/>
          <w:i/>
          <w:iCs/>
          <w:sz w:val="22"/>
          <w:szCs w:val="22"/>
        </w:rPr>
        <w:t>Figure 1</w:t>
      </w:r>
      <w:r>
        <w:rPr>
          <w:rFonts w:asciiTheme="majorBidi" w:hAnsiTheme="majorBidi" w:cstheme="majorBidi"/>
          <w:sz w:val="22"/>
          <w:szCs w:val="22"/>
        </w:rPr>
        <w:t xml:space="preserve"> presents the prevalence of </w:t>
      </w:r>
      <w:r w:rsidR="00F720B2">
        <w:rPr>
          <w:rFonts w:asciiTheme="majorBidi" w:hAnsiTheme="majorBidi" w:cstheme="majorBidi"/>
          <w:sz w:val="22"/>
          <w:szCs w:val="22"/>
        </w:rPr>
        <w:t xml:space="preserve">stunting, wasting and </w:t>
      </w:r>
      <w:del w:id="574" w:author="Dahal, Kajol" w:date="2025-12-02T11:42:00Z">
        <w:r w:rsidR="00894938" w:rsidDel="008037AE">
          <w:rPr>
            <w:rFonts w:asciiTheme="majorBidi" w:hAnsiTheme="majorBidi" w:cstheme="majorBidi"/>
            <w:sz w:val="22"/>
            <w:szCs w:val="22"/>
          </w:rPr>
          <w:delText xml:space="preserve">being </w:delText>
        </w:r>
      </w:del>
      <w:r w:rsidR="00894938">
        <w:rPr>
          <w:rFonts w:asciiTheme="majorBidi" w:hAnsiTheme="majorBidi" w:cstheme="majorBidi"/>
          <w:sz w:val="22"/>
          <w:szCs w:val="22"/>
        </w:rPr>
        <w:t>underweight</w:t>
      </w:r>
      <w:r w:rsidR="00F720B2">
        <w:rPr>
          <w:rFonts w:asciiTheme="majorBidi" w:hAnsiTheme="majorBidi" w:cstheme="majorBidi"/>
          <w:sz w:val="22"/>
          <w:szCs w:val="22"/>
        </w:rPr>
        <w:t xml:space="preserve"> among Nepalese </w:t>
      </w:r>
      <w:r w:rsidR="00F720B2" w:rsidRPr="00A12542">
        <w:rPr>
          <w:rFonts w:asciiTheme="majorBidi" w:hAnsiTheme="majorBidi" w:cstheme="majorBidi"/>
          <w:sz w:val="22"/>
          <w:szCs w:val="22"/>
        </w:rPr>
        <w:t>children aged 6-59 months</w:t>
      </w:r>
      <w:r w:rsidR="00F720B2">
        <w:rPr>
          <w:rFonts w:asciiTheme="majorBidi" w:hAnsiTheme="majorBidi" w:cstheme="majorBidi"/>
          <w:sz w:val="22"/>
          <w:szCs w:val="22"/>
        </w:rPr>
        <w:t xml:space="preserve">. </w:t>
      </w:r>
      <w:r w:rsidR="3861F1F9" w:rsidRPr="00A12542">
        <w:rPr>
          <w:rFonts w:asciiTheme="majorBidi" w:hAnsiTheme="majorBidi" w:cstheme="majorBidi"/>
          <w:sz w:val="22"/>
          <w:szCs w:val="22"/>
        </w:rPr>
        <w:t xml:space="preserve">The prevalence of stunting, wasting, and </w:t>
      </w:r>
      <w:r w:rsidR="003438B3" w:rsidRPr="00A12542">
        <w:rPr>
          <w:rFonts w:asciiTheme="majorBidi" w:hAnsiTheme="majorBidi" w:cstheme="majorBidi"/>
          <w:sz w:val="22"/>
          <w:szCs w:val="22"/>
        </w:rPr>
        <w:t>underweight</w:t>
      </w:r>
      <w:r w:rsidR="00F720B2">
        <w:rPr>
          <w:rFonts w:asciiTheme="majorBidi" w:hAnsiTheme="majorBidi" w:cstheme="majorBidi"/>
          <w:sz w:val="22"/>
          <w:szCs w:val="22"/>
        </w:rPr>
        <w:t xml:space="preserve"> </w:t>
      </w:r>
      <w:r w:rsidR="3ED75A4C" w:rsidRPr="00A12542">
        <w:rPr>
          <w:rFonts w:asciiTheme="majorBidi" w:hAnsiTheme="majorBidi" w:cstheme="majorBidi"/>
          <w:sz w:val="22"/>
          <w:szCs w:val="22"/>
        </w:rPr>
        <w:t>w</w:t>
      </w:r>
      <w:r w:rsidR="00F720B2">
        <w:rPr>
          <w:rFonts w:asciiTheme="majorBidi" w:hAnsiTheme="majorBidi" w:cstheme="majorBidi"/>
          <w:sz w:val="22"/>
          <w:szCs w:val="22"/>
        </w:rPr>
        <w:t>ere</w:t>
      </w:r>
      <w:r w:rsidR="3861F1F9" w:rsidRPr="00A12542">
        <w:rPr>
          <w:rFonts w:asciiTheme="majorBidi" w:hAnsiTheme="majorBidi" w:cstheme="majorBidi"/>
          <w:sz w:val="22"/>
          <w:szCs w:val="22"/>
        </w:rPr>
        <w:t xml:space="preserve"> 25.9</w:t>
      </w:r>
      <w:r w:rsidR="79EC3532" w:rsidRPr="00A12542">
        <w:rPr>
          <w:rFonts w:asciiTheme="majorBidi" w:hAnsiTheme="majorBidi" w:cstheme="majorBidi"/>
          <w:sz w:val="22"/>
          <w:szCs w:val="22"/>
        </w:rPr>
        <w:t>%</w:t>
      </w:r>
      <w:r w:rsidR="3861F1F9" w:rsidRPr="00A12542">
        <w:rPr>
          <w:rFonts w:asciiTheme="majorBidi" w:hAnsiTheme="majorBidi" w:cstheme="majorBidi"/>
          <w:sz w:val="22"/>
          <w:szCs w:val="22"/>
        </w:rPr>
        <w:t xml:space="preserve"> (95%</w:t>
      </w:r>
      <w:r w:rsidR="74B947CC" w:rsidRPr="00A12542">
        <w:rPr>
          <w:rFonts w:asciiTheme="majorBidi" w:hAnsiTheme="majorBidi" w:cstheme="majorBidi"/>
          <w:sz w:val="22"/>
          <w:szCs w:val="22"/>
        </w:rPr>
        <w:t xml:space="preserve"> </w:t>
      </w:r>
      <w:r w:rsidR="3861F1F9" w:rsidRPr="00A12542">
        <w:rPr>
          <w:rFonts w:asciiTheme="majorBidi" w:hAnsiTheme="majorBidi" w:cstheme="majorBidi"/>
          <w:sz w:val="22"/>
          <w:szCs w:val="22"/>
        </w:rPr>
        <w:t>CI: 23.6, 28.3), 7.8</w:t>
      </w:r>
      <w:r w:rsidR="7299899D" w:rsidRPr="00A12542">
        <w:rPr>
          <w:rFonts w:asciiTheme="majorBidi" w:hAnsiTheme="majorBidi" w:cstheme="majorBidi"/>
          <w:sz w:val="22"/>
          <w:szCs w:val="22"/>
        </w:rPr>
        <w:t>%</w:t>
      </w:r>
      <w:r w:rsidR="3861F1F9" w:rsidRPr="00A12542">
        <w:rPr>
          <w:rFonts w:asciiTheme="majorBidi" w:hAnsiTheme="majorBidi" w:cstheme="majorBidi"/>
          <w:sz w:val="22"/>
          <w:szCs w:val="22"/>
        </w:rPr>
        <w:t xml:space="preserve"> (95%</w:t>
      </w:r>
      <w:r w:rsidR="25D9F416" w:rsidRPr="00A12542">
        <w:rPr>
          <w:rFonts w:asciiTheme="majorBidi" w:hAnsiTheme="majorBidi" w:cstheme="majorBidi"/>
          <w:sz w:val="22"/>
          <w:szCs w:val="22"/>
        </w:rPr>
        <w:t xml:space="preserve"> </w:t>
      </w:r>
      <w:r w:rsidR="3861F1F9" w:rsidRPr="00A12542">
        <w:rPr>
          <w:rFonts w:asciiTheme="majorBidi" w:hAnsiTheme="majorBidi" w:cstheme="majorBidi"/>
          <w:sz w:val="22"/>
          <w:szCs w:val="22"/>
        </w:rPr>
        <w:t>C</w:t>
      </w:r>
      <w:r w:rsidR="66E53ABD" w:rsidRPr="00A12542">
        <w:rPr>
          <w:rFonts w:asciiTheme="majorBidi" w:hAnsiTheme="majorBidi" w:cstheme="majorBidi"/>
          <w:sz w:val="22"/>
          <w:szCs w:val="22"/>
        </w:rPr>
        <w:t>I</w:t>
      </w:r>
      <w:r w:rsidR="3861F1F9" w:rsidRPr="00A12542">
        <w:rPr>
          <w:rFonts w:asciiTheme="majorBidi" w:hAnsiTheme="majorBidi" w:cstheme="majorBidi"/>
          <w:sz w:val="22"/>
          <w:szCs w:val="22"/>
        </w:rPr>
        <w:t>: 6.5, 9.3), and 19.8</w:t>
      </w:r>
      <w:r w:rsidR="7F1B8455" w:rsidRPr="00A12542">
        <w:rPr>
          <w:rFonts w:asciiTheme="majorBidi" w:hAnsiTheme="majorBidi" w:cstheme="majorBidi"/>
          <w:sz w:val="22"/>
          <w:szCs w:val="22"/>
        </w:rPr>
        <w:t>%</w:t>
      </w:r>
      <w:r w:rsidR="3861F1F9" w:rsidRPr="00A12542">
        <w:rPr>
          <w:rFonts w:asciiTheme="majorBidi" w:hAnsiTheme="majorBidi" w:cstheme="majorBidi"/>
          <w:sz w:val="22"/>
          <w:szCs w:val="22"/>
        </w:rPr>
        <w:t xml:space="preserve"> (95%</w:t>
      </w:r>
      <w:r w:rsidR="5CA1D997" w:rsidRPr="00A12542">
        <w:rPr>
          <w:rFonts w:asciiTheme="majorBidi" w:hAnsiTheme="majorBidi" w:cstheme="majorBidi"/>
          <w:sz w:val="22"/>
          <w:szCs w:val="22"/>
        </w:rPr>
        <w:t xml:space="preserve"> </w:t>
      </w:r>
      <w:r w:rsidR="3861F1F9" w:rsidRPr="00A12542">
        <w:rPr>
          <w:rFonts w:asciiTheme="majorBidi" w:hAnsiTheme="majorBidi" w:cstheme="majorBidi"/>
          <w:sz w:val="22"/>
          <w:szCs w:val="22"/>
        </w:rPr>
        <w:t>CI: 17.6, 22.1)</w:t>
      </w:r>
      <w:r w:rsidR="4DAA3B95" w:rsidRPr="00A12542">
        <w:rPr>
          <w:rFonts w:asciiTheme="majorBidi" w:hAnsiTheme="majorBidi" w:cstheme="majorBidi"/>
          <w:sz w:val="22"/>
          <w:szCs w:val="22"/>
        </w:rPr>
        <w:t>,</w:t>
      </w:r>
      <w:r w:rsidR="3861F1F9" w:rsidRPr="00A12542">
        <w:rPr>
          <w:rFonts w:asciiTheme="majorBidi" w:hAnsiTheme="majorBidi" w:cstheme="majorBidi"/>
          <w:sz w:val="22"/>
          <w:szCs w:val="22"/>
        </w:rPr>
        <w:t xml:space="preserve"> respectively.</w:t>
      </w:r>
      <w:r w:rsidR="0015283C">
        <w:rPr>
          <w:rFonts w:asciiTheme="majorBidi" w:hAnsiTheme="majorBidi" w:cstheme="majorBidi"/>
          <w:sz w:val="22"/>
          <w:szCs w:val="22"/>
        </w:rPr>
        <w:t xml:space="preserve"> Of</w:t>
      </w:r>
      <w:r w:rsidR="3861F1F9" w:rsidRPr="00A12542">
        <w:rPr>
          <w:rFonts w:asciiTheme="majorBidi" w:hAnsiTheme="majorBidi" w:cstheme="majorBidi"/>
          <w:sz w:val="22"/>
          <w:szCs w:val="22"/>
        </w:rPr>
        <w:t xml:space="preserve"> </w:t>
      </w:r>
      <w:r w:rsidR="0AEF9562" w:rsidRPr="00A12542">
        <w:rPr>
          <w:rFonts w:asciiTheme="majorBidi" w:hAnsiTheme="majorBidi" w:cstheme="majorBidi"/>
          <w:sz w:val="22"/>
          <w:szCs w:val="22"/>
        </w:rPr>
        <w:t>the total</w:t>
      </w:r>
      <w:r w:rsidR="3861F1F9" w:rsidRPr="00A12542">
        <w:rPr>
          <w:rFonts w:asciiTheme="majorBidi" w:hAnsiTheme="majorBidi" w:cstheme="majorBidi"/>
          <w:sz w:val="22"/>
          <w:szCs w:val="22"/>
        </w:rPr>
        <w:t xml:space="preserve"> children, 3.2% (95%</w:t>
      </w:r>
      <w:r w:rsidR="5E6D018D" w:rsidRPr="00A12542">
        <w:rPr>
          <w:rFonts w:asciiTheme="majorBidi" w:hAnsiTheme="majorBidi" w:cstheme="majorBidi"/>
          <w:sz w:val="22"/>
          <w:szCs w:val="22"/>
        </w:rPr>
        <w:t xml:space="preserve"> </w:t>
      </w:r>
      <w:r w:rsidR="3861F1F9" w:rsidRPr="00A12542">
        <w:rPr>
          <w:rFonts w:asciiTheme="majorBidi" w:hAnsiTheme="majorBidi" w:cstheme="majorBidi"/>
          <w:sz w:val="22"/>
          <w:szCs w:val="22"/>
        </w:rPr>
        <w:t>CI: 2.5, 4.3) ha</w:t>
      </w:r>
      <w:r w:rsidR="242F73EC" w:rsidRPr="00A12542">
        <w:rPr>
          <w:rFonts w:asciiTheme="majorBidi" w:hAnsiTheme="majorBidi" w:cstheme="majorBidi"/>
          <w:sz w:val="22"/>
          <w:szCs w:val="22"/>
        </w:rPr>
        <w:t>d</w:t>
      </w:r>
      <w:r w:rsidR="3861F1F9" w:rsidRPr="00A12542">
        <w:rPr>
          <w:rFonts w:asciiTheme="majorBidi" w:hAnsiTheme="majorBidi" w:cstheme="majorBidi"/>
          <w:sz w:val="22"/>
          <w:szCs w:val="22"/>
        </w:rPr>
        <w:t xml:space="preserve"> all three conditions, 13.5% (95%</w:t>
      </w:r>
      <w:r w:rsidR="0297B84D" w:rsidRPr="00A12542">
        <w:rPr>
          <w:rFonts w:asciiTheme="majorBidi" w:hAnsiTheme="majorBidi" w:cstheme="majorBidi"/>
          <w:sz w:val="22"/>
          <w:szCs w:val="22"/>
        </w:rPr>
        <w:t xml:space="preserve"> </w:t>
      </w:r>
      <w:r w:rsidR="3861F1F9" w:rsidRPr="00A12542">
        <w:rPr>
          <w:rFonts w:asciiTheme="majorBidi" w:hAnsiTheme="majorBidi" w:cstheme="majorBidi"/>
          <w:sz w:val="22"/>
          <w:szCs w:val="22"/>
        </w:rPr>
        <w:t>CI: 11.9, 15.3) ha</w:t>
      </w:r>
      <w:r w:rsidR="1E26F916" w:rsidRPr="00A12542">
        <w:rPr>
          <w:rFonts w:asciiTheme="majorBidi" w:hAnsiTheme="majorBidi" w:cstheme="majorBidi"/>
          <w:sz w:val="22"/>
          <w:szCs w:val="22"/>
        </w:rPr>
        <w:t>d</w:t>
      </w:r>
      <w:r w:rsidR="3861F1F9" w:rsidRPr="00A12542">
        <w:rPr>
          <w:rFonts w:asciiTheme="majorBidi" w:hAnsiTheme="majorBidi" w:cstheme="majorBidi"/>
          <w:sz w:val="22"/>
          <w:szCs w:val="22"/>
        </w:rPr>
        <w:t xml:space="preserve"> two of the three conditions, </w:t>
      </w:r>
      <w:r w:rsidR="117920CD" w:rsidRPr="00A12542">
        <w:rPr>
          <w:rFonts w:asciiTheme="majorBidi" w:hAnsiTheme="majorBidi" w:cstheme="majorBidi"/>
          <w:sz w:val="22"/>
          <w:szCs w:val="22"/>
        </w:rPr>
        <w:t xml:space="preserve">and </w:t>
      </w:r>
      <w:r w:rsidR="3861F1F9" w:rsidRPr="00A12542">
        <w:rPr>
          <w:rFonts w:asciiTheme="majorBidi" w:hAnsiTheme="majorBidi" w:cstheme="majorBidi"/>
          <w:sz w:val="22"/>
          <w:szCs w:val="22"/>
        </w:rPr>
        <w:t>16.8% (95%</w:t>
      </w:r>
      <w:r w:rsidR="7B2A4CFC" w:rsidRPr="00A12542">
        <w:rPr>
          <w:rFonts w:asciiTheme="majorBidi" w:hAnsiTheme="majorBidi" w:cstheme="majorBidi"/>
          <w:sz w:val="22"/>
          <w:szCs w:val="22"/>
        </w:rPr>
        <w:t xml:space="preserve"> </w:t>
      </w:r>
      <w:r w:rsidR="3861F1F9" w:rsidRPr="00A12542">
        <w:rPr>
          <w:rFonts w:asciiTheme="majorBidi" w:hAnsiTheme="majorBidi" w:cstheme="majorBidi"/>
          <w:sz w:val="22"/>
          <w:szCs w:val="22"/>
        </w:rPr>
        <w:t>CI: 15.2, 18.5) ha</w:t>
      </w:r>
      <w:r w:rsidR="2E638F88" w:rsidRPr="00A12542">
        <w:rPr>
          <w:rFonts w:asciiTheme="majorBidi" w:hAnsiTheme="majorBidi" w:cstheme="majorBidi"/>
          <w:sz w:val="22"/>
          <w:szCs w:val="22"/>
        </w:rPr>
        <w:t>d</w:t>
      </w:r>
      <w:r w:rsidR="3861F1F9" w:rsidRPr="00A12542">
        <w:rPr>
          <w:rFonts w:asciiTheme="majorBidi" w:hAnsiTheme="majorBidi" w:cstheme="majorBidi"/>
          <w:sz w:val="22"/>
          <w:szCs w:val="22"/>
        </w:rPr>
        <w:t xml:space="preserve"> </w:t>
      </w:r>
      <w:r w:rsidR="0015283C">
        <w:rPr>
          <w:rFonts w:asciiTheme="majorBidi" w:hAnsiTheme="majorBidi" w:cstheme="majorBidi"/>
          <w:sz w:val="22"/>
          <w:szCs w:val="22"/>
        </w:rPr>
        <w:t>one</w:t>
      </w:r>
      <w:r w:rsidR="3861F1F9" w:rsidRPr="00A12542">
        <w:rPr>
          <w:rFonts w:asciiTheme="majorBidi" w:hAnsiTheme="majorBidi" w:cstheme="majorBidi"/>
          <w:sz w:val="22"/>
          <w:szCs w:val="22"/>
        </w:rPr>
        <w:t xml:space="preserve"> of the three conditions. </w:t>
      </w:r>
    </w:p>
    <w:p w14:paraId="3776C1AE" w14:textId="5B7EFFE3" w:rsidR="0059723F" w:rsidDel="00B11F88" w:rsidRDefault="0059723F" w:rsidP="0059723F">
      <w:pPr>
        <w:pStyle w:val="Caption"/>
        <w:jc w:val="both"/>
        <w:rPr>
          <w:del w:id="575" w:author="Bikram Adhikari (bdhikari)" w:date="2025-12-02T15:54:00Z" w16du:dateUtc="2025-12-02T21:54:00Z"/>
          <w:rFonts w:asciiTheme="majorBidi" w:hAnsiTheme="majorBidi" w:cstheme="majorBidi"/>
          <w:b/>
          <w:bCs/>
          <w:i w:val="0"/>
          <w:iCs w:val="0"/>
          <w:color w:val="auto"/>
          <w:sz w:val="22"/>
          <w:szCs w:val="22"/>
        </w:rPr>
      </w:pPr>
    </w:p>
    <w:p w14:paraId="4FFC51AE" w14:textId="78D1DAE7" w:rsidR="0059723F" w:rsidDel="00B11F88" w:rsidRDefault="0059723F" w:rsidP="0059723F">
      <w:pPr>
        <w:pStyle w:val="Caption"/>
        <w:jc w:val="both"/>
        <w:rPr>
          <w:del w:id="576" w:author="Bikram Adhikari (bdhikari)" w:date="2025-12-02T15:54:00Z" w16du:dateUtc="2025-12-02T21:54:00Z"/>
          <w:rFonts w:asciiTheme="majorBidi" w:hAnsiTheme="majorBidi" w:cstheme="majorBidi"/>
          <w:b/>
          <w:bCs/>
          <w:i w:val="0"/>
          <w:iCs w:val="0"/>
          <w:color w:val="auto"/>
          <w:sz w:val="22"/>
          <w:szCs w:val="22"/>
        </w:rPr>
      </w:pPr>
    </w:p>
    <w:p w14:paraId="0F077BE4" w14:textId="77777777" w:rsidR="0059723F" w:rsidRPr="001245B7" w:rsidRDefault="0059723F" w:rsidP="001245B7">
      <w:pPr>
        <w:rPr>
          <w:i/>
          <w:iCs/>
        </w:rPr>
      </w:pPr>
    </w:p>
    <w:p w14:paraId="481355A1" w14:textId="6918C4FD" w:rsidR="00C67554" w:rsidRDefault="0059723F" w:rsidP="0059723F">
      <w:pPr>
        <w:pStyle w:val="Caption"/>
      </w:pPr>
      <w:r w:rsidRPr="00681333">
        <w:rPr>
          <w:rFonts w:asciiTheme="majorBidi" w:hAnsiTheme="majorBidi" w:cstheme="majorBidi"/>
          <w:b/>
          <w:bCs/>
          <w:i w:val="0"/>
          <w:iCs w:val="0"/>
          <w:color w:val="auto"/>
          <w:sz w:val="22"/>
          <w:szCs w:val="22"/>
        </w:rPr>
        <w:t>[Figure 1 here]</w:t>
      </w:r>
    </w:p>
    <w:p w14:paraId="1BC5CE99" w14:textId="7CF7C5DB" w:rsidR="00D26013" w:rsidRDefault="00D26013" w:rsidP="00D26013">
      <w:pPr>
        <w:spacing w:after="0" w:line="360" w:lineRule="auto"/>
        <w:jc w:val="both"/>
        <w:rPr>
          <w:rFonts w:ascii="Times New Roman" w:hAnsi="Times New Roman" w:cs="Times New Roman"/>
          <w:i/>
          <w:iCs/>
        </w:rPr>
      </w:pPr>
      <w:r w:rsidRPr="001245B7">
        <w:rPr>
          <w:rFonts w:ascii="Times New Roman" w:hAnsi="Times New Roman" w:cs="Times New Roman"/>
          <w:i/>
          <w:iCs/>
        </w:rPr>
        <w:t xml:space="preserve">Figure </w:t>
      </w:r>
      <w:r w:rsidRPr="001245B7">
        <w:rPr>
          <w:rFonts w:ascii="Times New Roman" w:hAnsi="Times New Roman" w:cs="Times New Roman"/>
          <w:i/>
          <w:iCs/>
        </w:rPr>
        <w:fldChar w:fldCharType="begin"/>
      </w:r>
      <w:r w:rsidRPr="001245B7">
        <w:rPr>
          <w:rFonts w:ascii="Times New Roman" w:hAnsi="Times New Roman" w:cs="Times New Roman"/>
          <w:i/>
          <w:iCs/>
        </w:rPr>
        <w:instrText xml:space="preserve"> SEQ Figure \* ARABIC </w:instrText>
      </w:r>
      <w:r w:rsidRPr="001245B7">
        <w:rPr>
          <w:rFonts w:ascii="Times New Roman" w:hAnsi="Times New Roman" w:cs="Times New Roman"/>
          <w:i/>
          <w:iCs/>
        </w:rPr>
        <w:fldChar w:fldCharType="separate"/>
      </w:r>
      <w:r w:rsidRPr="001245B7">
        <w:rPr>
          <w:rFonts w:ascii="Times New Roman" w:hAnsi="Times New Roman" w:cs="Times New Roman"/>
          <w:i/>
          <w:iCs/>
          <w:noProof/>
        </w:rPr>
        <w:t>1</w:t>
      </w:r>
      <w:r w:rsidRPr="001245B7">
        <w:rPr>
          <w:rFonts w:ascii="Times New Roman" w:hAnsi="Times New Roman" w:cs="Times New Roman"/>
          <w:i/>
          <w:iCs/>
        </w:rPr>
        <w:fldChar w:fldCharType="end"/>
      </w:r>
      <w:r w:rsidRPr="001245B7">
        <w:rPr>
          <w:rFonts w:ascii="Times New Roman" w:hAnsi="Times New Roman" w:cs="Times New Roman"/>
          <w:i/>
          <w:iCs/>
        </w:rPr>
        <w:t>: Prevalence of coexistence of different forms of undernutrition among A) children aged 6-1</w:t>
      </w:r>
      <w:del w:id="577" w:author="Bikram Adhikari (bdhikari)" w:date="2025-11-26T22:14:00Z">
        <w:r w:rsidRPr="001245B7" w:rsidDel="005931D5">
          <w:rPr>
            <w:rFonts w:ascii="Times New Roman" w:hAnsi="Times New Roman" w:cs="Times New Roman"/>
            <w:i/>
            <w:iCs/>
          </w:rPr>
          <w:delText>2</w:delText>
        </w:r>
      </w:del>
      <w:ins w:id="578" w:author="Bikram Adhikari (bdhikari)" w:date="2025-12-02T15:28:00Z" w16du:dateUtc="2025-12-02T21:28:00Z">
        <w:r w:rsidR="0013532D">
          <w:rPr>
            <w:rFonts w:ascii="Times New Roman" w:hAnsi="Times New Roman" w:cs="Times New Roman"/>
            <w:i/>
            <w:iCs/>
          </w:rPr>
          <w:t>2</w:t>
        </w:r>
      </w:ins>
      <w:r w:rsidRPr="001245B7">
        <w:rPr>
          <w:rFonts w:ascii="Times New Roman" w:hAnsi="Times New Roman" w:cs="Times New Roman"/>
          <w:i/>
          <w:iCs/>
        </w:rPr>
        <w:t xml:space="preserve"> months, B) children aged </w:t>
      </w:r>
      <w:del w:id="579" w:author="Bikram Adhikari (bdhikari)" w:date="2025-12-02T15:28:00Z" w16du:dateUtc="2025-12-02T21:28:00Z">
        <w:r w:rsidRPr="001245B7" w:rsidDel="0013532D">
          <w:rPr>
            <w:rFonts w:ascii="Times New Roman" w:hAnsi="Times New Roman" w:cs="Times New Roman"/>
            <w:i/>
            <w:iCs/>
          </w:rPr>
          <w:delText>1-3</w:delText>
        </w:r>
      </w:del>
      <w:ins w:id="580" w:author="Bikram Adhikari (bdhikari)" w:date="2025-12-02T15:28:00Z" w16du:dateUtc="2025-12-02T21:28:00Z">
        <w:r w:rsidR="0013532D">
          <w:rPr>
            <w:rFonts w:ascii="Times New Roman" w:hAnsi="Times New Roman" w:cs="Times New Roman"/>
            <w:i/>
            <w:iCs/>
          </w:rPr>
          <w:t>13-36</w:t>
        </w:r>
      </w:ins>
      <w:r w:rsidRPr="001245B7">
        <w:rPr>
          <w:rFonts w:ascii="Times New Roman" w:hAnsi="Times New Roman" w:cs="Times New Roman"/>
          <w:i/>
          <w:iCs/>
        </w:rPr>
        <w:t xml:space="preserve"> </w:t>
      </w:r>
      <w:ins w:id="581" w:author="Bikram Adhikari (bdhikari)" w:date="2025-12-02T15:28:00Z" w16du:dateUtc="2025-12-02T21:28:00Z">
        <w:r w:rsidR="0013532D">
          <w:rPr>
            <w:rFonts w:ascii="Times New Roman" w:hAnsi="Times New Roman" w:cs="Times New Roman"/>
            <w:i/>
            <w:iCs/>
          </w:rPr>
          <w:t>months</w:t>
        </w:r>
      </w:ins>
      <w:del w:id="582" w:author="Bikram Adhikari (bdhikari)" w:date="2025-12-02T15:28:00Z" w16du:dateUtc="2025-12-02T21:28:00Z">
        <w:r w:rsidRPr="001245B7" w:rsidDel="0013532D">
          <w:rPr>
            <w:rFonts w:ascii="Times New Roman" w:hAnsi="Times New Roman" w:cs="Times New Roman"/>
            <w:i/>
            <w:iCs/>
          </w:rPr>
          <w:delText>years</w:delText>
        </w:r>
      </w:del>
      <w:r w:rsidRPr="001245B7">
        <w:rPr>
          <w:rFonts w:ascii="Times New Roman" w:hAnsi="Times New Roman" w:cs="Times New Roman"/>
          <w:i/>
          <w:iCs/>
        </w:rPr>
        <w:t xml:space="preserve">, C) children aged </w:t>
      </w:r>
      <w:ins w:id="583" w:author="Bikram Adhikari (bdhikari)" w:date="2025-12-02T15:28:00Z" w16du:dateUtc="2025-12-02T21:28:00Z">
        <w:r w:rsidR="0013532D">
          <w:rPr>
            <w:rFonts w:ascii="Times New Roman" w:hAnsi="Times New Roman" w:cs="Times New Roman"/>
            <w:i/>
            <w:iCs/>
          </w:rPr>
          <w:t>36-59</w:t>
        </w:r>
      </w:ins>
      <w:del w:id="584" w:author="Bikram Adhikari (bdhikari)" w:date="2025-12-02T15:28:00Z" w16du:dateUtc="2025-12-02T21:28:00Z">
        <w:r w:rsidRPr="001245B7" w:rsidDel="0013532D">
          <w:rPr>
            <w:rFonts w:ascii="Times New Roman" w:hAnsi="Times New Roman" w:cs="Times New Roman"/>
            <w:i/>
            <w:iCs/>
          </w:rPr>
          <w:delText>4-5</w:delText>
        </w:r>
      </w:del>
      <w:r w:rsidRPr="001245B7">
        <w:rPr>
          <w:rFonts w:ascii="Times New Roman" w:hAnsi="Times New Roman" w:cs="Times New Roman"/>
          <w:i/>
          <w:iCs/>
        </w:rPr>
        <w:t xml:space="preserve"> </w:t>
      </w:r>
      <w:ins w:id="585" w:author="Bikram Adhikari (bdhikari)" w:date="2025-12-02T15:28:00Z" w16du:dateUtc="2025-12-02T21:28:00Z">
        <w:r w:rsidR="0013532D">
          <w:rPr>
            <w:rFonts w:ascii="Times New Roman" w:hAnsi="Times New Roman" w:cs="Times New Roman"/>
            <w:i/>
            <w:iCs/>
          </w:rPr>
          <w:t>months</w:t>
        </w:r>
      </w:ins>
      <w:del w:id="586" w:author="Bikram Adhikari (bdhikari)" w:date="2025-12-02T15:28:00Z" w16du:dateUtc="2025-12-02T21:28:00Z">
        <w:r w:rsidRPr="001245B7" w:rsidDel="0013532D">
          <w:rPr>
            <w:rFonts w:ascii="Times New Roman" w:hAnsi="Times New Roman" w:cs="Times New Roman"/>
            <w:i/>
            <w:iCs/>
          </w:rPr>
          <w:delText>years</w:delText>
        </w:r>
      </w:del>
      <w:r w:rsidRPr="001245B7">
        <w:rPr>
          <w:rFonts w:ascii="Times New Roman" w:hAnsi="Times New Roman" w:cs="Times New Roman"/>
          <w:i/>
          <w:iCs/>
        </w:rPr>
        <w:t xml:space="preserve"> and D) all children aged 6 </w:t>
      </w:r>
      <w:del w:id="587" w:author="Bikram Adhikari (bdhikari)" w:date="2025-12-02T15:28:00Z" w16du:dateUtc="2025-12-02T21:28:00Z">
        <w:r w:rsidRPr="001245B7" w:rsidDel="0013532D">
          <w:rPr>
            <w:rFonts w:ascii="Times New Roman" w:hAnsi="Times New Roman" w:cs="Times New Roman"/>
            <w:i/>
            <w:iCs/>
          </w:rPr>
          <w:delText>months to</w:delText>
        </w:r>
      </w:del>
      <w:ins w:id="588" w:author="Bikram Adhikari (bdhikari)" w:date="2025-12-02T15:28:00Z" w16du:dateUtc="2025-12-02T21:28:00Z">
        <w:r w:rsidR="0013532D">
          <w:rPr>
            <w:rFonts w:ascii="Times New Roman" w:hAnsi="Times New Roman" w:cs="Times New Roman"/>
            <w:i/>
            <w:iCs/>
          </w:rPr>
          <w:t>–</w:t>
        </w:r>
      </w:ins>
      <w:r w:rsidRPr="001245B7">
        <w:rPr>
          <w:rFonts w:ascii="Times New Roman" w:hAnsi="Times New Roman" w:cs="Times New Roman"/>
          <w:i/>
          <w:iCs/>
        </w:rPr>
        <w:t xml:space="preserve"> </w:t>
      </w:r>
      <w:del w:id="589" w:author="Bikram Adhikari (bdhikari)" w:date="2025-12-02T15:28:00Z" w16du:dateUtc="2025-12-02T21:28:00Z">
        <w:r w:rsidRPr="001245B7" w:rsidDel="0013532D">
          <w:rPr>
            <w:rFonts w:ascii="Times New Roman" w:hAnsi="Times New Roman" w:cs="Times New Roman"/>
            <w:i/>
            <w:iCs/>
          </w:rPr>
          <w:delText>5 years</w:delText>
        </w:r>
      </w:del>
      <w:ins w:id="590" w:author="Bikram Adhikari (bdhikari)" w:date="2025-12-02T15:28:00Z" w16du:dateUtc="2025-12-02T21:28:00Z">
        <w:r w:rsidR="0013532D">
          <w:rPr>
            <w:rFonts w:ascii="Times New Roman" w:hAnsi="Times New Roman" w:cs="Times New Roman"/>
            <w:i/>
            <w:iCs/>
          </w:rPr>
          <w:t>59 months</w:t>
        </w:r>
      </w:ins>
      <w:r w:rsidRPr="001245B7">
        <w:rPr>
          <w:rFonts w:ascii="Times New Roman" w:hAnsi="Times New Roman" w:cs="Times New Roman"/>
          <w:i/>
          <w:iCs/>
        </w:rPr>
        <w:t xml:space="preserve">. </w:t>
      </w:r>
    </w:p>
    <w:p w14:paraId="4D6D493E" w14:textId="32B16484" w:rsidR="0059723F" w:rsidRPr="001245B7" w:rsidRDefault="0059723F" w:rsidP="001245B7">
      <w:pPr>
        <w:spacing w:after="0" w:line="360" w:lineRule="auto"/>
        <w:jc w:val="both"/>
        <w:rPr>
          <w:rFonts w:ascii="Times New Roman" w:hAnsi="Times New Roman" w:cs="Times New Roman"/>
        </w:rPr>
      </w:pPr>
    </w:p>
    <w:p w14:paraId="6765CF0D" w14:textId="47ACBB53" w:rsidR="00D26013" w:rsidRDefault="00D26013" w:rsidP="00D26013">
      <w:pPr>
        <w:spacing w:after="0" w:line="360" w:lineRule="auto"/>
        <w:jc w:val="both"/>
        <w:rPr>
          <w:rFonts w:asciiTheme="majorBidi" w:hAnsiTheme="majorBidi" w:cstheme="majorBidi"/>
          <w:sz w:val="22"/>
          <w:szCs w:val="22"/>
        </w:rPr>
      </w:pPr>
      <w:r w:rsidRPr="00A12542">
        <w:rPr>
          <w:rFonts w:asciiTheme="majorBidi" w:hAnsiTheme="majorBidi" w:cstheme="majorBidi"/>
          <w:sz w:val="22"/>
          <w:szCs w:val="22"/>
        </w:rPr>
        <w:lastRenderedPageBreak/>
        <w:t>The prevalence of anemia was 43.4% (95% CI: 40.9</w:t>
      </w:r>
      <w:ins w:id="591" w:author="Dahal, Kajol" w:date="2025-12-02T11:45:00Z">
        <w:r w:rsidR="008037AE">
          <w:rPr>
            <w:rFonts w:asciiTheme="majorBidi" w:hAnsiTheme="majorBidi" w:cstheme="majorBidi"/>
            <w:sz w:val="22"/>
            <w:szCs w:val="22"/>
          </w:rPr>
          <w:t xml:space="preserve"> to</w:t>
        </w:r>
      </w:ins>
      <w:del w:id="592" w:author="Dahal, Kajol" w:date="2025-12-02T11:45:00Z">
        <w:r w:rsidRPr="00A12542" w:rsidDel="008037AE">
          <w:rPr>
            <w:rFonts w:asciiTheme="majorBidi" w:hAnsiTheme="majorBidi" w:cstheme="majorBidi"/>
            <w:sz w:val="22"/>
            <w:szCs w:val="22"/>
          </w:rPr>
          <w:delText>,</w:delText>
        </w:r>
      </w:del>
      <w:r w:rsidRPr="00A12542">
        <w:rPr>
          <w:rFonts w:asciiTheme="majorBidi" w:hAnsiTheme="majorBidi" w:cstheme="majorBidi"/>
          <w:sz w:val="22"/>
          <w:szCs w:val="22"/>
        </w:rPr>
        <w:t xml:space="preserve"> 45.9), which included 18.8% </w:t>
      </w:r>
      <w:r w:rsidR="00174D25">
        <w:rPr>
          <w:rFonts w:asciiTheme="majorBidi" w:hAnsiTheme="majorBidi" w:cstheme="majorBidi"/>
          <w:sz w:val="22"/>
          <w:szCs w:val="22"/>
        </w:rPr>
        <w:t>(95% CI:</w:t>
      </w:r>
      <w:r w:rsidR="00486D5D">
        <w:rPr>
          <w:rFonts w:asciiTheme="majorBidi" w:hAnsiTheme="majorBidi" w:cstheme="majorBidi"/>
          <w:sz w:val="22"/>
          <w:szCs w:val="22"/>
        </w:rPr>
        <w:t>16.8</w:t>
      </w:r>
      <w:ins w:id="593" w:author="Dahal, Kajol" w:date="2025-12-02T11:45:00Z">
        <w:r w:rsidR="008037AE">
          <w:rPr>
            <w:rFonts w:asciiTheme="majorBidi" w:hAnsiTheme="majorBidi" w:cstheme="majorBidi"/>
            <w:sz w:val="22"/>
            <w:szCs w:val="22"/>
          </w:rPr>
          <w:t xml:space="preserve"> to</w:t>
        </w:r>
      </w:ins>
      <w:del w:id="594" w:author="Dahal, Kajol" w:date="2025-12-02T11:45:00Z">
        <w:r w:rsidR="00486D5D" w:rsidDel="008037AE">
          <w:rPr>
            <w:rFonts w:asciiTheme="majorBidi" w:hAnsiTheme="majorBidi" w:cstheme="majorBidi"/>
            <w:sz w:val="22"/>
            <w:szCs w:val="22"/>
          </w:rPr>
          <w:delText>,</w:delText>
        </w:r>
      </w:del>
      <w:r w:rsidR="00486D5D">
        <w:rPr>
          <w:rFonts w:asciiTheme="majorBidi" w:hAnsiTheme="majorBidi" w:cstheme="majorBidi"/>
          <w:sz w:val="22"/>
          <w:szCs w:val="22"/>
        </w:rPr>
        <w:t xml:space="preserve"> 20.9</w:t>
      </w:r>
      <w:r w:rsidR="00FC599E">
        <w:rPr>
          <w:rFonts w:asciiTheme="majorBidi" w:hAnsiTheme="majorBidi" w:cstheme="majorBidi"/>
          <w:sz w:val="22"/>
          <w:szCs w:val="22"/>
        </w:rPr>
        <w:t>)</w:t>
      </w:r>
      <w:r w:rsidRPr="00A12542">
        <w:rPr>
          <w:rFonts w:asciiTheme="majorBidi" w:hAnsiTheme="majorBidi" w:cstheme="majorBidi"/>
          <w:sz w:val="22"/>
          <w:szCs w:val="22"/>
        </w:rPr>
        <w:t xml:space="preserve"> with moderate to severe anemia and 24.6% </w:t>
      </w:r>
      <w:r w:rsidR="00994468">
        <w:rPr>
          <w:rFonts w:asciiTheme="majorBidi" w:hAnsiTheme="majorBidi" w:cstheme="majorBidi"/>
          <w:sz w:val="22"/>
          <w:szCs w:val="22"/>
        </w:rPr>
        <w:t>(</w:t>
      </w:r>
      <w:r w:rsidR="00174D25">
        <w:rPr>
          <w:rFonts w:asciiTheme="majorBidi" w:hAnsiTheme="majorBidi" w:cstheme="majorBidi"/>
          <w:sz w:val="22"/>
          <w:szCs w:val="22"/>
        </w:rPr>
        <w:t xml:space="preserve">95%CI: </w:t>
      </w:r>
      <w:r w:rsidR="00F67B4E">
        <w:rPr>
          <w:rFonts w:asciiTheme="majorBidi" w:hAnsiTheme="majorBidi" w:cstheme="majorBidi"/>
          <w:sz w:val="22"/>
          <w:szCs w:val="22"/>
        </w:rPr>
        <w:t>22.7</w:t>
      </w:r>
      <w:ins w:id="595" w:author="Dahal, Kajol" w:date="2025-12-02T11:46:00Z">
        <w:r w:rsidR="008037AE">
          <w:rPr>
            <w:rFonts w:asciiTheme="majorBidi" w:hAnsiTheme="majorBidi" w:cstheme="majorBidi"/>
            <w:sz w:val="22"/>
            <w:szCs w:val="22"/>
          </w:rPr>
          <w:t>to</w:t>
        </w:r>
      </w:ins>
      <w:del w:id="596" w:author="Dahal, Kajol" w:date="2025-12-02T11:46:00Z">
        <w:r w:rsidR="00174D25" w:rsidDel="008037AE">
          <w:rPr>
            <w:rFonts w:asciiTheme="majorBidi" w:hAnsiTheme="majorBidi" w:cstheme="majorBidi"/>
            <w:sz w:val="22"/>
            <w:szCs w:val="22"/>
          </w:rPr>
          <w:delText>,</w:delText>
        </w:r>
      </w:del>
      <w:r w:rsidR="00174D25">
        <w:rPr>
          <w:rFonts w:asciiTheme="majorBidi" w:hAnsiTheme="majorBidi" w:cstheme="majorBidi"/>
          <w:sz w:val="22"/>
          <w:szCs w:val="22"/>
        </w:rPr>
        <w:t xml:space="preserve"> 26.6) </w:t>
      </w:r>
      <w:r w:rsidRPr="00A12542">
        <w:rPr>
          <w:rFonts w:asciiTheme="majorBidi" w:hAnsiTheme="majorBidi" w:cstheme="majorBidi"/>
          <w:sz w:val="22"/>
          <w:szCs w:val="22"/>
        </w:rPr>
        <w:t>with mild anemia.</w:t>
      </w:r>
      <w:r w:rsidR="00DC646E">
        <w:rPr>
          <w:rFonts w:asciiTheme="majorBidi" w:hAnsiTheme="majorBidi" w:cstheme="majorBidi"/>
          <w:sz w:val="22"/>
          <w:szCs w:val="22"/>
        </w:rPr>
        <w:t xml:space="preserve"> The prevalence of </w:t>
      </w:r>
      <w:r w:rsidR="000760D6">
        <w:rPr>
          <w:rFonts w:asciiTheme="majorBidi" w:hAnsiTheme="majorBidi" w:cstheme="majorBidi"/>
          <w:sz w:val="22"/>
          <w:szCs w:val="22"/>
        </w:rPr>
        <w:t xml:space="preserve">moderate to severe anemia was highest in late </w:t>
      </w:r>
      <w:r w:rsidR="00D35A22">
        <w:rPr>
          <w:rFonts w:asciiTheme="majorBidi" w:hAnsiTheme="majorBidi" w:cstheme="majorBidi"/>
          <w:sz w:val="22"/>
          <w:szCs w:val="22"/>
        </w:rPr>
        <w:t>infants,</w:t>
      </w:r>
      <w:r w:rsidR="000760D6">
        <w:rPr>
          <w:rFonts w:asciiTheme="majorBidi" w:hAnsiTheme="majorBidi" w:cstheme="majorBidi"/>
          <w:sz w:val="22"/>
          <w:szCs w:val="22"/>
        </w:rPr>
        <w:t xml:space="preserve"> accounting for </w:t>
      </w:r>
      <w:r w:rsidR="000C4DA3">
        <w:rPr>
          <w:rFonts w:asciiTheme="majorBidi" w:hAnsiTheme="majorBidi" w:cstheme="majorBidi"/>
          <w:sz w:val="22"/>
          <w:szCs w:val="22"/>
        </w:rPr>
        <w:t>39.9%</w:t>
      </w:r>
      <w:r w:rsidR="00994468">
        <w:rPr>
          <w:rFonts w:asciiTheme="majorBidi" w:hAnsiTheme="majorBidi" w:cstheme="majorBidi"/>
          <w:sz w:val="22"/>
          <w:szCs w:val="22"/>
        </w:rPr>
        <w:t xml:space="preserve"> (95% CI: 33.2</w:t>
      </w:r>
      <w:ins w:id="597" w:author="Dahal, Kajol" w:date="2025-12-02T11:46:00Z">
        <w:r w:rsidR="008037AE">
          <w:rPr>
            <w:rFonts w:asciiTheme="majorBidi" w:hAnsiTheme="majorBidi" w:cstheme="majorBidi"/>
            <w:sz w:val="22"/>
            <w:szCs w:val="22"/>
          </w:rPr>
          <w:t xml:space="preserve"> to</w:t>
        </w:r>
      </w:ins>
      <w:del w:id="598" w:author="Dahal, Kajol" w:date="2025-12-02T11:46:00Z">
        <w:r w:rsidR="00174D25" w:rsidDel="008037AE">
          <w:rPr>
            <w:rFonts w:asciiTheme="majorBidi" w:hAnsiTheme="majorBidi" w:cstheme="majorBidi"/>
            <w:sz w:val="22"/>
            <w:szCs w:val="22"/>
          </w:rPr>
          <w:delText>,</w:delText>
        </w:r>
      </w:del>
      <w:r w:rsidR="00174D25">
        <w:rPr>
          <w:rFonts w:asciiTheme="majorBidi" w:hAnsiTheme="majorBidi" w:cstheme="majorBidi"/>
          <w:sz w:val="22"/>
          <w:szCs w:val="22"/>
        </w:rPr>
        <w:t xml:space="preserve"> </w:t>
      </w:r>
      <w:r w:rsidR="00994468">
        <w:rPr>
          <w:rFonts w:asciiTheme="majorBidi" w:hAnsiTheme="majorBidi" w:cstheme="majorBidi"/>
          <w:sz w:val="22"/>
          <w:szCs w:val="22"/>
        </w:rPr>
        <w:t>47.1)</w:t>
      </w:r>
      <w:r w:rsidR="006053A9">
        <w:rPr>
          <w:rFonts w:asciiTheme="majorBidi" w:hAnsiTheme="majorBidi" w:cstheme="majorBidi"/>
          <w:sz w:val="22"/>
          <w:szCs w:val="22"/>
        </w:rPr>
        <w:t xml:space="preserve"> and </w:t>
      </w:r>
      <w:r w:rsidR="008966A3">
        <w:rPr>
          <w:rFonts w:asciiTheme="majorBidi" w:hAnsiTheme="majorBidi" w:cstheme="majorBidi"/>
          <w:sz w:val="22"/>
          <w:szCs w:val="22"/>
        </w:rPr>
        <w:t>decreased to 8.4% (95% CI: 6.7</w:t>
      </w:r>
      <w:ins w:id="599" w:author="Dahal, Kajol" w:date="2025-12-02T11:46:00Z">
        <w:r w:rsidR="008037AE">
          <w:rPr>
            <w:rFonts w:asciiTheme="majorBidi" w:hAnsiTheme="majorBidi" w:cstheme="majorBidi"/>
            <w:sz w:val="22"/>
            <w:szCs w:val="22"/>
          </w:rPr>
          <w:t xml:space="preserve"> to</w:t>
        </w:r>
      </w:ins>
      <w:del w:id="600" w:author="Dahal, Kajol" w:date="2025-12-02T11:46:00Z">
        <w:r w:rsidR="008966A3" w:rsidDel="008037AE">
          <w:rPr>
            <w:rFonts w:asciiTheme="majorBidi" w:hAnsiTheme="majorBidi" w:cstheme="majorBidi"/>
            <w:sz w:val="22"/>
            <w:szCs w:val="22"/>
          </w:rPr>
          <w:delText>,</w:delText>
        </w:r>
      </w:del>
      <w:r w:rsidR="008966A3">
        <w:rPr>
          <w:rFonts w:asciiTheme="majorBidi" w:hAnsiTheme="majorBidi" w:cstheme="majorBidi"/>
          <w:sz w:val="22"/>
          <w:szCs w:val="22"/>
        </w:rPr>
        <w:t xml:space="preserve"> 10.8) in </w:t>
      </w:r>
      <w:r w:rsidR="00FC599E">
        <w:rPr>
          <w:rFonts w:asciiTheme="majorBidi" w:hAnsiTheme="majorBidi" w:cstheme="majorBidi"/>
          <w:sz w:val="22"/>
          <w:szCs w:val="22"/>
        </w:rPr>
        <w:t>preschools (</w:t>
      </w:r>
      <w:r w:rsidR="00FC599E" w:rsidRPr="009A2315">
        <w:rPr>
          <w:rFonts w:asciiTheme="majorBidi" w:hAnsiTheme="majorBidi" w:cstheme="majorBidi"/>
          <w:b/>
          <w:bCs/>
          <w:i/>
          <w:iCs/>
          <w:sz w:val="22"/>
          <w:szCs w:val="22"/>
        </w:rPr>
        <w:t>Figure</w:t>
      </w:r>
      <w:r w:rsidR="00FC599E">
        <w:rPr>
          <w:rFonts w:asciiTheme="majorBidi" w:hAnsiTheme="majorBidi" w:cstheme="majorBidi"/>
          <w:b/>
          <w:bCs/>
          <w:i/>
          <w:iCs/>
          <w:sz w:val="22"/>
          <w:szCs w:val="22"/>
        </w:rPr>
        <w:t xml:space="preserve"> 2</w:t>
      </w:r>
      <w:r w:rsidR="00FC599E">
        <w:rPr>
          <w:rFonts w:asciiTheme="majorBidi" w:hAnsiTheme="majorBidi" w:cstheme="majorBidi"/>
          <w:sz w:val="22"/>
          <w:szCs w:val="22"/>
        </w:rPr>
        <w:t>).</w:t>
      </w:r>
    </w:p>
    <w:p w14:paraId="1A934FD2" w14:textId="77777777" w:rsidR="00407B80" w:rsidRDefault="00407B80" w:rsidP="00D26013">
      <w:pPr>
        <w:spacing w:after="0" w:line="360" w:lineRule="auto"/>
        <w:jc w:val="both"/>
        <w:rPr>
          <w:rFonts w:asciiTheme="majorBidi" w:hAnsiTheme="majorBidi" w:cstheme="majorBidi"/>
          <w:sz w:val="22"/>
          <w:szCs w:val="22"/>
        </w:rPr>
      </w:pPr>
    </w:p>
    <w:p w14:paraId="2143372F" w14:textId="77777777" w:rsidR="00407B80" w:rsidRPr="001245B7" w:rsidRDefault="00407B80" w:rsidP="001245B7">
      <w:pPr>
        <w:rPr>
          <w:rFonts w:asciiTheme="majorBidi" w:hAnsiTheme="majorBidi" w:cstheme="majorBidi"/>
          <w:b/>
          <w:bCs/>
        </w:rPr>
      </w:pPr>
      <w:r w:rsidRPr="001245B7">
        <w:rPr>
          <w:rFonts w:asciiTheme="majorBidi" w:hAnsiTheme="majorBidi" w:cstheme="majorBidi"/>
          <w:b/>
          <w:bCs/>
          <w:i/>
          <w:iCs/>
        </w:rPr>
        <w:t>[Figure 2 here]</w:t>
      </w:r>
    </w:p>
    <w:p w14:paraId="2AA8CE62" w14:textId="21C65C57" w:rsidR="00407B80" w:rsidRDefault="00407B80" w:rsidP="00407B80">
      <w:pPr>
        <w:spacing w:after="0" w:line="360" w:lineRule="auto"/>
        <w:jc w:val="both"/>
        <w:rPr>
          <w:rFonts w:ascii="Times New Roman" w:hAnsi="Times New Roman" w:cs="Times New Roman"/>
          <w:i/>
          <w:iCs/>
        </w:rPr>
      </w:pPr>
      <w:r w:rsidRPr="00157F11">
        <w:rPr>
          <w:rFonts w:ascii="Times New Roman" w:hAnsi="Times New Roman" w:cs="Times New Roman"/>
          <w:i/>
          <w:iCs/>
        </w:rPr>
        <w:t xml:space="preserve">Figure </w:t>
      </w:r>
      <w:r w:rsidRPr="00157F11">
        <w:rPr>
          <w:rFonts w:ascii="Times New Roman" w:hAnsi="Times New Roman" w:cs="Times New Roman"/>
          <w:i/>
          <w:iCs/>
        </w:rPr>
        <w:fldChar w:fldCharType="begin"/>
      </w:r>
      <w:r w:rsidRPr="00157F11">
        <w:rPr>
          <w:rFonts w:ascii="Times New Roman" w:hAnsi="Times New Roman" w:cs="Times New Roman"/>
          <w:i/>
          <w:iCs/>
        </w:rPr>
        <w:instrText xml:space="preserve"> SEQ Figure \* ARABIC </w:instrText>
      </w:r>
      <w:r w:rsidRPr="00157F11">
        <w:rPr>
          <w:rFonts w:ascii="Times New Roman" w:hAnsi="Times New Roman" w:cs="Times New Roman"/>
          <w:i/>
          <w:iCs/>
        </w:rPr>
        <w:fldChar w:fldCharType="separate"/>
      </w:r>
      <w:r w:rsidRPr="00157F11">
        <w:rPr>
          <w:rFonts w:ascii="Times New Roman" w:hAnsi="Times New Roman" w:cs="Times New Roman"/>
          <w:i/>
          <w:iCs/>
        </w:rPr>
        <w:t>2</w:t>
      </w:r>
      <w:r w:rsidRPr="00157F11">
        <w:rPr>
          <w:rFonts w:ascii="Times New Roman" w:hAnsi="Times New Roman" w:cs="Times New Roman"/>
          <w:i/>
          <w:iCs/>
        </w:rPr>
        <w:fldChar w:fldCharType="end"/>
      </w:r>
      <w:r w:rsidRPr="00157F11">
        <w:rPr>
          <w:rFonts w:ascii="Times New Roman" w:hAnsi="Times New Roman" w:cs="Times New Roman"/>
          <w:i/>
          <w:iCs/>
        </w:rPr>
        <w:t>: Prevalence of anemia among</w:t>
      </w:r>
      <w:r w:rsidRPr="001321CF">
        <w:rPr>
          <w:rFonts w:ascii="Times New Roman" w:hAnsi="Times New Roman" w:cs="Times New Roman"/>
          <w:i/>
          <w:iCs/>
        </w:rPr>
        <w:t xml:space="preserve"> A) children aged</w:t>
      </w:r>
      <w:ins w:id="601" w:author="Bikram Adhikari (bdhikari)" w:date="2025-12-02T15:29:00Z" w16du:dateUtc="2025-12-02T21:29:00Z">
        <w:r w:rsidR="005B0E34">
          <w:rPr>
            <w:rFonts w:ascii="Times New Roman" w:hAnsi="Times New Roman" w:cs="Times New Roman"/>
            <w:i/>
            <w:iCs/>
          </w:rPr>
          <w:t xml:space="preserve"> </w:t>
        </w:r>
        <w:r w:rsidR="00B96926" w:rsidRPr="001245B7">
          <w:rPr>
            <w:rFonts w:ascii="Times New Roman" w:hAnsi="Times New Roman" w:cs="Times New Roman"/>
            <w:i/>
            <w:iCs/>
          </w:rPr>
          <w:t>6-1</w:t>
        </w:r>
        <w:r w:rsidR="00B96926">
          <w:rPr>
            <w:rFonts w:ascii="Times New Roman" w:hAnsi="Times New Roman" w:cs="Times New Roman"/>
            <w:i/>
            <w:iCs/>
          </w:rPr>
          <w:t>2</w:t>
        </w:r>
        <w:r w:rsidR="00B96926" w:rsidRPr="001245B7">
          <w:rPr>
            <w:rFonts w:ascii="Times New Roman" w:hAnsi="Times New Roman" w:cs="Times New Roman"/>
            <w:i/>
            <w:iCs/>
          </w:rPr>
          <w:t xml:space="preserve"> months, B) children aged </w:t>
        </w:r>
        <w:r w:rsidR="00B96926">
          <w:rPr>
            <w:rFonts w:ascii="Times New Roman" w:hAnsi="Times New Roman" w:cs="Times New Roman"/>
            <w:i/>
            <w:iCs/>
          </w:rPr>
          <w:t>13-36</w:t>
        </w:r>
        <w:r w:rsidR="00B96926" w:rsidRPr="001245B7">
          <w:rPr>
            <w:rFonts w:ascii="Times New Roman" w:hAnsi="Times New Roman" w:cs="Times New Roman"/>
            <w:i/>
            <w:iCs/>
          </w:rPr>
          <w:t xml:space="preserve"> </w:t>
        </w:r>
        <w:r w:rsidR="00B96926">
          <w:rPr>
            <w:rFonts w:ascii="Times New Roman" w:hAnsi="Times New Roman" w:cs="Times New Roman"/>
            <w:i/>
            <w:iCs/>
          </w:rPr>
          <w:t>months</w:t>
        </w:r>
        <w:r w:rsidR="00B96926" w:rsidRPr="001245B7">
          <w:rPr>
            <w:rFonts w:ascii="Times New Roman" w:hAnsi="Times New Roman" w:cs="Times New Roman"/>
            <w:i/>
            <w:iCs/>
          </w:rPr>
          <w:t xml:space="preserve">, C) children aged </w:t>
        </w:r>
        <w:r w:rsidR="00B96926">
          <w:rPr>
            <w:rFonts w:ascii="Times New Roman" w:hAnsi="Times New Roman" w:cs="Times New Roman"/>
            <w:i/>
            <w:iCs/>
          </w:rPr>
          <w:t>36-59</w:t>
        </w:r>
        <w:r w:rsidR="00B96926" w:rsidRPr="001245B7">
          <w:rPr>
            <w:rFonts w:ascii="Times New Roman" w:hAnsi="Times New Roman" w:cs="Times New Roman"/>
            <w:i/>
            <w:iCs/>
          </w:rPr>
          <w:t xml:space="preserve"> </w:t>
        </w:r>
        <w:r w:rsidR="00B96926">
          <w:rPr>
            <w:rFonts w:ascii="Times New Roman" w:hAnsi="Times New Roman" w:cs="Times New Roman"/>
            <w:i/>
            <w:iCs/>
          </w:rPr>
          <w:t>months</w:t>
        </w:r>
        <w:r w:rsidR="00B96926" w:rsidRPr="001245B7">
          <w:rPr>
            <w:rFonts w:ascii="Times New Roman" w:hAnsi="Times New Roman" w:cs="Times New Roman"/>
            <w:i/>
            <w:iCs/>
          </w:rPr>
          <w:t xml:space="preserve"> and D) all children aged 6 </w:t>
        </w:r>
        <w:r w:rsidR="00B96926">
          <w:rPr>
            <w:rFonts w:ascii="Times New Roman" w:hAnsi="Times New Roman" w:cs="Times New Roman"/>
            <w:i/>
            <w:iCs/>
          </w:rPr>
          <w:t>–</w:t>
        </w:r>
        <w:r w:rsidR="00B96926" w:rsidRPr="001245B7">
          <w:rPr>
            <w:rFonts w:ascii="Times New Roman" w:hAnsi="Times New Roman" w:cs="Times New Roman"/>
            <w:i/>
            <w:iCs/>
          </w:rPr>
          <w:t xml:space="preserve"> </w:t>
        </w:r>
        <w:r w:rsidR="00B96926">
          <w:rPr>
            <w:rFonts w:ascii="Times New Roman" w:hAnsi="Times New Roman" w:cs="Times New Roman"/>
            <w:i/>
            <w:iCs/>
          </w:rPr>
          <w:t>59 months</w:t>
        </w:r>
        <w:r w:rsidR="00B96926" w:rsidRPr="001245B7">
          <w:rPr>
            <w:rFonts w:ascii="Times New Roman" w:hAnsi="Times New Roman" w:cs="Times New Roman"/>
            <w:i/>
            <w:iCs/>
          </w:rPr>
          <w:t xml:space="preserve">. </w:t>
        </w:r>
      </w:ins>
      <w:del w:id="602" w:author="Bikram Adhikari (bdhikari)" w:date="2025-12-02T15:29:00Z" w16du:dateUtc="2025-12-02T21:29:00Z">
        <w:r w:rsidRPr="001321CF" w:rsidDel="00B96926">
          <w:rPr>
            <w:rFonts w:ascii="Times New Roman" w:hAnsi="Times New Roman" w:cs="Times New Roman"/>
            <w:i/>
            <w:iCs/>
          </w:rPr>
          <w:delText xml:space="preserve"> 6-1</w:delText>
        </w:r>
        <w:r w:rsidDel="00B96926">
          <w:rPr>
            <w:rFonts w:ascii="Times New Roman" w:hAnsi="Times New Roman" w:cs="Times New Roman"/>
            <w:i/>
            <w:iCs/>
          </w:rPr>
          <w:delText>1</w:delText>
        </w:r>
        <w:r w:rsidRPr="001321CF" w:rsidDel="00B96926">
          <w:rPr>
            <w:rFonts w:ascii="Times New Roman" w:hAnsi="Times New Roman" w:cs="Times New Roman"/>
            <w:i/>
            <w:iCs/>
          </w:rPr>
          <w:delText xml:space="preserve"> months, B) children aged 1-3 years, C) children aged 4-5 years and D) all children aged 6 months to 5 years</w:delText>
        </w:r>
      </w:del>
      <w:r w:rsidRPr="001321CF">
        <w:rPr>
          <w:rFonts w:ascii="Times New Roman" w:hAnsi="Times New Roman" w:cs="Times New Roman"/>
          <w:i/>
          <w:iCs/>
        </w:rPr>
        <w:t>.</w:t>
      </w:r>
    </w:p>
    <w:p w14:paraId="6D3449A4" w14:textId="77777777" w:rsidR="0059723F" w:rsidRPr="001245B7" w:rsidRDefault="0059723F" w:rsidP="001245B7"/>
    <w:p w14:paraId="0E300C0A" w14:textId="3E718D5B" w:rsidR="00D4537E" w:rsidRDefault="00D4537E" w:rsidP="004816E8">
      <w:pPr>
        <w:spacing w:after="0" w:line="360" w:lineRule="auto"/>
        <w:jc w:val="both"/>
        <w:rPr>
          <w:rFonts w:ascii="Times New Roman" w:hAnsi="Times New Roman" w:cs="Times New Roman"/>
          <w:i/>
          <w:iCs/>
        </w:rPr>
      </w:pPr>
    </w:p>
    <w:p w14:paraId="2513CF45" w14:textId="149534FC" w:rsidR="00407B80" w:rsidRDefault="00D4537E">
      <w:pPr>
        <w:spacing w:line="360" w:lineRule="auto"/>
        <w:jc w:val="both"/>
        <w:rPr>
          <w:rFonts w:asciiTheme="majorBidi" w:hAnsiTheme="majorBidi" w:cstheme="majorBidi"/>
          <w:sz w:val="22"/>
          <w:szCs w:val="22"/>
        </w:rPr>
      </w:pPr>
      <w:r w:rsidRPr="00A12542">
        <w:rPr>
          <w:rFonts w:asciiTheme="majorBidi" w:hAnsiTheme="majorBidi" w:cstheme="majorBidi"/>
          <w:sz w:val="22"/>
          <w:szCs w:val="22"/>
        </w:rPr>
        <w:t xml:space="preserve">The prevalence </w:t>
      </w:r>
      <w:ins w:id="603" w:author="Dahal, Kajol" w:date="2025-12-02T11:44:00Z">
        <w:r w:rsidR="008037AE">
          <w:rPr>
            <w:rFonts w:asciiTheme="majorBidi" w:hAnsiTheme="majorBidi" w:cstheme="majorBidi"/>
            <w:sz w:val="22"/>
            <w:szCs w:val="22"/>
          </w:rPr>
          <w:t xml:space="preserve">of </w:t>
        </w:r>
      </w:ins>
      <w:r w:rsidRPr="00A12542">
        <w:rPr>
          <w:rFonts w:asciiTheme="majorBidi" w:hAnsiTheme="majorBidi" w:cstheme="majorBidi"/>
          <w:sz w:val="22"/>
          <w:szCs w:val="22"/>
        </w:rPr>
        <w:t>co-existence of stunting-anemia, wasting-anemia, underweight-anemia, undernutrition-anemia were 12.5% (95%CI: 10.9</w:t>
      </w:r>
      <w:r>
        <w:rPr>
          <w:rFonts w:asciiTheme="majorBidi" w:hAnsiTheme="majorBidi" w:cstheme="majorBidi"/>
          <w:sz w:val="22"/>
          <w:szCs w:val="22"/>
        </w:rPr>
        <w:t xml:space="preserve"> to</w:t>
      </w:r>
      <w:r w:rsidRPr="00A12542">
        <w:rPr>
          <w:rFonts w:asciiTheme="majorBidi" w:hAnsiTheme="majorBidi" w:cstheme="majorBidi"/>
          <w:sz w:val="22"/>
          <w:szCs w:val="22"/>
        </w:rPr>
        <w:t xml:space="preserve"> 14.3), 4.0% (95%CI: 2.9</w:t>
      </w:r>
      <w:r>
        <w:rPr>
          <w:rFonts w:asciiTheme="majorBidi" w:hAnsiTheme="majorBidi" w:cstheme="majorBidi"/>
          <w:sz w:val="22"/>
          <w:szCs w:val="22"/>
        </w:rPr>
        <w:t xml:space="preserve"> to </w:t>
      </w:r>
      <w:r w:rsidRPr="00A12542">
        <w:rPr>
          <w:rFonts w:asciiTheme="majorBidi" w:hAnsiTheme="majorBidi" w:cstheme="majorBidi"/>
          <w:sz w:val="22"/>
          <w:szCs w:val="22"/>
        </w:rPr>
        <w:t>4.9), 9.7% (95% CI: 8.7</w:t>
      </w:r>
      <w:r>
        <w:rPr>
          <w:rFonts w:asciiTheme="majorBidi" w:hAnsiTheme="majorBidi" w:cstheme="majorBidi"/>
          <w:sz w:val="22"/>
          <w:szCs w:val="22"/>
        </w:rPr>
        <w:t xml:space="preserve"> to </w:t>
      </w:r>
      <w:r w:rsidRPr="00A12542">
        <w:rPr>
          <w:rFonts w:asciiTheme="majorBidi" w:hAnsiTheme="majorBidi" w:cstheme="majorBidi"/>
          <w:sz w:val="22"/>
          <w:szCs w:val="22"/>
        </w:rPr>
        <w:t>11.7), and 16.0% (95% CI: 14.2</w:t>
      </w:r>
      <w:r>
        <w:rPr>
          <w:rFonts w:asciiTheme="majorBidi" w:hAnsiTheme="majorBidi" w:cstheme="majorBidi"/>
          <w:sz w:val="22"/>
          <w:szCs w:val="22"/>
        </w:rPr>
        <w:t xml:space="preserve"> to</w:t>
      </w:r>
      <w:r w:rsidRPr="00A12542">
        <w:rPr>
          <w:rFonts w:asciiTheme="majorBidi" w:hAnsiTheme="majorBidi" w:cstheme="majorBidi"/>
          <w:sz w:val="22"/>
          <w:szCs w:val="22"/>
        </w:rPr>
        <w:t>18.0) respectively</w:t>
      </w:r>
      <w:r>
        <w:rPr>
          <w:rFonts w:asciiTheme="majorBidi" w:hAnsiTheme="majorBidi" w:cstheme="majorBidi"/>
          <w:sz w:val="22"/>
          <w:szCs w:val="22"/>
        </w:rPr>
        <w:t xml:space="preserve"> (</w:t>
      </w:r>
      <w:r w:rsidRPr="009A2315">
        <w:rPr>
          <w:rFonts w:asciiTheme="majorBidi" w:hAnsiTheme="majorBidi" w:cstheme="majorBidi"/>
          <w:b/>
          <w:bCs/>
          <w:i/>
          <w:iCs/>
          <w:sz w:val="22"/>
          <w:szCs w:val="22"/>
        </w:rPr>
        <w:t xml:space="preserve">Figure </w:t>
      </w:r>
      <w:r w:rsidR="009B1FAA">
        <w:rPr>
          <w:rFonts w:asciiTheme="majorBidi" w:hAnsiTheme="majorBidi" w:cstheme="majorBidi"/>
          <w:b/>
          <w:bCs/>
          <w:i/>
          <w:iCs/>
          <w:sz w:val="22"/>
          <w:szCs w:val="22"/>
        </w:rPr>
        <w:t>3</w:t>
      </w:r>
      <w:r w:rsidRPr="009A2315">
        <w:rPr>
          <w:rFonts w:asciiTheme="majorBidi" w:hAnsiTheme="majorBidi" w:cstheme="majorBidi"/>
          <w:b/>
          <w:bCs/>
          <w:i/>
          <w:iCs/>
          <w:sz w:val="22"/>
          <w:szCs w:val="22"/>
        </w:rPr>
        <w:t>A-D</w:t>
      </w:r>
      <w:r>
        <w:rPr>
          <w:rFonts w:asciiTheme="majorBidi" w:hAnsiTheme="majorBidi" w:cstheme="majorBidi"/>
          <w:sz w:val="22"/>
          <w:szCs w:val="22"/>
        </w:rPr>
        <w:t>)</w:t>
      </w:r>
      <w:r w:rsidRPr="00A12542">
        <w:rPr>
          <w:rFonts w:asciiTheme="majorBidi" w:hAnsiTheme="majorBidi" w:cstheme="majorBidi"/>
          <w:sz w:val="22"/>
          <w:szCs w:val="22"/>
        </w:rPr>
        <w:t>.</w:t>
      </w:r>
      <w:r>
        <w:rPr>
          <w:rFonts w:asciiTheme="majorBidi" w:hAnsiTheme="majorBidi" w:cstheme="majorBidi"/>
          <w:sz w:val="22"/>
          <w:szCs w:val="22"/>
        </w:rPr>
        <w:t xml:space="preserve"> Of total children, 1.9% (95%CI: 1.3 to 2.6) had all three undernutrition conditions and anemia, 6.4% (95%CI: 5.3 to 7.8) had two undernutrition conditions and anemia, and 7.6% (95%CI: 6.6 to 8.9) had one undernutrition condition and anemia</w:t>
      </w:r>
      <w:r w:rsidR="002C70E8">
        <w:rPr>
          <w:rFonts w:asciiTheme="majorBidi" w:hAnsiTheme="majorBidi" w:cstheme="majorBidi"/>
          <w:sz w:val="22"/>
          <w:szCs w:val="22"/>
        </w:rPr>
        <w:t xml:space="preserve">. </w:t>
      </w:r>
      <w:r>
        <w:rPr>
          <w:rFonts w:asciiTheme="majorBidi" w:hAnsiTheme="majorBidi" w:cstheme="majorBidi"/>
          <w:sz w:val="22"/>
          <w:szCs w:val="22"/>
        </w:rPr>
        <w:t xml:space="preserve"> (</w:t>
      </w:r>
      <w:r w:rsidR="00B44EE4">
        <w:rPr>
          <w:rFonts w:asciiTheme="majorBidi" w:hAnsiTheme="majorBidi" w:cstheme="majorBidi"/>
          <w:b/>
          <w:bCs/>
          <w:i/>
          <w:iCs/>
          <w:sz w:val="22"/>
          <w:szCs w:val="22"/>
        </w:rPr>
        <w:t>not presented in tables</w:t>
      </w:r>
      <w:r>
        <w:rPr>
          <w:rFonts w:asciiTheme="majorBidi" w:hAnsiTheme="majorBidi" w:cstheme="majorBidi"/>
          <w:sz w:val="22"/>
          <w:szCs w:val="22"/>
        </w:rPr>
        <w:t>).</w:t>
      </w:r>
    </w:p>
    <w:p w14:paraId="2CDF200E" w14:textId="77777777" w:rsidR="00407B80" w:rsidRDefault="00407B80" w:rsidP="00D4537E">
      <w:pPr>
        <w:spacing w:line="360" w:lineRule="auto"/>
        <w:jc w:val="both"/>
        <w:rPr>
          <w:rFonts w:asciiTheme="majorBidi" w:hAnsiTheme="majorBidi" w:cstheme="majorBidi"/>
          <w:sz w:val="22"/>
          <w:szCs w:val="22"/>
        </w:rPr>
      </w:pPr>
    </w:p>
    <w:p w14:paraId="57365F60" w14:textId="77777777" w:rsidR="00407B80" w:rsidRPr="00345668" w:rsidRDefault="00407B80" w:rsidP="00407B80">
      <w:pPr>
        <w:rPr>
          <w:rFonts w:asciiTheme="majorBidi" w:hAnsiTheme="majorBidi" w:cstheme="majorBidi"/>
          <w:b/>
          <w:bCs/>
          <w:i/>
          <w:iCs/>
        </w:rPr>
      </w:pPr>
      <w:r w:rsidRPr="001245B7">
        <w:rPr>
          <w:rFonts w:asciiTheme="majorBidi" w:hAnsiTheme="majorBidi" w:cstheme="majorBidi"/>
          <w:b/>
          <w:bCs/>
          <w:i/>
          <w:iCs/>
        </w:rPr>
        <w:t>[Figure 3 here]</w:t>
      </w:r>
    </w:p>
    <w:p w14:paraId="38148CB7" w14:textId="7F66D917" w:rsidR="003F3C41" w:rsidRDefault="00407B80" w:rsidP="00407B80">
      <w:pPr>
        <w:spacing w:line="360" w:lineRule="auto"/>
        <w:rPr>
          <w:rFonts w:asciiTheme="majorBidi" w:hAnsiTheme="majorBidi" w:cstheme="majorBidi"/>
          <w:b/>
          <w:bCs/>
        </w:rPr>
      </w:pPr>
      <w:r w:rsidRPr="001321CF">
        <w:rPr>
          <w:rFonts w:ascii="Times New Roman" w:hAnsi="Times New Roman" w:cs="Times New Roman"/>
          <w:i/>
          <w:iCs/>
        </w:rPr>
        <w:t xml:space="preserve">Figure </w:t>
      </w:r>
      <w:r w:rsidRPr="001321CF">
        <w:rPr>
          <w:rFonts w:ascii="Times New Roman" w:hAnsi="Times New Roman" w:cs="Times New Roman"/>
          <w:i/>
          <w:iCs/>
        </w:rPr>
        <w:fldChar w:fldCharType="begin"/>
      </w:r>
      <w:r w:rsidRPr="001321CF">
        <w:rPr>
          <w:rFonts w:ascii="Times New Roman" w:hAnsi="Times New Roman" w:cs="Times New Roman"/>
          <w:i/>
          <w:iCs/>
        </w:rPr>
        <w:instrText xml:space="preserve"> SEQ Figure \* ARABIC </w:instrText>
      </w:r>
      <w:r w:rsidRPr="001321CF">
        <w:rPr>
          <w:rFonts w:ascii="Times New Roman" w:hAnsi="Times New Roman" w:cs="Times New Roman"/>
          <w:i/>
          <w:iCs/>
        </w:rPr>
        <w:fldChar w:fldCharType="separate"/>
      </w:r>
      <w:r>
        <w:rPr>
          <w:rFonts w:ascii="Times New Roman" w:hAnsi="Times New Roman" w:cs="Times New Roman"/>
          <w:i/>
          <w:iCs/>
        </w:rPr>
        <w:t>3</w:t>
      </w:r>
      <w:r w:rsidRPr="001321CF">
        <w:rPr>
          <w:rFonts w:ascii="Times New Roman" w:hAnsi="Times New Roman" w:cs="Times New Roman"/>
          <w:i/>
          <w:iCs/>
        </w:rPr>
        <w:fldChar w:fldCharType="end"/>
      </w:r>
      <w:r w:rsidRPr="001321CF">
        <w:rPr>
          <w:rFonts w:ascii="Times New Roman" w:hAnsi="Times New Roman" w:cs="Times New Roman"/>
          <w:i/>
          <w:iCs/>
        </w:rPr>
        <w:t xml:space="preserve">: Prevalence of </w:t>
      </w:r>
      <w:r>
        <w:rPr>
          <w:rFonts w:ascii="Times New Roman" w:hAnsi="Times New Roman" w:cs="Times New Roman"/>
          <w:i/>
          <w:iCs/>
        </w:rPr>
        <w:t xml:space="preserve">co-existence of </w:t>
      </w:r>
      <w:r w:rsidRPr="001321CF">
        <w:rPr>
          <w:rFonts w:ascii="Times New Roman" w:hAnsi="Times New Roman" w:cs="Times New Roman"/>
          <w:i/>
          <w:iCs/>
        </w:rPr>
        <w:t xml:space="preserve">anemia </w:t>
      </w:r>
      <w:r>
        <w:rPr>
          <w:rFonts w:ascii="Times New Roman" w:hAnsi="Times New Roman" w:cs="Times New Roman"/>
          <w:i/>
          <w:iCs/>
        </w:rPr>
        <w:t xml:space="preserve">with </w:t>
      </w:r>
      <w:r w:rsidRPr="001245B7">
        <w:rPr>
          <w:rFonts w:ascii="Times New Roman" w:hAnsi="Times New Roman" w:cs="Times New Roman"/>
          <w:i/>
          <w:iCs/>
        </w:rPr>
        <w:t>stunting, wasting, underweight, and overall undernutrition</w:t>
      </w:r>
      <w:r w:rsidR="003F3C41">
        <w:rPr>
          <w:rFonts w:asciiTheme="majorBidi" w:hAnsiTheme="majorBidi" w:cstheme="majorBidi"/>
          <w:b/>
          <w:bCs/>
        </w:rPr>
        <w:br w:type="page"/>
      </w:r>
    </w:p>
    <w:p w14:paraId="5A5044F0" w14:textId="5CC519A0" w:rsidR="000832EC" w:rsidRPr="001245B7" w:rsidRDefault="000832EC" w:rsidP="001245B7">
      <w:pPr>
        <w:spacing w:line="360" w:lineRule="auto"/>
        <w:jc w:val="both"/>
        <w:rPr>
          <w:rFonts w:asciiTheme="majorBidi" w:hAnsiTheme="majorBidi" w:cstheme="majorBidi"/>
          <w:sz w:val="22"/>
          <w:szCs w:val="22"/>
        </w:rPr>
      </w:pPr>
      <w:r w:rsidRPr="001245B7">
        <w:rPr>
          <w:rFonts w:asciiTheme="majorBidi" w:hAnsiTheme="majorBidi" w:cstheme="majorBidi"/>
          <w:sz w:val="22"/>
          <w:szCs w:val="22"/>
        </w:rPr>
        <w:lastRenderedPageBreak/>
        <w:t>Table 3 presents the</w:t>
      </w:r>
      <w:r w:rsidR="006D4553">
        <w:rPr>
          <w:rFonts w:asciiTheme="majorBidi" w:hAnsiTheme="majorBidi" w:cstheme="majorBidi"/>
          <w:sz w:val="22"/>
          <w:szCs w:val="22"/>
        </w:rPr>
        <w:t xml:space="preserve"> </w:t>
      </w:r>
      <w:r w:rsidRPr="001245B7">
        <w:rPr>
          <w:rFonts w:asciiTheme="majorBidi" w:hAnsiTheme="majorBidi" w:cstheme="majorBidi"/>
          <w:sz w:val="22"/>
          <w:szCs w:val="22"/>
        </w:rPr>
        <w:t xml:space="preserve">prevalence of coexistence of anemia and </w:t>
      </w:r>
      <w:r w:rsidR="006D4553" w:rsidRPr="006D4553">
        <w:rPr>
          <w:rFonts w:asciiTheme="majorBidi" w:hAnsiTheme="majorBidi" w:cstheme="majorBidi"/>
          <w:sz w:val="22"/>
          <w:szCs w:val="22"/>
        </w:rPr>
        <w:t>undernutrition by</w:t>
      </w:r>
      <w:r w:rsidR="00A51448" w:rsidRPr="001245B7">
        <w:rPr>
          <w:rFonts w:asciiTheme="majorBidi" w:hAnsiTheme="majorBidi" w:cstheme="majorBidi"/>
          <w:sz w:val="22"/>
          <w:szCs w:val="22"/>
        </w:rPr>
        <w:t xml:space="preserve"> age group</w:t>
      </w:r>
      <w:r w:rsidR="008C2A8A">
        <w:rPr>
          <w:rFonts w:asciiTheme="majorBidi" w:hAnsiTheme="majorBidi" w:cstheme="majorBidi"/>
          <w:sz w:val="22"/>
          <w:szCs w:val="22"/>
        </w:rPr>
        <w:t xml:space="preserve"> and sex of child</w:t>
      </w:r>
      <w:r w:rsidR="00345668">
        <w:rPr>
          <w:rFonts w:asciiTheme="majorBidi" w:hAnsiTheme="majorBidi" w:cstheme="majorBidi"/>
          <w:sz w:val="22"/>
          <w:szCs w:val="22"/>
        </w:rPr>
        <w:t xml:space="preserve">. </w:t>
      </w:r>
      <w:r w:rsidR="004A2913">
        <w:rPr>
          <w:rFonts w:asciiTheme="majorBidi" w:hAnsiTheme="majorBidi" w:cstheme="majorBidi"/>
          <w:sz w:val="22"/>
          <w:szCs w:val="22"/>
        </w:rPr>
        <w:t xml:space="preserve">The prevalence of </w:t>
      </w:r>
      <w:r w:rsidR="001F11CA">
        <w:rPr>
          <w:rFonts w:asciiTheme="majorBidi" w:hAnsiTheme="majorBidi" w:cstheme="majorBidi"/>
          <w:sz w:val="22"/>
          <w:szCs w:val="22"/>
        </w:rPr>
        <w:t xml:space="preserve">coexistence of undernutrition and anemia </w:t>
      </w:r>
      <w:ins w:id="604" w:author="Dahal, Kajol" w:date="2025-12-01T15:31:00Z">
        <w:r w:rsidR="00EF10C5">
          <w:rPr>
            <w:rFonts w:asciiTheme="majorBidi" w:hAnsiTheme="majorBidi" w:cstheme="majorBidi"/>
            <w:sz w:val="22"/>
            <w:szCs w:val="22"/>
          </w:rPr>
          <w:t>was</w:t>
        </w:r>
      </w:ins>
      <w:del w:id="605" w:author="Dahal, Kajol" w:date="2025-12-01T15:31:00Z">
        <w:r w:rsidR="001F11CA" w:rsidDel="00EF10C5">
          <w:rPr>
            <w:rFonts w:asciiTheme="majorBidi" w:hAnsiTheme="majorBidi" w:cstheme="majorBidi"/>
            <w:sz w:val="22"/>
            <w:szCs w:val="22"/>
          </w:rPr>
          <w:delText>is</w:delText>
        </w:r>
      </w:del>
      <w:r w:rsidR="001F11CA">
        <w:rPr>
          <w:rFonts w:asciiTheme="majorBidi" w:hAnsiTheme="majorBidi" w:cstheme="majorBidi"/>
          <w:sz w:val="22"/>
          <w:szCs w:val="22"/>
        </w:rPr>
        <w:t xml:space="preserve"> highest in </w:t>
      </w:r>
      <w:r w:rsidR="00BF2D45">
        <w:rPr>
          <w:rFonts w:asciiTheme="majorBidi" w:hAnsiTheme="majorBidi" w:cstheme="majorBidi"/>
          <w:sz w:val="22"/>
          <w:szCs w:val="22"/>
        </w:rPr>
        <w:t>children 6-1</w:t>
      </w:r>
      <w:ins w:id="606" w:author="Bikram Adhikari (bdhikari)" w:date="2025-12-02T15:29:00Z" w16du:dateUtc="2025-12-02T21:29:00Z">
        <w:r w:rsidR="005B0E34">
          <w:rPr>
            <w:rFonts w:asciiTheme="majorBidi" w:hAnsiTheme="majorBidi" w:cstheme="majorBidi"/>
            <w:sz w:val="22"/>
            <w:szCs w:val="22"/>
          </w:rPr>
          <w:t>2</w:t>
        </w:r>
      </w:ins>
      <w:del w:id="607" w:author="Bikram Adhikari (bdhikari)" w:date="2025-11-26T22:14:00Z">
        <w:r w:rsidR="00BF2D45" w:rsidDel="005F113A">
          <w:rPr>
            <w:rFonts w:asciiTheme="majorBidi" w:hAnsiTheme="majorBidi" w:cstheme="majorBidi"/>
            <w:sz w:val="22"/>
            <w:szCs w:val="22"/>
          </w:rPr>
          <w:delText>2</w:delText>
        </w:r>
      </w:del>
      <w:r w:rsidR="00BF2D45">
        <w:rPr>
          <w:rFonts w:asciiTheme="majorBidi" w:hAnsiTheme="majorBidi" w:cstheme="majorBidi"/>
          <w:sz w:val="22"/>
          <w:szCs w:val="22"/>
        </w:rPr>
        <w:t xml:space="preserve"> months</w:t>
      </w:r>
      <w:r w:rsidR="001F11CA">
        <w:rPr>
          <w:rFonts w:asciiTheme="majorBidi" w:hAnsiTheme="majorBidi" w:cstheme="majorBidi"/>
          <w:sz w:val="22"/>
          <w:szCs w:val="22"/>
        </w:rPr>
        <w:t xml:space="preserve"> </w:t>
      </w:r>
      <w:r w:rsidR="00EA297E">
        <w:rPr>
          <w:rFonts w:asciiTheme="majorBidi" w:hAnsiTheme="majorBidi" w:cstheme="majorBidi"/>
          <w:sz w:val="22"/>
          <w:szCs w:val="22"/>
        </w:rPr>
        <w:t xml:space="preserve">(overall: </w:t>
      </w:r>
      <w:r w:rsidR="008A45A6">
        <w:rPr>
          <w:rFonts w:asciiTheme="majorBidi" w:hAnsiTheme="majorBidi" w:cstheme="majorBidi"/>
          <w:sz w:val="22"/>
          <w:szCs w:val="22"/>
        </w:rPr>
        <w:t xml:space="preserve">16.2%, </w:t>
      </w:r>
      <w:r w:rsidR="00EA297E">
        <w:rPr>
          <w:rFonts w:asciiTheme="majorBidi" w:hAnsiTheme="majorBidi" w:cstheme="majorBidi"/>
          <w:sz w:val="22"/>
          <w:szCs w:val="22"/>
        </w:rPr>
        <w:t xml:space="preserve">male: </w:t>
      </w:r>
      <w:r w:rsidR="008A45A6">
        <w:rPr>
          <w:rFonts w:asciiTheme="majorBidi" w:hAnsiTheme="majorBidi" w:cstheme="majorBidi"/>
          <w:sz w:val="22"/>
          <w:szCs w:val="22"/>
        </w:rPr>
        <w:t>17.4</w:t>
      </w:r>
      <w:r w:rsidR="00EA297E">
        <w:rPr>
          <w:rFonts w:asciiTheme="majorBidi" w:hAnsiTheme="majorBidi" w:cstheme="majorBidi"/>
          <w:sz w:val="22"/>
          <w:szCs w:val="22"/>
        </w:rPr>
        <w:t xml:space="preserve">%, female: </w:t>
      </w:r>
      <w:r w:rsidR="008A45A6">
        <w:rPr>
          <w:rFonts w:asciiTheme="majorBidi" w:hAnsiTheme="majorBidi" w:cstheme="majorBidi"/>
          <w:sz w:val="22"/>
          <w:szCs w:val="22"/>
        </w:rPr>
        <w:t>14.9</w:t>
      </w:r>
      <w:r w:rsidR="00EA297E">
        <w:rPr>
          <w:rFonts w:asciiTheme="majorBidi" w:hAnsiTheme="majorBidi" w:cstheme="majorBidi"/>
          <w:sz w:val="22"/>
          <w:szCs w:val="22"/>
        </w:rPr>
        <w:t xml:space="preserve">%) </w:t>
      </w:r>
      <w:r w:rsidR="001F11CA">
        <w:rPr>
          <w:rFonts w:asciiTheme="majorBidi" w:hAnsiTheme="majorBidi" w:cstheme="majorBidi"/>
          <w:sz w:val="22"/>
          <w:szCs w:val="22"/>
        </w:rPr>
        <w:t xml:space="preserve">followed by </w:t>
      </w:r>
      <w:r w:rsidR="00FD6B3C">
        <w:rPr>
          <w:rFonts w:asciiTheme="majorBidi" w:hAnsiTheme="majorBidi" w:cstheme="majorBidi"/>
          <w:sz w:val="22"/>
          <w:szCs w:val="22"/>
        </w:rPr>
        <w:t>1</w:t>
      </w:r>
      <w:ins w:id="608" w:author="Bikram Adhikari (bdhikari)" w:date="2025-12-02T15:29:00Z" w16du:dateUtc="2025-12-02T21:29:00Z">
        <w:r w:rsidR="005B0E34">
          <w:rPr>
            <w:rFonts w:asciiTheme="majorBidi" w:hAnsiTheme="majorBidi" w:cstheme="majorBidi"/>
            <w:sz w:val="22"/>
            <w:szCs w:val="22"/>
          </w:rPr>
          <w:t>3-36 months</w:t>
        </w:r>
      </w:ins>
      <w:del w:id="609" w:author="Bikram Adhikari (bdhikari)" w:date="2025-12-02T15:29:00Z" w16du:dateUtc="2025-12-02T21:29:00Z">
        <w:r w:rsidR="00FD6B3C" w:rsidDel="005B0E34">
          <w:rPr>
            <w:rFonts w:asciiTheme="majorBidi" w:hAnsiTheme="majorBidi" w:cstheme="majorBidi"/>
            <w:sz w:val="22"/>
            <w:szCs w:val="22"/>
          </w:rPr>
          <w:delText>-3 years</w:delText>
        </w:r>
      </w:del>
      <w:r w:rsidR="00FD6B3C">
        <w:rPr>
          <w:rFonts w:asciiTheme="majorBidi" w:hAnsiTheme="majorBidi" w:cstheme="majorBidi"/>
          <w:sz w:val="22"/>
          <w:szCs w:val="22"/>
        </w:rPr>
        <w:t xml:space="preserve"> old children</w:t>
      </w:r>
      <w:r w:rsidR="00BF2D45">
        <w:rPr>
          <w:rFonts w:asciiTheme="majorBidi" w:hAnsiTheme="majorBidi" w:cstheme="majorBidi"/>
          <w:sz w:val="22"/>
          <w:szCs w:val="22"/>
        </w:rPr>
        <w:t xml:space="preserve"> </w:t>
      </w:r>
      <w:r w:rsidR="00EA297E">
        <w:rPr>
          <w:rFonts w:asciiTheme="majorBidi" w:hAnsiTheme="majorBidi" w:cstheme="majorBidi"/>
          <w:sz w:val="22"/>
          <w:szCs w:val="22"/>
        </w:rPr>
        <w:t xml:space="preserve">(overall: </w:t>
      </w:r>
      <w:r w:rsidR="008A45A6">
        <w:rPr>
          <w:rFonts w:asciiTheme="majorBidi" w:hAnsiTheme="majorBidi" w:cstheme="majorBidi"/>
          <w:sz w:val="22"/>
          <w:szCs w:val="22"/>
        </w:rPr>
        <w:t>22.0%, male</w:t>
      </w:r>
      <w:r w:rsidR="00EA297E">
        <w:rPr>
          <w:rFonts w:asciiTheme="majorBidi" w:hAnsiTheme="majorBidi" w:cstheme="majorBidi"/>
          <w:sz w:val="22"/>
          <w:szCs w:val="22"/>
        </w:rPr>
        <w:t>: 2</w:t>
      </w:r>
      <w:r w:rsidR="008A45A6">
        <w:rPr>
          <w:rFonts w:asciiTheme="majorBidi" w:hAnsiTheme="majorBidi" w:cstheme="majorBidi"/>
          <w:sz w:val="22"/>
          <w:szCs w:val="22"/>
        </w:rPr>
        <w:t>0</w:t>
      </w:r>
      <w:r w:rsidR="00EA297E">
        <w:rPr>
          <w:rFonts w:asciiTheme="majorBidi" w:hAnsiTheme="majorBidi" w:cstheme="majorBidi"/>
          <w:sz w:val="22"/>
          <w:szCs w:val="22"/>
        </w:rPr>
        <w:t>.</w:t>
      </w:r>
      <w:r w:rsidR="008A45A6">
        <w:rPr>
          <w:rFonts w:asciiTheme="majorBidi" w:hAnsiTheme="majorBidi" w:cstheme="majorBidi"/>
          <w:sz w:val="22"/>
          <w:szCs w:val="22"/>
        </w:rPr>
        <w:t>4</w:t>
      </w:r>
      <w:r w:rsidR="00EA297E">
        <w:rPr>
          <w:rFonts w:asciiTheme="majorBidi" w:hAnsiTheme="majorBidi" w:cstheme="majorBidi"/>
          <w:sz w:val="22"/>
          <w:szCs w:val="22"/>
        </w:rPr>
        <w:t xml:space="preserve">%, female: </w:t>
      </w:r>
      <w:r w:rsidR="008A45A6">
        <w:rPr>
          <w:rFonts w:asciiTheme="majorBidi" w:hAnsiTheme="majorBidi" w:cstheme="majorBidi"/>
          <w:sz w:val="22"/>
          <w:szCs w:val="22"/>
        </w:rPr>
        <w:t>23.7</w:t>
      </w:r>
      <w:r w:rsidR="00EA297E">
        <w:rPr>
          <w:rFonts w:asciiTheme="majorBidi" w:hAnsiTheme="majorBidi" w:cstheme="majorBidi"/>
          <w:sz w:val="22"/>
          <w:szCs w:val="22"/>
        </w:rPr>
        <w:t xml:space="preserve">%). </w:t>
      </w:r>
      <w:r w:rsidR="00FD6B3C">
        <w:rPr>
          <w:rFonts w:asciiTheme="majorBidi" w:hAnsiTheme="majorBidi" w:cstheme="majorBidi"/>
          <w:sz w:val="22"/>
          <w:szCs w:val="22"/>
        </w:rPr>
        <w:t xml:space="preserve">Prevalence of only anemia was </w:t>
      </w:r>
      <w:r w:rsidR="00BF2D45">
        <w:rPr>
          <w:rFonts w:asciiTheme="majorBidi" w:hAnsiTheme="majorBidi" w:cstheme="majorBidi"/>
          <w:sz w:val="22"/>
          <w:szCs w:val="22"/>
        </w:rPr>
        <w:t>highest in 6-1</w:t>
      </w:r>
      <w:ins w:id="610" w:author="Bikram Adhikari (bdhikari)" w:date="2025-12-02T15:29:00Z" w16du:dateUtc="2025-12-02T21:29:00Z">
        <w:r w:rsidR="005B0E34">
          <w:rPr>
            <w:rFonts w:asciiTheme="majorBidi" w:hAnsiTheme="majorBidi" w:cstheme="majorBidi"/>
            <w:sz w:val="22"/>
            <w:szCs w:val="22"/>
          </w:rPr>
          <w:t>2</w:t>
        </w:r>
      </w:ins>
      <w:del w:id="611" w:author="Bikram Adhikari (bdhikari)" w:date="2025-11-26T22:14:00Z">
        <w:r w:rsidR="00BF2D45" w:rsidDel="005F113A">
          <w:rPr>
            <w:rFonts w:asciiTheme="majorBidi" w:hAnsiTheme="majorBidi" w:cstheme="majorBidi"/>
            <w:sz w:val="22"/>
            <w:szCs w:val="22"/>
          </w:rPr>
          <w:delText>2</w:delText>
        </w:r>
      </w:del>
      <w:r w:rsidR="00BF2D45">
        <w:rPr>
          <w:rFonts w:asciiTheme="majorBidi" w:hAnsiTheme="majorBidi" w:cstheme="majorBidi"/>
          <w:sz w:val="22"/>
          <w:szCs w:val="22"/>
        </w:rPr>
        <w:t xml:space="preserve"> months (</w:t>
      </w:r>
      <w:r w:rsidR="0099705F">
        <w:rPr>
          <w:rFonts w:asciiTheme="majorBidi" w:hAnsiTheme="majorBidi" w:cstheme="majorBidi"/>
          <w:sz w:val="22"/>
          <w:szCs w:val="22"/>
        </w:rPr>
        <w:t>overall: 54.9</w:t>
      </w:r>
      <w:r w:rsidR="008A45A6">
        <w:rPr>
          <w:rFonts w:asciiTheme="majorBidi" w:hAnsiTheme="majorBidi" w:cstheme="majorBidi"/>
          <w:sz w:val="22"/>
          <w:szCs w:val="22"/>
        </w:rPr>
        <w:t>%, male</w:t>
      </w:r>
      <w:r w:rsidR="0099705F">
        <w:rPr>
          <w:rFonts w:asciiTheme="majorBidi" w:hAnsiTheme="majorBidi" w:cstheme="majorBidi"/>
          <w:sz w:val="22"/>
          <w:szCs w:val="22"/>
        </w:rPr>
        <w:t>: 50.2%, female: 60.1%)</w:t>
      </w:r>
      <w:r w:rsidR="00F33BB5">
        <w:rPr>
          <w:rFonts w:asciiTheme="majorBidi" w:hAnsiTheme="majorBidi" w:cstheme="majorBidi"/>
          <w:sz w:val="22"/>
          <w:szCs w:val="22"/>
        </w:rPr>
        <w:t xml:space="preserve"> </w:t>
      </w:r>
      <w:r w:rsidR="00BF2D45">
        <w:rPr>
          <w:rFonts w:asciiTheme="majorBidi" w:hAnsiTheme="majorBidi" w:cstheme="majorBidi"/>
          <w:sz w:val="22"/>
          <w:szCs w:val="22"/>
        </w:rPr>
        <w:t xml:space="preserve">and only undernutrition in </w:t>
      </w:r>
      <w:del w:id="612" w:author="Bikram Adhikari (bdhikari)" w:date="2025-12-02T15:29:00Z" w16du:dateUtc="2025-12-02T21:29:00Z">
        <w:r w:rsidR="00BF2D45" w:rsidDel="00FD4109">
          <w:rPr>
            <w:rFonts w:asciiTheme="majorBidi" w:hAnsiTheme="majorBidi" w:cstheme="majorBidi"/>
            <w:sz w:val="22"/>
            <w:szCs w:val="22"/>
          </w:rPr>
          <w:delText>4-5 years</w:delText>
        </w:r>
      </w:del>
      <w:ins w:id="613" w:author="Bikram Adhikari (bdhikari)" w:date="2025-12-02T15:29:00Z" w16du:dateUtc="2025-12-02T21:29:00Z">
        <w:r w:rsidR="00FD4109">
          <w:rPr>
            <w:rFonts w:asciiTheme="majorBidi" w:hAnsiTheme="majorBidi" w:cstheme="majorBidi"/>
            <w:sz w:val="22"/>
            <w:szCs w:val="22"/>
          </w:rPr>
          <w:t xml:space="preserve">37-59 months </w:t>
        </w:r>
      </w:ins>
      <w:ins w:id="614" w:author="Bikram Adhikari (bdhikari)" w:date="2025-12-02T15:30:00Z" w16du:dateUtc="2025-12-02T21:30:00Z">
        <w:r w:rsidR="00FD4109">
          <w:rPr>
            <w:rFonts w:asciiTheme="majorBidi" w:hAnsiTheme="majorBidi" w:cstheme="majorBidi"/>
            <w:sz w:val="22"/>
            <w:szCs w:val="22"/>
          </w:rPr>
          <w:t>old</w:t>
        </w:r>
      </w:ins>
      <w:r w:rsidR="00BF2D45">
        <w:rPr>
          <w:rFonts w:asciiTheme="majorBidi" w:hAnsiTheme="majorBidi" w:cstheme="majorBidi"/>
          <w:sz w:val="22"/>
          <w:szCs w:val="22"/>
        </w:rPr>
        <w:t xml:space="preserve"> children</w:t>
      </w:r>
      <w:r w:rsidR="00F33BB5">
        <w:rPr>
          <w:rFonts w:asciiTheme="majorBidi" w:hAnsiTheme="majorBidi" w:cstheme="majorBidi"/>
          <w:sz w:val="22"/>
          <w:szCs w:val="22"/>
        </w:rPr>
        <w:t xml:space="preserve"> (overall: 23.5</w:t>
      </w:r>
      <w:r w:rsidR="008A45A6">
        <w:rPr>
          <w:rFonts w:asciiTheme="majorBidi" w:hAnsiTheme="majorBidi" w:cstheme="majorBidi"/>
          <w:sz w:val="22"/>
          <w:szCs w:val="22"/>
        </w:rPr>
        <w:t>% male</w:t>
      </w:r>
      <w:r w:rsidR="00F33BB5">
        <w:rPr>
          <w:rFonts w:asciiTheme="majorBidi" w:hAnsiTheme="majorBidi" w:cstheme="majorBidi"/>
          <w:sz w:val="22"/>
          <w:szCs w:val="22"/>
        </w:rPr>
        <w:t>: 21.0%, female: 26.2%)</w:t>
      </w:r>
      <w:r w:rsidR="00BF2D45">
        <w:rPr>
          <w:rFonts w:asciiTheme="majorBidi" w:hAnsiTheme="majorBidi" w:cstheme="majorBidi"/>
          <w:sz w:val="22"/>
          <w:szCs w:val="22"/>
        </w:rPr>
        <w:t>.</w:t>
      </w:r>
    </w:p>
    <w:p w14:paraId="7059C989" w14:textId="2461C285" w:rsidR="000D08ED" w:rsidRPr="00A12542" w:rsidRDefault="002B6610" w:rsidP="00914D4D">
      <w:pPr>
        <w:rPr>
          <w:rFonts w:asciiTheme="majorBidi" w:hAnsiTheme="majorBidi" w:cstheme="majorBidi"/>
          <w:b/>
          <w:bCs/>
          <w:i/>
          <w:iCs/>
          <w:sz w:val="22"/>
          <w:szCs w:val="22"/>
        </w:rPr>
      </w:pPr>
      <w:r w:rsidRPr="00A12542">
        <w:rPr>
          <w:rFonts w:asciiTheme="majorBidi" w:hAnsiTheme="majorBidi" w:cstheme="majorBidi"/>
          <w:b/>
          <w:bCs/>
        </w:rPr>
        <w:t xml:space="preserve">Table </w:t>
      </w:r>
      <w:r w:rsidRPr="00A12542">
        <w:rPr>
          <w:rFonts w:asciiTheme="majorBidi" w:hAnsiTheme="majorBidi" w:cstheme="majorBidi"/>
          <w:b/>
          <w:bCs/>
        </w:rPr>
        <w:fldChar w:fldCharType="begin"/>
      </w:r>
      <w:r w:rsidRPr="00A12542">
        <w:rPr>
          <w:rFonts w:asciiTheme="majorBidi" w:hAnsiTheme="majorBidi" w:cstheme="majorBidi"/>
          <w:b/>
          <w:bCs/>
        </w:rPr>
        <w:instrText xml:space="preserve"> SEQ Table \* ARABIC </w:instrText>
      </w:r>
      <w:r w:rsidRPr="00A12542">
        <w:rPr>
          <w:rFonts w:asciiTheme="majorBidi" w:hAnsiTheme="majorBidi" w:cstheme="majorBidi"/>
          <w:b/>
          <w:bCs/>
        </w:rPr>
        <w:fldChar w:fldCharType="separate"/>
      </w:r>
      <w:r w:rsidR="00194DC1">
        <w:rPr>
          <w:rFonts w:asciiTheme="majorBidi" w:hAnsiTheme="majorBidi" w:cstheme="majorBidi"/>
          <w:b/>
          <w:bCs/>
          <w:noProof/>
        </w:rPr>
        <w:t>3</w:t>
      </w:r>
      <w:r w:rsidRPr="00A12542">
        <w:rPr>
          <w:rFonts w:asciiTheme="majorBidi" w:hAnsiTheme="majorBidi" w:cstheme="majorBidi"/>
          <w:b/>
          <w:bCs/>
        </w:rPr>
        <w:fldChar w:fldCharType="end"/>
      </w:r>
      <w:r w:rsidRPr="00A12542">
        <w:rPr>
          <w:rFonts w:asciiTheme="majorBidi" w:hAnsiTheme="majorBidi" w:cstheme="majorBidi"/>
          <w:b/>
          <w:bCs/>
        </w:rPr>
        <w:t xml:space="preserve">: </w:t>
      </w:r>
      <w:r w:rsidR="006567E2" w:rsidRPr="00A12542">
        <w:rPr>
          <w:rFonts w:asciiTheme="majorBidi" w:hAnsiTheme="majorBidi" w:cstheme="majorBidi"/>
          <w:b/>
          <w:bCs/>
          <w:i/>
          <w:iCs/>
          <w:sz w:val="22"/>
          <w:szCs w:val="22"/>
        </w:rPr>
        <w:t xml:space="preserve">Co-existence of anemia </w:t>
      </w:r>
      <w:r w:rsidR="005E6E94">
        <w:rPr>
          <w:rFonts w:asciiTheme="majorBidi" w:hAnsiTheme="majorBidi" w:cstheme="majorBidi"/>
          <w:b/>
          <w:bCs/>
          <w:i/>
          <w:iCs/>
          <w:sz w:val="22"/>
          <w:szCs w:val="22"/>
        </w:rPr>
        <w:t xml:space="preserve">and </w:t>
      </w:r>
      <w:r w:rsidR="005E6E94" w:rsidRPr="00A12542">
        <w:rPr>
          <w:rFonts w:asciiTheme="majorBidi" w:hAnsiTheme="majorBidi" w:cstheme="majorBidi"/>
          <w:b/>
          <w:bCs/>
          <w:i/>
          <w:iCs/>
          <w:sz w:val="22"/>
          <w:szCs w:val="22"/>
        </w:rPr>
        <w:t>undernutrition</w:t>
      </w:r>
      <w:r w:rsidR="006567E2" w:rsidRPr="00A12542">
        <w:rPr>
          <w:rFonts w:asciiTheme="majorBidi" w:hAnsiTheme="majorBidi" w:cstheme="majorBidi"/>
          <w:b/>
          <w:bCs/>
          <w:i/>
          <w:iCs/>
          <w:sz w:val="22"/>
          <w:szCs w:val="22"/>
        </w:rPr>
        <w:t xml:space="preserve"> conditions</w:t>
      </w:r>
      <w:r w:rsidR="001772A5" w:rsidRPr="00A12542">
        <w:rPr>
          <w:rFonts w:asciiTheme="majorBidi" w:hAnsiTheme="majorBidi" w:cstheme="majorBidi"/>
          <w:b/>
          <w:bCs/>
          <w:i/>
          <w:iCs/>
          <w:sz w:val="22"/>
          <w:szCs w:val="22"/>
        </w:rPr>
        <w:t xml:space="preserve"> (n=</w:t>
      </w:r>
      <w:r w:rsidR="001772A5" w:rsidRPr="00A12542">
        <w:rPr>
          <w:rFonts w:asciiTheme="majorBidi" w:eastAsia="Times New Roman" w:hAnsiTheme="majorBidi" w:cstheme="majorBidi"/>
          <w:b/>
          <w:bCs/>
          <w:kern w:val="0"/>
          <w:sz w:val="22"/>
          <w:szCs w:val="22"/>
          <w14:ligatures w14:val="none"/>
        </w:rPr>
        <w:t>2,335)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1820"/>
        <w:gridCol w:w="1819"/>
        <w:gridCol w:w="1819"/>
        <w:gridCol w:w="1819"/>
      </w:tblGrid>
      <w:tr w:rsidR="005E6E94" w:rsidRPr="00A12542" w14:paraId="3D95A3B1" w14:textId="6FAB0820" w:rsidTr="005E6E94">
        <w:trPr>
          <w:trHeight w:val="301"/>
        </w:trPr>
        <w:tc>
          <w:tcPr>
            <w:tcW w:w="964" w:type="pct"/>
            <w:shd w:val="clear" w:color="auto" w:fill="C1E4F5" w:themeFill="accent1" w:themeFillTint="33"/>
            <w:hideMark/>
          </w:tcPr>
          <w:p w14:paraId="4ABB23B1" w14:textId="276B21FA" w:rsidR="005E6E94" w:rsidRPr="00A12542" w:rsidRDefault="005E6E94" w:rsidP="005E6E94">
            <w:pPr>
              <w:spacing w:after="0" w:line="240" w:lineRule="auto"/>
              <w:rPr>
                <w:rFonts w:asciiTheme="majorBidi" w:eastAsia="Times New Roman" w:hAnsiTheme="majorBidi" w:cstheme="majorBidi"/>
                <w:b/>
                <w:bCs/>
                <w:kern w:val="0"/>
                <w:sz w:val="22"/>
                <w:szCs w:val="22"/>
                <w14:ligatures w14:val="none"/>
              </w:rPr>
            </w:pPr>
            <w:r w:rsidRPr="00A12542">
              <w:rPr>
                <w:rFonts w:asciiTheme="majorBidi" w:eastAsia="Times New Roman" w:hAnsiTheme="majorBidi" w:cstheme="majorBidi"/>
                <w:b/>
                <w:bCs/>
                <w:kern w:val="0"/>
                <w:sz w:val="22"/>
                <w:szCs w:val="22"/>
                <w14:ligatures w14:val="none"/>
              </w:rPr>
              <w:t>Characteristic</w:t>
            </w:r>
          </w:p>
        </w:tc>
        <w:tc>
          <w:tcPr>
            <w:tcW w:w="1009" w:type="pct"/>
            <w:shd w:val="clear" w:color="auto" w:fill="C1E4F5" w:themeFill="accent1" w:themeFillTint="33"/>
            <w:hideMark/>
          </w:tcPr>
          <w:p w14:paraId="28A8E664" w14:textId="0889BEAA" w:rsidR="005E6E94" w:rsidRDefault="005E6E94" w:rsidP="005E6E94">
            <w:pPr>
              <w:spacing w:after="0" w:line="240" w:lineRule="auto"/>
              <w:jc w:val="center"/>
              <w:rPr>
                <w:rFonts w:asciiTheme="majorBidi" w:eastAsia="Times New Roman" w:hAnsiTheme="majorBidi" w:cstheme="majorBidi"/>
                <w:b/>
                <w:bCs/>
                <w:kern w:val="0"/>
                <w:sz w:val="22"/>
                <w:szCs w:val="22"/>
                <w14:ligatures w14:val="none"/>
              </w:rPr>
            </w:pPr>
            <w:del w:id="615" w:author="Bikram Adhikari (bdhikari)" w:date="2025-12-02T17:07:00Z" w16du:dateUtc="2025-12-02T23:07:00Z">
              <w:r w:rsidDel="003D7C7E">
                <w:rPr>
                  <w:rFonts w:asciiTheme="majorBidi" w:eastAsia="Times New Roman" w:hAnsiTheme="majorBidi" w:cstheme="majorBidi"/>
                  <w:b/>
                  <w:bCs/>
                  <w:kern w:val="0"/>
                  <w:sz w:val="22"/>
                  <w:szCs w:val="22"/>
                  <w14:ligatures w14:val="none"/>
                </w:rPr>
                <w:delText>Overall</w:delText>
              </w:r>
            </w:del>
            <w:ins w:id="616" w:author="Bikram Adhikari (bdhikari)" w:date="2025-12-02T17:07:00Z" w16du:dateUtc="2025-12-02T23:07:00Z">
              <w:r w:rsidR="003D7C7E">
                <w:rPr>
                  <w:rFonts w:asciiTheme="majorBidi" w:eastAsia="Times New Roman" w:hAnsiTheme="majorBidi" w:cstheme="majorBidi"/>
                  <w:b/>
                  <w:bCs/>
                  <w:kern w:val="0"/>
                  <w:sz w:val="22"/>
                  <w:szCs w:val="22"/>
                  <w14:ligatures w14:val="none"/>
                </w:rPr>
                <w:t>6-59 months children,</w:t>
              </w:r>
            </w:ins>
            <w:del w:id="617" w:author="Bikram Adhikari (bdhikari)" w:date="2025-12-02T17:07:00Z" w16du:dateUtc="2025-12-02T23:07:00Z">
              <w:r w:rsidDel="003D7C7E">
                <w:rPr>
                  <w:rFonts w:asciiTheme="majorBidi" w:eastAsia="Times New Roman" w:hAnsiTheme="majorBidi" w:cstheme="majorBidi"/>
                  <w:b/>
                  <w:bCs/>
                  <w:kern w:val="0"/>
                  <w:sz w:val="22"/>
                  <w:szCs w:val="22"/>
                  <w14:ligatures w14:val="none"/>
                </w:rPr>
                <w:delText>,</w:delText>
              </w:r>
            </w:del>
          </w:p>
          <w:p w14:paraId="1824246A" w14:textId="26691720" w:rsidR="005E6E94" w:rsidRPr="00A12542" w:rsidRDefault="005E6E94" w:rsidP="005E6E94">
            <w:pPr>
              <w:spacing w:after="0" w:line="240" w:lineRule="auto"/>
              <w:jc w:val="center"/>
              <w:rPr>
                <w:rFonts w:asciiTheme="majorBidi" w:eastAsia="Times New Roman" w:hAnsiTheme="majorBidi" w:cstheme="majorBidi"/>
                <w:b/>
                <w:bCs/>
                <w:kern w:val="0"/>
                <w:sz w:val="22"/>
                <w:szCs w:val="22"/>
                <w14:ligatures w14:val="none"/>
              </w:rPr>
            </w:pPr>
            <w:r>
              <w:rPr>
                <w:rFonts w:asciiTheme="majorBidi" w:eastAsia="Times New Roman" w:hAnsiTheme="majorBidi" w:cstheme="majorBidi"/>
                <w:b/>
                <w:bCs/>
                <w:kern w:val="0"/>
                <w:sz w:val="22"/>
                <w:szCs w:val="22"/>
                <w14:ligatures w14:val="none"/>
              </w:rPr>
              <w:t>% (95%CI)</w:t>
            </w:r>
          </w:p>
        </w:tc>
        <w:tc>
          <w:tcPr>
            <w:tcW w:w="1009" w:type="pct"/>
            <w:shd w:val="clear" w:color="auto" w:fill="C1E4F5" w:themeFill="accent1" w:themeFillTint="33"/>
          </w:tcPr>
          <w:p w14:paraId="7B45038F" w14:textId="1725C16B" w:rsidR="005E6E94" w:rsidRDefault="005E6E94" w:rsidP="005E6E94">
            <w:pPr>
              <w:spacing w:after="0" w:line="240" w:lineRule="auto"/>
              <w:jc w:val="center"/>
              <w:rPr>
                <w:rFonts w:asciiTheme="majorBidi" w:eastAsia="Times New Roman" w:hAnsiTheme="majorBidi" w:cstheme="majorBidi"/>
                <w:b/>
                <w:bCs/>
                <w:kern w:val="0"/>
                <w:sz w:val="22"/>
                <w:szCs w:val="22"/>
                <w14:ligatures w14:val="none"/>
              </w:rPr>
            </w:pPr>
            <w:r>
              <w:rPr>
                <w:rFonts w:asciiTheme="majorBidi" w:eastAsia="Times New Roman" w:hAnsiTheme="majorBidi" w:cstheme="majorBidi"/>
                <w:b/>
                <w:bCs/>
                <w:kern w:val="0"/>
                <w:sz w:val="22"/>
                <w:szCs w:val="22"/>
                <w14:ligatures w14:val="none"/>
              </w:rPr>
              <w:t>6-1</w:t>
            </w:r>
            <w:ins w:id="618" w:author="Bikram Adhikari (bdhikari)" w:date="2025-12-02T15:30:00Z" w16du:dateUtc="2025-12-02T21:30:00Z">
              <w:r w:rsidR="00FD4109">
                <w:rPr>
                  <w:rFonts w:asciiTheme="majorBidi" w:eastAsia="Times New Roman" w:hAnsiTheme="majorBidi" w:cstheme="majorBidi"/>
                  <w:b/>
                  <w:bCs/>
                  <w:kern w:val="0"/>
                  <w:sz w:val="22"/>
                  <w:szCs w:val="22"/>
                  <w14:ligatures w14:val="none"/>
                </w:rPr>
                <w:t>2</w:t>
              </w:r>
            </w:ins>
            <w:del w:id="619" w:author="Bikram Adhikari (bdhikari)" w:date="2025-11-26T22:14:00Z">
              <w:r w:rsidDel="005F113A">
                <w:rPr>
                  <w:rFonts w:asciiTheme="majorBidi" w:eastAsia="Times New Roman" w:hAnsiTheme="majorBidi" w:cstheme="majorBidi"/>
                  <w:b/>
                  <w:bCs/>
                  <w:kern w:val="0"/>
                  <w:sz w:val="22"/>
                  <w:szCs w:val="22"/>
                  <w14:ligatures w14:val="none"/>
                </w:rPr>
                <w:delText>2</w:delText>
              </w:r>
            </w:del>
            <w:r>
              <w:rPr>
                <w:rFonts w:asciiTheme="majorBidi" w:eastAsia="Times New Roman" w:hAnsiTheme="majorBidi" w:cstheme="majorBidi"/>
                <w:b/>
                <w:bCs/>
                <w:kern w:val="0"/>
                <w:sz w:val="22"/>
                <w:szCs w:val="22"/>
                <w14:ligatures w14:val="none"/>
              </w:rPr>
              <w:t xml:space="preserve"> months</w:t>
            </w:r>
            <w:ins w:id="620" w:author="Bikram Adhikari (bdhikari)" w:date="2025-12-02T17:06:00Z" w16du:dateUtc="2025-12-02T23:06:00Z">
              <w:r w:rsidR="00D164DF">
                <w:rPr>
                  <w:rFonts w:asciiTheme="majorBidi" w:eastAsia="Times New Roman" w:hAnsiTheme="majorBidi" w:cstheme="majorBidi"/>
                  <w:b/>
                  <w:bCs/>
                  <w:kern w:val="0"/>
                  <w:sz w:val="22"/>
                  <w:szCs w:val="22"/>
                  <w14:ligatures w14:val="none"/>
                </w:rPr>
                <w:t xml:space="preserve"> </w:t>
              </w:r>
            </w:ins>
            <w:ins w:id="621" w:author="Bikram Adhikari (bdhikari)" w:date="2025-12-02T17:06:00Z">
              <w:r w:rsidR="00D164DF" w:rsidRPr="00D164DF">
                <w:rPr>
                  <w:rFonts w:asciiTheme="majorBidi" w:eastAsia="Times New Roman" w:hAnsiTheme="majorBidi" w:cstheme="majorBidi"/>
                  <w:b/>
                  <w:bCs/>
                  <w:kern w:val="0"/>
                  <w:sz w:val="22"/>
                  <w:szCs w:val="22"/>
                  <w14:ligatures w14:val="none"/>
                </w:rPr>
                <w:t>children</w:t>
              </w:r>
            </w:ins>
            <w:r>
              <w:rPr>
                <w:rFonts w:asciiTheme="majorBidi" w:eastAsia="Times New Roman" w:hAnsiTheme="majorBidi" w:cstheme="majorBidi"/>
                <w:b/>
                <w:bCs/>
                <w:kern w:val="0"/>
                <w:sz w:val="22"/>
                <w:szCs w:val="22"/>
                <w14:ligatures w14:val="none"/>
              </w:rPr>
              <w:t>,</w:t>
            </w:r>
          </w:p>
          <w:p w14:paraId="33AB1217" w14:textId="21A671E6" w:rsidR="005E6E94" w:rsidRDefault="005E6E94" w:rsidP="005E6E94">
            <w:pPr>
              <w:spacing w:after="0" w:line="240" w:lineRule="auto"/>
              <w:jc w:val="center"/>
              <w:rPr>
                <w:rFonts w:asciiTheme="majorBidi" w:eastAsia="Times New Roman" w:hAnsiTheme="majorBidi" w:cstheme="majorBidi"/>
                <w:b/>
                <w:bCs/>
                <w:kern w:val="0"/>
                <w:sz w:val="22"/>
                <w:szCs w:val="22"/>
                <w14:ligatures w14:val="none"/>
              </w:rPr>
            </w:pPr>
            <w:r>
              <w:rPr>
                <w:rFonts w:asciiTheme="majorBidi" w:eastAsia="Times New Roman" w:hAnsiTheme="majorBidi" w:cstheme="majorBidi"/>
                <w:b/>
                <w:bCs/>
                <w:kern w:val="0"/>
                <w:sz w:val="22"/>
                <w:szCs w:val="22"/>
                <w14:ligatures w14:val="none"/>
              </w:rPr>
              <w:t>% (95%CI)</w:t>
            </w:r>
          </w:p>
        </w:tc>
        <w:tc>
          <w:tcPr>
            <w:tcW w:w="1009" w:type="pct"/>
            <w:shd w:val="clear" w:color="auto" w:fill="C1E4F5" w:themeFill="accent1" w:themeFillTint="33"/>
          </w:tcPr>
          <w:p w14:paraId="193AC39F" w14:textId="3BDC86EB" w:rsidR="005E6E94" w:rsidRDefault="005E6E94" w:rsidP="005E6E94">
            <w:pPr>
              <w:spacing w:after="0" w:line="240" w:lineRule="auto"/>
              <w:jc w:val="center"/>
              <w:rPr>
                <w:rFonts w:asciiTheme="majorBidi" w:eastAsia="Times New Roman" w:hAnsiTheme="majorBidi" w:cstheme="majorBidi"/>
                <w:b/>
                <w:bCs/>
                <w:kern w:val="0"/>
                <w:sz w:val="22"/>
                <w:szCs w:val="22"/>
                <w14:ligatures w14:val="none"/>
              </w:rPr>
            </w:pPr>
            <w:r>
              <w:rPr>
                <w:rFonts w:asciiTheme="majorBidi" w:eastAsia="Times New Roman" w:hAnsiTheme="majorBidi" w:cstheme="majorBidi"/>
                <w:b/>
                <w:bCs/>
                <w:kern w:val="0"/>
                <w:sz w:val="22"/>
                <w:szCs w:val="22"/>
                <w14:ligatures w14:val="none"/>
              </w:rPr>
              <w:t>1</w:t>
            </w:r>
            <w:del w:id="622" w:author="Bikram Adhikari (bdhikari)" w:date="2025-12-02T15:30:00Z" w16du:dateUtc="2025-12-02T21:30:00Z">
              <w:r w:rsidDel="00FD4109">
                <w:rPr>
                  <w:rFonts w:asciiTheme="majorBidi" w:eastAsia="Times New Roman" w:hAnsiTheme="majorBidi" w:cstheme="majorBidi"/>
                  <w:b/>
                  <w:bCs/>
                  <w:kern w:val="0"/>
                  <w:sz w:val="22"/>
                  <w:szCs w:val="22"/>
                  <w14:ligatures w14:val="none"/>
                </w:rPr>
                <w:delText>-</w:delText>
              </w:r>
            </w:del>
            <w:r>
              <w:rPr>
                <w:rFonts w:asciiTheme="majorBidi" w:eastAsia="Times New Roman" w:hAnsiTheme="majorBidi" w:cstheme="majorBidi"/>
                <w:b/>
                <w:bCs/>
                <w:kern w:val="0"/>
                <w:sz w:val="22"/>
                <w:szCs w:val="22"/>
                <w14:ligatures w14:val="none"/>
              </w:rPr>
              <w:t>3</w:t>
            </w:r>
            <w:ins w:id="623" w:author="Bikram Adhikari (bdhikari)" w:date="2025-12-02T15:30:00Z" w16du:dateUtc="2025-12-02T21:30:00Z">
              <w:r w:rsidR="00FD4109">
                <w:rPr>
                  <w:rFonts w:asciiTheme="majorBidi" w:eastAsia="Times New Roman" w:hAnsiTheme="majorBidi" w:cstheme="majorBidi"/>
                  <w:b/>
                  <w:bCs/>
                  <w:kern w:val="0"/>
                  <w:sz w:val="22"/>
                  <w:szCs w:val="22"/>
                  <w14:ligatures w14:val="none"/>
                </w:rPr>
                <w:t>-36 months</w:t>
              </w:r>
            </w:ins>
            <w:ins w:id="624" w:author="Bikram Adhikari (bdhikari)" w:date="2025-12-02T17:06:00Z" w16du:dateUtc="2025-12-02T23:06:00Z">
              <w:r w:rsidR="00D164DF">
                <w:rPr>
                  <w:rFonts w:asciiTheme="majorBidi" w:eastAsia="Times New Roman" w:hAnsiTheme="majorBidi" w:cstheme="majorBidi"/>
                  <w:b/>
                  <w:bCs/>
                  <w:kern w:val="0"/>
                  <w:sz w:val="22"/>
                  <w:szCs w:val="22"/>
                  <w14:ligatures w14:val="none"/>
                </w:rPr>
                <w:t xml:space="preserve"> </w:t>
              </w:r>
            </w:ins>
            <w:ins w:id="625" w:author="Bikram Adhikari (bdhikari)" w:date="2025-12-02T17:06:00Z">
              <w:r w:rsidR="00D164DF" w:rsidRPr="00D164DF">
                <w:rPr>
                  <w:rFonts w:asciiTheme="majorBidi" w:eastAsia="Times New Roman" w:hAnsiTheme="majorBidi" w:cstheme="majorBidi"/>
                  <w:b/>
                  <w:bCs/>
                  <w:kern w:val="0"/>
                  <w:sz w:val="22"/>
                  <w:szCs w:val="22"/>
                  <w14:ligatures w14:val="none"/>
                </w:rPr>
                <w:t>children</w:t>
              </w:r>
            </w:ins>
            <w:ins w:id="626" w:author="Bikram Adhikari (bdhikari)" w:date="2025-12-02T15:30:00Z" w16du:dateUtc="2025-12-02T21:30:00Z">
              <w:r w:rsidR="00FD4109">
                <w:rPr>
                  <w:rFonts w:asciiTheme="majorBidi" w:eastAsia="Times New Roman" w:hAnsiTheme="majorBidi" w:cstheme="majorBidi"/>
                  <w:b/>
                  <w:bCs/>
                  <w:kern w:val="0"/>
                  <w:sz w:val="22"/>
                  <w:szCs w:val="22"/>
                  <w14:ligatures w14:val="none"/>
                </w:rPr>
                <w:t>,</w:t>
              </w:r>
            </w:ins>
            <w:del w:id="627" w:author="Bikram Adhikari (bdhikari)" w:date="2025-12-02T15:30:00Z" w16du:dateUtc="2025-12-02T21:30:00Z">
              <w:r w:rsidDel="00FD4109">
                <w:rPr>
                  <w:rFonts w:asciiTheme="majorBidi" w:eastAsia="Times New Roman" w:hAnsiTheme="majorBidi" w:cstheme="majorBidi"/>
                  <w:b/>
                  <w:bCs/>
                  <w:kern w:val="0"/>
                  <w:sz w:val="22"/>
                  <w:szCs w:val="22"/>
                  <w14:ligatures w14:val="none"/>
                </w:rPr>
                <w:delText xml:space="preserve"> years,</w:delText>
              </w:r>
            </w:del>
          </w:p>
          <w:p w14:paraId="7ACADB5B" w14:textId="7E6F5744" w:rsidR="005E6E94" w:rsidRDefault="005E6E94" w:rsidP="005E6E94">
            <w:pPr>
              <w:spacing w:after="0" w:line="240" w:lineRule="auto"/>
              <w:jc w:val="center"/>
              <w:rPr>
                <w:rFonts w:asciiTheme="majorBidi" w:eastAsia="Times New Roman" w:hAnsiTheme="majorBidi" w:cstheme="majorBidi"/>
                <w:b/>
                <w:bCs/>
                <w:kern w:val="0"/>
                <w:sz w:val="22"/>
                <w:szCs w:val="22"/>
                <w14:ligatures w14:val="none"/>
              </w:rPr>
            </w:pPr>
            <w:r>
              <w:rPr>
                <w:rFonts w:asciiTheme="majorBidi" w:eastAsia="Times New Roman" w:hAnsiTheme="majorBidi" w:cstheme="majorBidi"/>
                <w:b/>
                <w:bCs/>
                <w:kern w:val="0"/>
                <w:sz w:val="22"/>
                <w:szCs w:val="22"/>
                <w14:ligatures w14:val="none"/>
              </w:rPr>
              <w:t>% (95%CI)</w:t>
            </w:r>
          </w:p>
        </w:tc>
        <w:tc>
          <w:tcPr>
            <w:tcW w:w="1009" w:type="pct"/>
            <w:shd w:val="clear" w:color="auto" w:fill="C1E4F5" w:themeFill="accent1" w:themeFillTint="33"/>
          </w:tcPr>
          <w:p w14:paraId="3451A903" w14:textId="57489BEE" w:rsidR="005E6E94" w:rsidRDefault="005E6E94" w:rsidP="005E6E94">
            <w:pPr>
              <w:spacing w:after="0" w:line="240" w:lineRule="auto"/>
              <w:jc w:val="center"/>
              <w:rPr>
                <w:rFonts w:asciiTheme="majorBidi" w:eastAsia="Times New Roman" w:hAnsiTheme="majorBidi" w:cstheme="majorBidi"/>
                <w:b/>
                <w:bCs/>
                <w:kern w:val="0"/>
                <w:sz w:val="22"/>
                <w:szCs w:val="22"/>
                <w14:ligatures w14:val="none"/>
              </w:rPr>
            </w:pPr>
            <w:del w:id="628" w:author="Bikram Adhikari (bdhikari)" w:date="2025-12-02T15:30:00Z" w16du:dateUtc="2025-12-02T21:30:00Z">
              <w:r w:rsidDel="00FD4109">
                <w:rPr>
                  <w:rFonts w:asciiTheme="majorBidi" w:eastAsia="Times New Roman" w:hAnsiTheme="majorBidi" w:cstheme="majorBidi"/>
                  <w:b/>
                  <w:bCs/>
                  <w:kern w:val="0"/>
                  <w:sz w:val="22"/>
                  <w:szCs w:val="22"/>
                  <w14:ligatures w14:val="none"/>
                </w:rPr>
                <w:delText>4-5 years</w:delText>
              </w:r>
            </w:del>
            <w:ins w:id="629" w:author="Bikram Adhikari (bdhikari)" w:date="2025-12-02T15:30:00Z" w16du:dateUtc="2025-12-02T21:30:00Z">
              <w:r w:rsidR="00FD4109">
                <w:rPr>
                  <w:rFonts w:asciiTheme="majorBidi" w:eastAsia="Times New Roman" w:hAnsiTheme="majorBidi" w:cstheme="majorBidi"/>
                  <w:b/>
                  <w:bCs/>
                  <w:kern w:val="0"/>
                  <w:sz w:val="22"/>
                  <w:szCs w:val="22"/>
                  <w14:ligatures w14:val="none"/>
                </w:rPr>
                <w:t>36-59 months</w:t>
              </w:r>
            </w:ins>
            <w:ins w:id="630" w:author="Bikram Adhikari (bdhikari)" w:date="2025-12-02T17:07:00Z" w16du:dateUtc="2025-12-02T23:07:00Z">
              <w:r w:rsidR="00D164DF">
                <w:rPr>
                  <w:rFonts w:asciiTheme="majorBidi" w:eastAsia="Times New Roman" w:hAnsiTheme="majorBidi" w:cstheme="majorBidi"/>
                  <w:b/>
                  <w:bCs/>
                  <w:kern w:val="0"/>
                  <w:sz w:val="22"/>
                  <w:szCs w:val="22"/>
                  <w14:ligatures w14:val="none"/>
                </w:rPr>
                <w:t xml:space="preserve"> </w:t>
              </w:r>
            </w:ins>
            <w:ins w:id="631" w:author="Bikram Adhikari (bdhikari)" w:date="2025-12-02T17:07:00Z">
              <w:r w:rsidR="00D164DF" w:rsidRPr="00D164DF">
                <w:rPr>
                  <w:rFonts w:asciiTheme="majorBidi" w:eastAsia="Times New Roman" w:hAnsiTheme="majorBidi" w:cstheme="majorBidi"/>
                  <w:b/>
                  <w:bCs/>
                  <w:kern w:val="0"/>
                  <w:sz w:val="22"/>
                  <w:szCs w:val="22"/>
                  <w14:ligatures w14:val="none"/>
                </w:rPr>
                <w:t>children</w:t>
              </w:r>
            </w:ins>
            <w:r>
              <w:rPr>
                <w:rFonts w:asciiTheme="majorBidi" w:eastAsia="Times New Roman" w:hAnsiTheme="majorBidi" w:cstheme="majorBidi"/>
                <w:b/>
                <w:bCs/>
                <w:kern w:val="0"/>
                <w:sz w:val="22"/>
                <w:szCs w:val="22"/>
                <w14:ligatures w14:val="none"/>
              </w:rPr>
              <w:t>,</w:t>
            </w:r>
          </w:p>
          <w:p w14:paraId="0F639662" w14:textId="3BCDA531" w:rsidR="005E6E94" w:rsidRDefault="005E6E94" w:rsidP="005E6E94">
            <w:pPr>
              <w:spacing w:after="0" w:line="240" w:lineRule="auto"/>
              <w:jc w:val="center"/>
              <w:rPr>
                <w:rFonts w:asciiTheme="majorBidi" w:eastAsia="Times New Roman" w:hAnsiTheme="majorBidi" w:cstheme="majorBidi"/>
                <w:b/>
                <w:bCs/>
                <w:kern w:val="0"/>
                <w:sz w:val="22"/>
                <w:szCs w:val="22"/>
                <w14:ligatures w14:val="none"/>
              </w:rPr>
            </w:pPr>
            <w:r>
              <w:rPr>
                <w:rFonts w:asciiTheme="majorBidi" w:eastAsia="Times New Roman" w:hAnsiTheme="majorBidi" w:cstheme="majorBidi"/>
                <w:b/>
                <w:bCs/>
                <w:kern w:val="0"/>
                <w:sz w:val="22"/>
                <w:szCs w:val="22"/>
                <w14:ligatures w14:val="none"/>
              </w:rPr>
              <w:t>% (95%CI)</w:t>
            </w:r>
          </w:p>
        </w:tc>
      </w:tr>
      <w:tr w:rsidR="00FB628B" w:rsidRPr="00A12542" w14:paraId="67128702" w14:textId="77777777" w:rsidTr="001245B7">
        <w:trPr>
          <w:trHeight w:val="301"/>
        </w:trPr>
        <w:tc>
          <w:tcPr>
            <w:tcW w:w="5000" w:type="pct"/>
            <w:gridSpan w:val="5"/>
            <w:shd w:val="clear" w:color="auto" w:fill="DAE9F7" w:themeFill="text2" w:themeFillTint="1A"/>
          </w:tcPr>
          <w:p w14:paraId="69185F72" w14:textId="6E523C7E" w:rsidR="00FB628B" w:rsidRPr="001245B7" w:rsidRDefault="00AC62B3" w:rsidP="001245B7">
            <w:pPr>
              <w:spacing w:after="0" w:line="240" w:lineRule="auto"/>
              <w:rPr>
                <w:rFonts w:asciiTheme="majorBidi" w:eastAsia="Times New Roman" w:hAnsiTheme="majorBidi" w:cstheme="majorBidi"/>
                <w:b/>
                <w:bCs/>
                <w:kern w:val="0"/>
                <w:sz w:val="22"/>
                <w:szCs w:val="22"/>
                <w14:ligatures w14:val="none"/>
              </w:rPr>
            </w:pPr>
            <w:r w:rsidRPr="001245B7">
              <w:rPr>
                <w:rFonts w:asciiTheme="majorBidi" w:eastAsia="Times New Roman" w:hAnsiTheme="majorBidi" w:cstheme="majorBidi"/>
                <w:b/>
                <w:bCs/>
                <w:kern w:val="0"/>
                <w:sz w:val="22"/>
                <w:szCs w:val="22"/>
                <w14:ligatures w14:val="none"/>
              </w:rPr>
              <w:t>All children</w:t>
            </w:r>
          </w:p>
        </w:tc>
      </w:tr>
      <w:tr w:rsidR="00E07B4A" w:rsidRPr="00A12542" w14:paraId="66B9BC24" w14:textId="6486C5B7" w:rsidTr="00C07742">
        <w:trPr>
          <w:trHeight w:val="301"/>
        </w:trPr>
        <w:tc>
          <w:tcPr>
            <w:tcW w:w="964" w:type="pct"/>
          </w:tcPr>
          <w:p w14:paraId="11B2A7C1" w14:textId="21BFF2AC" w:rsidR="00E07B4A" w:rsidRPr="001245B7" w:rsidRDefault="00FB628B" w:rsidP="00E07B4A">
            <w:pPr>
              <w:spacing w:after="0" w:line="240" w:lineRule="auto"/>
              <w:rPr>
                <w:rFonts w:asciiTheme="majorBidi" w:eastAsia="Times New Roman" w:hAnsiTheme="majorBidi" w:cstheme="majorBidi"/>
                <w:kern w:val="0"/>
                <w:sz w:val="22"/>
                <w:szCs w:val="22"/>
                <w14:ligatures w14:val="none"/>
              </w:rPr>
            </w:pPr>
            <w:r>
              <w:rPr>
                <w:rFonts w:asciiTheme="majorBidi" w:eastAsia="Times New Roman" w:hAnsiTheme="majorBidi" w:cstheme="majorBidi"/>
                <w:kern w:val="0"/>
                <w:sz w:val="22"/>
                <w:szCs w:val="22"/>
                <w14:ligatures w14:val="none"/>
              </w:rPr>
              <w:t>None</w:t>
            </w:r>
          </w:p>
        </w:tc>
        <w:tc>
          <w:tcPr>
            <w:tcW w:w="1009" w:type="pct"/>
            <w:vAlign w:val="bottom"/>
          </w:tcPr>
          <w:p w14:paraId="62580B63" w14:textId="1FBF176B" w:rsidR="00E07B4A" w:rsidRPr="00A12542" w:rsidRDefault="00E07B4A" w:rsidP="00E07B4A">
            <w:pPr>
              <w:spacing w:after="0" w:line="240" w:lineRule="auto"/>
              <w:jc w:val="center"/>
              <w:rPr>
                <w:rFonts w:asciiTheme="majorBidi" w:eastAsia="Times New Roman" w:hAnsiTheme="majorBidi" w:cstheme="majorBidi"/>
                <w:kern w:val="0"/>
                <w:sz w:val="22"/>
                <w:szCs w:val="22"/>
                <w14:ligatures w14:val="none"/>
              </w:rPr>
            </w:pPr>
            <w:r>
              <w:rPr>
                <w:rFonts w:asciiTheme="majorBidi" w:eastAsia="Times New Roman" w:hAnsiTheme="majorBidi" w:cstheme="majorBidi"/>
                <w:kern w:val="0"/>
                <w:sz w:val="22"/>
                <w:szCs w:val="22"/>
                <w14:ligatures w14:val="none"/>
              </w:rPr>
              <w:t>39.1 (36.6, 41.7)</w:t>
            </w:r>
          </w:p>
        </w:tc>
        <w:tc>
          <w:tcPr>
            <w:tcW w:w="1009" w:type="pct"/>
            <w:vAlign w:val="bottom"/>
          </w:tcPr>
          <w:p w14:paraId="646B998C" w14:textId="348DA91D" w:rsidR="00E07B4A" w:rsidRPr="00CC0823" w:rsidRDefault="00E07B4A" w:rsidP="00E07B4A">
            <w:pPr>
              <w:spacing w:after="0" w:line="240" w:lineRule="auto"/>
              <w:jc w:val="center"/>
              <w:rPr>
                <w:rFonts w:asciiTheme="majorBidi" w:eastAsia="Times New Roman" w:hAnsiTheme="majorBidi" w:cstheme="majorBidi"/>
                <w:kern w:val="0"/>
                <w:sz w:val="22"/>
                <w:szCs w:val="22"/>
                <w14:ligatures w14:val="none"/>
              </w:rPr>
            </w:pPr>
            <w:r w:rsidRPr="00CC0823">
              <w:rPr>
                <w:rFonts w:asciiTheme="majorBidi" w:eastAsia="Times New Roman" w:hAnsiTheme="majorBidi" w:cstheme="majorBidi"/>
                <w:kern w:val="0"/>
                <w:sz w:val="22"/>
                <w:szCs w:val="22"/>
                <w14:ligatures w14:val="none"/>
              </w:rPr>
              <w:t>25</w:t>
            </w:r>
            <w:r>
              <w:rPr>
                <w:rFonts w:asciiTheme="majorBidi" w:eastAsia="Times New Roman" w:hAnsiTheme="majorBidi" w:cstheme="majorBidi"/>
                <w:kern w:val="0"/>
                <w:sz w:val="22"/>
                <w:szCs w:val="22"/>
                <w14:ligatures w14:val="none"/>
              </w:rPr>
              <w:t>.0</w:t>
            </w:r>
            <w:r w:rsidRPr="00CC0823">
              <w:rPr>
                <w:rFonts w:asciiTheme="majorBidi" w:eastAsia="Times New Roman" w:hAnsiTheme="majorBidi" w:cstheme="majorBidi"/>
                <w:kern w:val="0"/>
                <w:sz w:val="22"/>
                <w:szCs w:val="22"/>
                <w14:ligatures w14:val="none"/>
              </w:rPr>
              <w:t xml:space="preserve"> (19.4, 31.6)</w:t>
            </w:r>
          </w:p>
        </w:tc>
        <w:tc>
          <w:tcPr>
            <w:tcW w:w="1009" w:type="pct"/>
            <w:vAlign w:val="bottom"/>
          </w:tcPr>
          <w:p w14:paraId="4952B96F" w14:textId="399D89D0" w:rsidR="00E07B4A" w:rsidRPr="00CC0823" w:rsidRDefault="00E07B4A" w:rsidP="00E07B4A">
            <w:pPr>
              <w:spacing w:after="0" w:line="240" w:lineRule="auto"/>
              <w:jc w:val="center"/>
              <w:rPr>
                <w:rFonts w:asciiTheme="majorBidi" w:eastAsia="Times New Roman" w:hAnsiTheme="majorBidi" w:cstheme="majorBidi"/>
                <w:kern w:val="0"/>
                <w:sz w:val="22"/>
                <w:szCs w:val="22"/>
                <w14:ligatures w14:val="none"/>
              </w:rPr>
            </w:pPr>
            <w:r w:rsidRPr="00CC0823">
              <w:rPr>
                <w:rFonts w:asciiTheme="majorBidi" w:eastAsia="Times New Roman" w:hAnsiTheme="majorBidi" w:cstheme="majorBidi"/>
                <w:kern w:val="0"/>
                <w:sz w:val="22"/>
                <w:szCs w:val="22"/>
                <w14:ligatures w14:val="none"/>
              </w:rPr>
              <w:t>33.6 (30.5, 36.9)</w:t>
            </w:r>
          </w:p>
        </w:tc>
        <w:tc>
          <w:tcPr>
            <w:tcW w:w="1009" w:type="pct"/>
            <w:vAlign w:val="bottom"/>
          </w:tcPr>
          <w:p w14:paraId="215BE02A" w14:textId="4429690A" w:rsidR="00E07B4A" w:rsidRPr="00CC0823" w:rsidRDefault="00E07B4A" w:rsidP="00E07B4A">
            <w:pPr>
              <w:spacing w:after="0" w:line="240" w:lineRule="auto"/>
              <w:jc w:val="center"/>
              <w:rPr>
                <w:rFonts w:asciiTheme="majorBidi" w:eastAsia="Times New Roman" w:hAnsiTheme="majorBidi" w:cstheme="majorBidi"/>
                <w:kern w:val="0"/>
                <w:sz w:val="22"/>
                <w:szCs w:val="22"/>
                <w14:ligatures w14:val="none"/>
              </w:rPr>
            </w:pPr>
            <w:r w:rsidRPr="00CC0823">
              <w:rPr>
                <w:rFonts w:asciiTheme="majorBidi" w:eastAsia="Times New Roman" w:hAnsiTheme="majorBidi" w:cstheme="majorBidi"/>
                <w:kern w:val="0"/>
                <w:sz w:val="22"/>
                <w:szCs w:val="22"/>
                <w14:ligatures w14:val="none"/>
              </w:rPr>
              <w:t>48.2 (44.3, 52.1)</w:t>
            </w:r>
          </w:p>
        </w:tc>
      </w:tr>
      <w:tr w:rsidR="00E07B4A" w:rsidRPr="00A12542" w14:paraId="648E128A" w14:textId="12F37822" w:rsidTr="00C07742">
        <w:trPr>
          <w:trHeight w:val="301"/>
        </w:trPr>
        <w:tc>
          <w:tcPr>
            <w:tcW w:w="964" w:type="pct"/>
          </w:tcPr>
          <w:p w14:paraId="7E739AF3" w14:textId="6C9CEE26" w:rsidR="00E07B4A" w:rsidRPr="00A12542" w:rsidRDefault="00E07B4A" w:rsidP="00E07B4A">
            <w:pPr>
              <w:spacing w:after="0" w:line="240" w:lineRule="auto"/>
              <w:rPr>
                <w:rFonts w:asciiTheme="majorBidi" w:eastAsia="Times New Roman" w:hAnsiTheme="majorBidi" w:cstheme="majorBidi"/>
                <w:b/>
                <w:bCs/>
                <w:kern w:val="0"/>
                <w:sz w:val="22"/>
                <w:szCs w:val="22"/>
                <w14:ligatures w14:val="none"/>
              </w:rPr>
            </w:pPr>
            <w:r w:rsidRPr="00A12542">
              <w:rPr>
                <w:rFonts w:asciiTheme="majorBidi" w:eastAsia="Times New Roman" w:hAnsiTheme="majorBidi" w:cstheme="majorBidi"/>
                <w:kern w:val="0"/>
                <w:sz w:val="22"/>
                <w:szCs w:val="22"/>
                <w14:ligatures w14:val="none"/>
              </w:rPr>
              <w:t>Only Anemia</w:t>
            </w:r>
          </w:p>
        </w:tc>
        <w:tc>
          <w:tcPr>
            <w:tcW w:w="1009" w:type="pct"/>
            <w:vAlign w:val="bottom"/>
          </w:tcPr>
          <w:p w14:paraId="3EE14E85" w14:textId="26400413" w:rsidR="00E07B4A" w:rsidRPr="00A12542" w:rsidRDefault="00E07B4A" w:rsidP="00E07B4A">
            <w:pPr>
              <w:spacing w:after="0" w:line="240" w:lineRule="auto"/>
              <w:jc w:val="center"/>
              <w:rPr>
                <w:rFonts w:asciiTheme="majorBidi" w:eastAsia="Times New Roman" w:hAnsiTheme="majorBidi" w:cstheme="majorBidi"/>
                <w:kern w:val="0"/>
                <w:sz w:val="22"/>
                <w:szCs w:val="22"/>
                <w14:ligatures w14:val="none"/>
              </w:rPr>
            </w:pPr>
            <w:r>
              <w:rPr>
                <w:rFonts w:asciiTheme="majorBidi" w:eastAsia="Times New Roman" w:hAnsiTheme="majorBidi" w:cstheme="majorBidi"/>
                <w:kern w:val="0"/>
                <w:sz w:val="22"/>
                <w:szCs w:val="22"/>
                <w14:ligatures w14:val="none"/>
              </w:rPr>
              <w:t>27.4 (25.3, 29.6)</w:t>
            </w:r>
          </w:p>
        </w:tc>
        <w:tc>
          <w:tcPr>
            <w:tcW w:w="1009" w:type="pct"/>
            <w:vAlign w:val="bottom"/>
          </w:tcPr>
          <w:p w14:paraId="40B408B5" w14:textId="03AF7BC7" w:rsidR="00E07B4A" w:rsidRPr="00CC0823" w:rsidRDefault="00E07B4A" w:rsidP="00E07B4A">
            <w:pPr>
              <w:spacing w:after="0" w:line="240" w:lineRule="auto"/>
              <w:jc w:val="center"/>
              <w:rPr>
                <w:rFonts w:asciiTheme="majorBidi" w:eastAsia="Times New Roman" w:hAnsiTheme="majorBidi" w:cstheme="majorBidi"/>
                <w:kern w:val="0"/>
                <w:sz w:val="22"/>
                <w:szCs w:val="22"/>
                <w14:ligatures w14:val="none"/>
              </w:rPr>
            </w:pPr>
            <w:r w:rsidRPr="00CC0823">
              <w:rPr>
                <w:rFonts w:asciiTheme="majorBidi" w:eastAsia="Times New Roman" w:hAnsiTheme="majorBidi" w:cstheme="majorBidi"/>
                <w:kern w:val="0"/>
                <w:sz w:val="22"/>
                <w:szCs w:val="22"/>
                <w14:ligatures w14:val="none"/>
              </w:rPr>
              <w:t>54.9 (48.3, 61.3)</w:t>
            </w:r>
          </w:p>
        </w:tc>
        <w:tc>
          <w:tcPr>
            <w:tcW w:w="1009" w:type="pct"/>
            <w:vAlign w:val="bottom"/>
          </w:tcPr>
          <w:p w14:paraId="654D3076" w14:textId="7E2C3E48" w:rsidR="00E07B4A" w:rsidRPr="00CC0823" w:rsidRDefault="00E07B4A" w:rsidP="00E07B4A">
            <w:pPr>
              <w:spacing w:after="0" w:line="240" w:lineRule="auto"/>
              <w:jc w:val="center"/>
              <w:rPr>
                <w:rFonts w:asciiTheme="majorBidi" w:eastAsia="Times New Roman" w:hAnsiTheme="majorBidi" w:cstheme="majorBidi"/>
                <w:kern w:val="0"/>
                <w:sz w:val="22"/>
                <w:szCs w:val="22"/>
                <w14:ligatures w14:val="none"/>
              </w:rPr>
            </w:pPr>
            <w:r w:rsidRPr="00CC0823">
              <w:rPr>
                <w:rFonts w:asciiTheme="majorBidi" w:eastAsia="Times New Roman" w:hAnsiTheme="majorBidi" w:cstheme="majorBidi"/>
                <w:kern w:val="0"/>
                <w:sz w:val="22"/>
                <w:szCs w:val="22"/>
                <w14:ligatures w14:val="none"/>
              </w:rPr>
              <w:t>29.5 (26.4, 32.7)</w:t>
            </w:r>
          </w:p>
        </w:tc>
        <w:tc>
          <w:tcPr>
            <w:tcW w:w="1009" w:type="pct"/>
            <w:vAlign w:val="bottom"/>
          </w:tcPr>
          <w:p w14:paraId="21545C30" w14:textId="7668F4BC" w:rsidR="00E07B4A" w:rsidRPr="00CC0823" w:rsidRDefault="00E07B4A" w:rsidP="00E07B4A">
            <w:pPr>
              <w:spacing w:after="0" w:line="240" w:lineRule="auto"/>
              <w:jc w:val="center"/>
              <w:rPr>
                <w:rFonts w:asciiTheme="majorBidi" w:eastAsia="Times New Roman" w:hAnsiTheme="majorBidi" w:cstheme="majorBidi"/>
                <w:kern w:val="0"/>
                <w:sz w:val="22"/>
                <w:szCs w:val="22"/>
                <w14:ligatures w14:val="none"/>
              </w:rPr>
            </w:pPr>
            <w:r w:rsidRPr="00CC0823">
              <w:rPr>
                <w:rFonts w:asciiTheme="majorBidi" w:eastAsia="Times New Roman" w:hAnsiTheme="majorBidi" w:cstheme="majorBidi"/>
                <w:kern w:val="0"/>
                <w:sz w:val="22"/>
                <w:szCs w:val="22"/>
                <w14:ligatures w14:val="none"/>
              </w:rPr>
              <w:t>18.6 (15.8, 21.8)</w:t>
            </w:r>
          </w:p>
        </w:tc>
      </w:tr>
      <w:tr w:rsidR="00E07B4A" w:rsidRPr="00A12542" w14:paraId="7B6C2248" w14:textId="5224DA0F" w:rsidTr="00C07742">
        <w:trPr>
          <w:trHeight w:val="301"/>
        </w:trPr>
        <w:tc>
          <w:tcPr>
            <w:tcW w:w="964" w:type="pct"/>
          </w:tcPr>
          <w:p w14:paraId="396A2A40" w14:textId="798D79A9" w:rsidR="00E07B4A" w:rsidRPr="00A12542" w:rsidRDefault="00E07B4A" w:rsidP="00E07B4A">
            <w:pPr>
              <w:spacing w:after="0" w:line="240" w:lineRule="auto"/>
              <w:rPr>
                <w:rFonts w:asciiTheme="majorBidi" w:eastAsia="Times New Roman" w:hAnsiTheme="majorBidi" w:cstheme="majorBidi"/>
                <w:b/>
                <w:bCs/>
                <w:kern w:val="0"/>
                <w:sz w:val="22"/>
                <w:szCs w:val="22"/>
                <w14:ligatures w14:val="none"/>
              </w:rPr>
            </w:pPr>
            <w:r>
              <w:rPr>
                <w:rFonts w:asciiTheme="majorBidi" w:eastAsia="Times New Roman" w:hAnsiTheme="majorBidi" w:cstheme="majorBidi"/>
                <w:kern w:val="0"/>
                <w:sz w:val="22"/>
                <w:szCs w:val="22"/>
                <w14:ligatures w14:val="none"/>
              </w:rPr>
              <w:t>Only undernutrition</w:t>
            </w:r>
          </w:p>
        </w:tc>
        <w:tc>
          <w:tcPr>
            <w:tcW w:w="1009" w:type="pct"/>
            <w:vAlign w:val="bottom"/>
          </w:tcPr>
          <w:p w14:paraId="2458BD8A" w14:textId="64482D3D" w:rsidR="00E07B4A" w:rsidRPr="00A12542" w:rsidRDefault="00E07B4A" w:rsidP="00E07B4A">
            <w:pPr>
              <w:spacing w:after="0" w:line="240" w:lineRule="auto"/>
              <w:jc w:val="center"/>
              <w:rPr>
                <w:rFonts w:asciiTheme="majorBidi" w:eastAsia="Times New Roman" w:hAnsiTheme="majorBidi" w:cstheme="majorBidi"/>
                <w:kern w:val="0"/>
                <w:sz w:val="22"/>
                <w:szCs w:val="22"/>
                <w14:ligatures w14:val="none"/>
              </w:rPr>
            </w:pPr>
            <w:r>
              <w:rPr>
                <w:rFonts w:asciiTheme="majorBidi" w:eastAsia="Times New Roman" w:hAnsiTheme="majorBidi" w:cstheme="majorBidi"/>
                <w:kern w:val="0"/>
                <w:sz w:val="22"/>
                <w:szCs w:val="22"/>
                <w14:ligatures w14:val="none"/>
              </w:rPr>
              <w:t>17.5 (15.6, 19.6)</w:t>
            </w:r>
          </w:p>
        </w:tc>
        <w:tc>
          <w:tcPr>
            <w:tcW w:w="1009" w:type="pct"/>
            <w:vAlign w:val="bottom"/>
          </w:tcPr>
          <w:p w14:paraId="4BF03D78" w14:textId="3381D513" w:rsidR="00E07B4A" w:rsidRPr="00CC0823" w:rsidRDefault="00E07B4A" w:rsidP="00E07B4A">
            <w:pPr>
              <w:spacing w:after="0" w:line="240" w:lineRule="auto"/>
              <w:jc w:val="center"/>
              <w:rPr>
                <w:rFonts w:asciiTheme="majorBidi" w:eastAsia="Times New Roman" w:hAnsiTheme="majorBidi" w:cstheme="majorBidi"/>
                <w:kern w:val="0"/>
                <w:sz w:val="22"/>
                <w:szCs w:val="22"/>
                <w14:ligatures w14:val="none"/>
              </w:rPr>
            </w:pPr>
            <w:r w:rsidRPr="00CC0823">
              <w:rPr>
                <w:rFonts w:asciiTheme="majorBidi" w:eastAsia="Times New Roman" w:hAnsiTheme="majorBidi" w:cstheme="majorBidi"/>
                <w:kern w:val="0"/>
                <w:sz w:val="22"/>
                <w:szCs w:val="22"/>
                <w14:ligatures w14:val="none"/>
              </w:rPr>
              <w:t>3.9 (1.99, 7.49)</w:t>
            </w:r>
          </w:p>
        </w:tc>
        <w:tc>
          <w:tcPr>
            <w:tcW w:w="1009" w:type="pct"/>
            <w:vAlign w:val="bottom"/>
          </w:tcPr>
          <w:p w14:paraId="1B46C5AF" w14:textId="16D7FF5D" w:rsidR="00E07B4A" w:rsidRPr="00CC0823" w:rsidRDefault="00E07B4A" w:rsidP="00E07B4A">
            <w:pPr>
              <w:spacing w:after="0" w:line="240" w:lineRule="auto"/>
              <w:jc w:val="center"/>
              <w:rPr>
                <w:rFonts w:asciiTheme="majorBidi" w:eastAsia="Times New Roman" w:hAnsiTheme="majorBidi" w:cstheme="majorBidi"/>
                <w:kern w:val="0"/>
                <w:sz w:val="22"/>
                <w:szCs w:val="22"/>
                <w14:ligatures w14:val="none"/>
              </w:rPr>
            </w:pPr>
            <w:r w:rsidRPr="00CC0823">
              <w:rPr>
                <w:rFonts w:asciiTheme="majorBidi" w:eastAsia="Times New Roman" w:hAnsiTheme="majorBidi" w:cstheme="majorBidi"/>
                <w:kern w:val="0"/>
                <w:sz w:val="22"/>
                <w:szCs w:val="22"/>
                <w14:ligatures w14:val="none"/>
              </w:rPr>
              <w:t>14.9 (12.5, 17.6)</w:t>
            </w:r>
          </w:p>
        </w:tc>
        <w:tc>
          <w:tcPr>
            <w:tcW w:w="1009" w:type="pct"/>
            <w:vAlign w:val="bottom"/>
          </w:tcPr>
          <w:p w14:paraId="6ACE4B49" w14:textId="1200D0CC" w:rsidR="00E07B4A" w:rsidRPr="00CC0823" w:rsidRDefault="00E07B4A" w:rsidP="00E07B4A">
            <w:pPr>
              <w:spacing w:after="0" w:line="240" w:lineRule="auto"/>
              <w:rPr>
                <w:rFonts w:asciiTheme="majorBidi" w:eastAsia="Times New Roman" w:hAnsiTheme="majorBidi" w:cstheme="majorBidi"/>
                <w:kern w:val="0"/>
                <w:sz w:val="22"/>
                <w:szCs w:val="22"/>
                <w14:ligatures w14:val="none"/>
              </w:rPr>
            </w:pPr>
            <w:r w:rsidRPr="00CC0823">
              <w:rPr>
                <w:rFonts w:asciiTheme="majorBidi" w:eastAsia="Times New Roman" w:hAnsiTheme="majorBidi" w:cstheme="majorBidi"/>
                <w:kern w:val="0"/>
                <w:sz w:val="22"/>
                <w:szCs w:val="22"/>
                <w14:ligatures w14:val="none"/>
              </w:rPr>
              <w:t>23.5 (20.6, 26.8)</w:t>
            </w:r>
          </w:p>
        </w:tc>
      </w:tr>
      <w:tr w:rsidR="00E07B4A" w:rsidRPr="00A12542" w14:paraId="4BFF4AC4" w14:textId="77777777" w:rsidTr="00C07742">
        <w:trPr>
          <w:trHeight w:val="301"/>
        </w:trPr>
        <w:tc>
          <w:tcPr>
            <w:tcW w:w="964" w:type="pct"/>
          </w:tcPr>
          <w:p w14:paraId="1E1D3FCC" w14:textId="4D05E476" w:rsidR="00E07B4A" w:rsidRDefault="00E07B4A" w:rsidP="00E07B4A">
            <w:pPr>
              <w:spacing w:after="0" w:line="240" w:lineRule="auto"/>
              <w:rPr>
                <w:rFonts w:asciiTheme="majorBidi" w:eastAsia="Times New Roman" w:hAnsiTheme="majorBidi" w:cstheme="majorBidi"/>
                <w:kern w:val="0"/>
                <w:sz w:val="22"/>
                <w:szCs w:val="22"/>
                <w14:ligatures w14:val="none"/>
              </w:rPr>
            </w:pPr>
            <w:r>
              <w:rPr>
                <w:rFonts w:asciiTheme="majorBidi" w:eastAsia="Times New Roman" w:hAnsiTheme="majorBidi" w:cstheme="majorBidi"/>
                <w:kern w:val="0"/>
                <w:sz w:val="22"/>
                <w:szCs w:val="22"/>
                <w14:ligatures w14:val="none"/>
              </w:rPr>
              <w:t>Co-existence pf undernutrition and anemia</w:t>
            </w:r>
          </w:p>
        </w:tc>
        <w:tc>
          <w:tcPr>
            <w:tcW w:w="1009" w:type="pct"/>
            <w:vAlign w:val="bottom"/>
          </w:tcPr>
          <w:p w14:paraId="632547FA" w14:textId="5521B2C4" w:rsidR="00E07B4A" w:rsidRPr="00CC0823" w:rsidRDefault="00E07B4A" w:rsidP="00E07B4A">
            <w:pPr>
              <w:spacing w:after="0" w:line="240" w:lineRule="auto"/>
              <w:jc w:val="center"/>
              <w:rPr>
                <w:rFonts w:asciiTheme="majorBidi" w:eastAsia="Times New Roman" w:hAnsiTheme="majorBidi" w:cstheme="majorBidi"/>
                <w:kern w:val="0"/>
                <w:sz w:val="22"/>
                <w:szCs w:val="22"/>
                <w14:ligatures w14:val="none"/>
              </w:rPr>
            </w:pPr>
            <w:r>
              <w:rPr>
                <w:rFonts w:asciiTheme="majorBidi" w:eastAsia="Times New Roman" w:hAnsiTheme="majorBidi" w:cstheme="majorBidi"/>
                <w:kern w:val="0"/>
                <w:sz w:val="22"/>
                <w:szCs w:val="22"/>
                <w14:ligatures w14:val="none"/>
              </w:rPr>
              <w:t>16.0 (14.1, 18.0)</w:t>
            </w:r>
          </w:p>
        </w:tc>
        <w:tc>
          <w:tcPr>
            <w:tcW w:w="1009" w:type="pct"/>
            <w:vAlign w:val="bottom"/>
          </w:tcPr>
          <w:p w14:paraId="28473DFA" w14:textId="4456D73C" w:rsidR="00E07B4A" w:rsidRPr="00CC0823" w:rsidRDefault="00E07B4A" w:rsidP="00E07B4A">
            <w:pPr>
              <w:spacing w:after="0" w:line="240" w:lineRule="auto"/>
              <w:jc w:val="center"/>
              <w:rPr>
                <w:rFonts w:asciiTheme="majorBidi" w:eastAsia="Times New Roman" w:hAnsiTheme="majorBidi" w:cstheme="majorBidi"/>
                <w:kern w:val="0"/>
                <w:sz w:val="22"/>
                <w:szCs w:val="22"/>
                <w14:ligatures w14:val="none"/>
              </w:rPr>
            </w:pPr>
            <w:r w:rsidRPr="00CC0823">
              <w:rPr>
                <w:rFonts w:asciiTheme="majorBidi" w:eastAsia="Times New Roman" w:hAnsiTheme="majorBidi" w:cstheme="majorBidi"/>
                <w:kern w:val="0"/>
                <w:sz w:val="22"/>
                <w:szCs w:val="22"/>
                <w14:ligatures w14:val="none"/>
              </w:rPr>
              <w:t>16.2 (11.7, 22.0)</w:t>
            </w:r>
          </w:p>
        </w:tc>
        <w:tc>
          <w:tcPr>
            <w:tcW w:w="1009" w:type="pct"/>
            <w:vAlign w:val="bottom"/>
          </w:tcPr>
          <w:p w14:paraId="502178D6" w14:textId="51134473" w:rsidR="00E07B4A" w:rsidRPr="00CC0823" w:rsidRDefault="00E07B4A" w:rsidP="00E07B4A">
            <w:pPr>
              <w:spacing w:after="0" w:line="240" w:lineRule="auto"/>
              <w:jc w:val="center"/>
              <w:rPr>
                <w:rFonts w:asciiTheme="majorBidi" w:eastAsia="Times New Roman" w:hAnsiTheme="majorBidi" w:cstheme="majorBidi"/>
                <w:kern w:val="0"/>
                <w:sz w:val="22"/>
                <w:szCs w:val="22"/>
                <w14:ligatures w14:val="none"/>
              </w:rPr>
            </w:pPr>
            <w:r w:rsidRPr="00CC0823">
              <w:rPr>
                <w:rFonts w:asciiTheme="majorBidi" w:eastAsia="Times New Roman" w:hAnsiTheme="majorBidi" w:cstheme="majorBidi"/>
                <w:kern w:val="0"/>
                <w:sz w:val="22"/>
                <w:szCs w:val="22"/>
                <w14:ligatures w14:val="none"/>
              </w:rPr>
              <w:t>22</w:t>
            </w:r>
            <w:r w:rsidR="00BF2D45">
              <w:rPr>
                <w:rFonts w:asciiTheme="majorBidi" w:eastAsia="Times New Roman" w:hAnsiTheme="majorBidi" w:cstheme="majorBidi"/>
                <w:kern w:val="0"/>
                <w:sz w:val="22"/>
                <w:szCs w:val="22"/>
                <w14:ligatures w14:val="none"/>
              </w:rPr>
              <w:t>.0</w:t>
            </w:r>
            <w:r w:rsidRPr="00CC0823">
              <w:rPr>
                <w:rFonts w:asciiTheme="majorBidi" w:eastAsia="Times New Roman" w:hAnsiTheme="majorBidi" w:cstheme="majorBidi"/>
                <w:kern w:val="0"/>
                <w:sz w:val="22"/>
                <w:szCs w:val="22"/>
                <w14:ligatures w14:val="none"/>
              </w:rPr>
              <w:t xml:space="preserve"> (19.1, 25.3)</w:t>
            </w:r>
          </w:p>
        </w:tc>
        <w:tc>
          <w:tcPr>
            <w:tcW w:w="1009" w:type="pct"/>
            <w:vAlign w:val="bottom"/>
          </w:tcPr>
          <w:p w14:paraId="2F257B7E" w14:textId="5DED7BFD" w:rsidR="00E07B4A" w:rsidRPr="00CC0823" w:rsidRDefault="00E07B4A" w:rsidP="00E07B4A">
            <w:pPr>
              <w:spacing w:after="0" w:line="240" w:lineRule="auto"/>
              <w:rPr>
                <w:rFonts w:asciiTheme="majorBidi" w:eastAsia="Times New Roman" w:hAnsiTheme="majorBidi" w:cstheme="majorBidi"/>
                <w:kern w:val="0"/>
                <w:sz w:val="22"/>
                <w:szCs w:val="22"/>
                <w14:ligatures w14:val="none"/>
              </w:rPr>
            </w:pPr>
            <w:r w:rsidRPr="00CC0823">
              <w:rPr>
                <w:rFonts w:asciiTheme="majorBidi" w:eastAsia="Times New Roman" w:hAnsiTheme="majorBidi" w:cstheme="majorBidi"/>
                <w:kern w:val="0"/>
                <w:sz w:val="22"/>
                <w:szCs w:val="22"/>
                <w14:ligatures w14:val="none"/>
              </w:rPr>
              <w:t>9.6 (7.89, 11.7)</w:t>
            </w:r>
          </w:p>
        </w:tc>
      </w:tr>
      <w:tr w:rsidR="00AC62B3" w:rsidRPr="00A12542" w14:paraId="221C1F2C" w14:textId="77777777" w:rsidTr="001245B7">
        <w:trPr>
          <w:trHeight w:val="301"/>
        </w:trPr>
        <w:tc>
          <w:tcPr>
            <w:tcW w:w="5000" w:type="pct"/>
            <w:gridSpan w:val="5"/>
            <w:shd w:val="clear" w:color="auto" w:fill="DAE9F7" w:themeFill="text2" w:themeFillTint="1A"/>
          </w:tcPr>
          <w:p w14:paraId="7087BAF4" w14:textId="0869EA17" w:rsidR="00AC62B3" w:rsidRPr="001245B7" w:rsidRDefault="00AC62B3" w:rsidP="00E07B4A">
            <w:pPr>
              <w:spacing w:after="0" w:line="240" w:lineRule="auto"/>
              <w:rPr>
                <w:rFonts w:asciiTheme="majorBidi" w:eastAsia="Times New Roman" w:hAnsiTheme="majorBidi" w:cstheme="majorBidi"/>
                <w:b/>
                <w:bCs/>
                <w:kern w:val="0"/>
                <w:sz w:val="22"/>
                <w:szCs w:val="22"/>
                <w14:ligatures w14:val="none"/>
              </w:rPr>
            </w:pPr>
            <w:r w:rsidRPr="001245B7">
              <w:rPr>
                <w:rFonts w:asciiTheme="majorBidi" w:eastAsia="Times New Roman" w:hAnsiTheme="majorBidi" w:cstheme="majorBidi"/>
                <w:b/>
                <w:bCs/>
                <w:kern w:val="0"/>
                <w:sz w:val="22"/>
                <w:szCs w:val="22"/>
                <w14:ligatures w14:val="none"/>
              </w:rPr>
              <w:t>Male children</w:t>
            </w:r>
          </w:p>
        </w:tc>
      </w:tr>
      <w:tr w:rsidR="00254705" w:rsidRPr="00A12542" w14:paraId="0CC13F6C" w14:textId="77777777" w:rsidTr="00C07742">
        <w:trPr>
          <w:trHeight w:val="301"/>
        </w:trPr>
        <w:tc>
          <w:tcPr>
            <w:tcW w:w="964" w:type="pct"/>
          </w:tcPr>
          <w:p w14:paraId="05726119" w14:textId="14B175C0" w:rsidR="00254705" w:rsidRDefault="00254705" w:rsidP="00254705">
            <w:pPr>
              <w:spacing w:after="0" w:line="240" w:lineRule="auto"/>
              <w:rPr>
                <w:rFonts w:asciiTheme="majorBidi" w:eastAsia="Times New Roman" w:hAnsiTheme="majorBidi" w:cstheme="majorBidi"/>
                <w:kern w:val="0"/>
                <w:sz w:val="22"/>
                <w:szCs w:val="22"/>
                <w14:ligatures w14:val="none"/>
              </w:rPr>
            </w:pPr>
            <w:r>
              <w:rPr>
                <w:rFonts w:asciiTheme="majorBidi" w:eastAsia="Times New Roman" w:hAnsiTheme="majorBidi" w:cstheme="majorBidi"/>
                <w:kern w:val="0"/>
                <w:sz w:val="22"/>
                <w:szCs w:val="22"/>
                <w14:ligatures w14:val="none"/>
              </w:rPr>
              <w:t>None</w:t>
            </w:r>
          </w:p>
        </w:tc>
        <w:tc>
          <w:tcPr>
            <w:tcW w:w="1009" w:type="pct"/>
            <w:vAlign w:val="bottom"/>
          </w:tcPr>
          <w:p w14:paraId="1003A1C6" w14:textId="36C2F895" w:rsidR="00254705" w:rsidRDefault="00254705" w:rsidP="00254705">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39.5</w:t>
            </w:r>
            <w:r w:rsidR="00F759DB">
              <w:rPr>
                <w:rFonts w:asciiTheme="majorBidi" w:eastAsia="Times New Roman" w:hAnsiTheme="majorBidi" w:cstheme="majorBidi"/>
                <w:kern w:val="0"/>
                <w:sz w:val="22"/>
                <w:szCs w:val="22"/>
                <w14:ligatures w14:val="none"/>
              </w:rPr>
              <w:t xml:space="preserve"> </w:t>
            </w:r>
            <w:r w:rsidRPr="001245B7">
              <w:rPr>
                <w:rFonts w:asciiTheme="majorBidi" w:eastAsia="Times New Roman" w:hAnsiTheme="majorBidi" w:cstheme="majorBidi"/>
                <w:kern w:val="0"/>
                <w:sz w:val="22"/>
                <w:szCs w:val="22"/>
                <w14:ligatures w14:val="none"/>
              </w:rPr>
              <w:t>(36.0, 43.1)</w:t>
            </w:r>
          </w:p>
        </w:tc>
        <w:tc>
          <w:tcPr>
            <w:tcW w:w="1009" w:type="pct"/>
            <w:vAlign w:val="bottom"/>
          </w:tcPr>
          <w:p w14:paraId="7661EA6A" w14:textId="387B6014" w:rsidR="00254705" w:rsidRPr="00CC0823" w:rsidRDefault="00254705" w:rsidP="00254705">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29.5 (21.0, 39.6)</w:t>
            </w:r>
          </w:p>
        </w:tc>
        <w:tc>
          <w:tcPr>
            <w:tcW w:w="1009" w:type="pct"/>
            <w:vAlign w:val="bottom"/>
          </w:tcPr>
          <w:p w14:paraId="256ADB45" w14:textId="0B28D4E1" w:rsidR="00254705" w:rsidRPr="00CC0823" w:rsidRDefault="00254705" w:rsidP="00254705">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33.5 (29.0, 38.4)</w:t>
            </w:r>
          </w:p>
        </w:tc>
        <w:tc>
          <w:tcPr>
            <w:tcW w:w="1009" w:type="pct"/>
            <w:vAlign w:val="bottom"/>
          </w:tcPr>
          <w:p w14:paraId="0F6ABC2A" w14:textId="0392096D" w:rsidR="00254705" w:rsidRPr="00CC0823" w:rsidRDefault="00254705" w:rsidP="00254705">
            <w:pPr>
              <w:spacing w:after="0" w:line="240" w:lineRule="auto"/>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48.2 (43.0, 53.5)</w:t>
            </w:r>
          </w:p>
        </w:tc>
      </w:tr>
      <w:tr w:rsidR="00254705" w:rsidRPr="00A12542" w14:paraId="0E6B9C2A" w14:textId="77777777" w:rsidTr="00C07742">
        <w:trPr>
          <w:trHeight w:val="301"/>
        </w:trPr>
        <w:tc>
          <w:tcPr>
            <w:tcW w:w="964" w:type="pct"/>
          </w:tcPr>
          <w:p w14:paraId="0558AA3C" w14:textId="5152A0EB" w:rsidR="00254705" w:rsidRDefault="00254705" w:rsidP="00254705">
            <w:pPr>
              <w:spacing w:after="0" w:line="240" w:lineRule="auto"/>
              <w:rPr>
                <w:rFonts w:asciiTheme="majorBidi" w:eastAsia="Times New Roman" w:hAnsiTheme="majorBidi" w:cstheme="majorBidi"/>
                <w:kern w:val="0"/>
                <w:sz w:val="22"/>
                <w:szCs w:val="22"/>
                <w14:ligatures w14:val="none"/>
              </w:rPr>
            </w:pPr>
            <w:r w:rsidRPr="00A12542">
              <w:rPr>
                <w:rFonts w:asciiTheme="majorBidi" w:eastAsia="Times New Roman" w:hAnsiTheme="majorBidi" w:cstheme="majorBidi"/>
                <w:kern w:val="0"/>
                <w:sz w:val="22"/>
                <w:szCs w:val="22"/>
                <w14:ligatures w14:val="none"/>
              </w:rPr>
              <w:t>Only Anemia</w:t>
            </w:r>
          </w:p>
        </w:tc>
        <w:tc>
          <w:tcPr>
            <w:tcW w:w="1009" w:type="pct"/>
            <w:vAlign w:val="bottom"/>
          </w:tcPr>
          <w:p w14:paraId="35876244" w14:textId="60CD159C" w:rsidR="00254705" w:rsidRDefault="00254705" w:rsidP="00254705">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27.9</w:t>
            </w:r>
            <w:r w:rsidR="00F759DB">
              <w:rPr>
                <w:rFonts w:asciiTheme="majorBidi" w:eastAsia="Times New Roman" w:hAnsiTheme="majorBidi" w:cstheme="majorBidi"/>
                <w:kern w:val="0"/>
                <w:sz w:val="22"/>
                <w:szCs w:val="22"/>
                <w14:ligatures w14:val="none"/>
              </w:rPr>
              <w:t xml:space="preserve"> </w:t>
            </w:r>
            <w:r w:rsidRPr="001245B7">
              <w:rPr>
                <w:rFonts w:asciiTheme="majorBidi" w:eastAsia="Times New Roman" w:hAnsiTheme="majorBidi" w:cstheme="majorBidi"/>
                <w:kern w:val="0"/>
                <w:sz w:val="22"/>
                <w:szCs w:val="22"/>
                <w14:ligatures w14:val="none"/>
              </w:rPr>
              <w:t>(25.1, 30.9)</w:t>
            </w:r>
          </w:p>
        </w:tc>
        <w:tc>
          <w:tcPr>
            <w:tcW w:w="1009" w:type="pct"/>
            <w:vAlign w:val="bottom"/>
          </w:tcPr>
          <w:p w14:paraId="25D19376" w14:textId="7021BCC6" w:rsidR="00254705" w:rsidRPr="00CC0823" w:rsidRDefault="00254705" w:rsidP="00254705">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50.2 (41.1, 59.2)</w:t>
            </w:r>
          </w:p>
        </w:tc>
        <w:tc>
          <w:tcPr>
            <w:tcW w:w="1009" w:type="pct"/>
            <w:vAlign w:val="bottom"/>
          </w:tcPr>
          <w:p w14:paraId="7412D7A7" w14:textId="3A2A7DCC" w:rsidR="00254705" w:rsidRPr="00CC0823" w:rsidRDefault="00254705" w:rsidP="00254705">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30.7 (26.6, 35.1)</w:t>
            </w:r>
          </w:p>
        </w:tc>
        <w:tc>
          <w:tcPr>
            <w:tcW w:w="1009" w:type="pct"/>
            <w:vAlign w:val="bottom"/>
          </w:tcPr>
          <w:p w14:paraId="11E80DF1" w14:textId="1B897674" w:rsidR="00254705" w:rsidRPr="00CC0823" w:rsidRDefault="00254705" w:rsidP="00254705">
            <w:pPr>
              <w:spacing w:after="0" w:line="240" w:lineRule="auto"/>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19.6 (15.9, 23.9)</w:t>
            </w:r>
          </w:p>
        </w:tc>
      </w:tr>
      <w:tr w:rsidR="00254705" w:rsidRPr="00A12542" w14:paraId="307E4339" w14:textId="77777777" w:rsidTr="00C07742">
        <w:trPr>
          <w:trHeight w:val="301"/>
        </w:trPr>
        <w:tc>
          <w:tcPr>
            <w:tcW w:w="964" w:type="pct"/>
          </w:tcPr>
          <w:p w14:paraId="63F53A37" w14:textId="76E5A3CA" w:rsidR="00254705" w:rsidRPr="00A12542" w:rsidRDefault="00254705" w:rsidP="00254705">
            <w:pPr>
              <w:spacing w:after="0" w:line="240" w:lineRule="auto"/>
              <w:rPr>
                <w:rFonts w:asciiTheme="majorBidi" w:eastAsia="Times New Roman" w:hAnsiTheme="majorBidi" w:cstheme="majorBidi"/>
                <w:kern w:val="0"/>
                <w:sz w:val="22"/>
                <w:szCs w:val="22"/>
                <w14:ligatures w14:val="none"/>
              </w:rPr>
            </w:pPr>
            <w:r>
              <w:rPr>
                <w:rFonts w:asciiTheme="majorBidi" w:eastAsia="Times New Roman" w:hAnsiTheme="majorBidi" w:cstheme="majorBidi"/>
                <w:kern w:val="0"/>
                <w:sz w:val="22"/>
                <w:szCs w:val="22"/>
                <w14:ligatures w14:val="none"/>
              </w:rPr>
              <w:t>Only undernutrition</w:t>
            </w:r>
          </w:p>
        </w:tc>
        <w:tc>
          <w:tcPr>
            <w:tcW w:w="1009" w:type="pct"/>
            <w:vAlign w:val="bottom"/>
          </w:tcPr>
          <w:p w14:paraId="51C737D5" w14:textId="6024047D" w:rsidR="00254705" w:rsidRDefault="00254705" w:rsidP="00254705">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16.5</w:t>
            </w:r>
            <w:r w:rsidR="00F759DB">
              <w:rPr>
                <w:rFonts w:asciiTheme="majorBidi" w:eastAsia="Times New Roman" w:hAnsiTheme="majorBidi" w:cstheme="majorBidi"/>
                <w:kern w:val="0"/>
                <w:sz w:val="22"/>
                <w:szCs w:val="22"/>
                <w14:ligatures w14:val="none"/>
              </w:rPr>
              <w:t xml:space="preserve"> </w:t>
            </w:r>
            <w:r w:rsidRPr="001245B7">
              <w:rPr>
                <w:rFonts w:asciiTheme="majorBidi" w:eastAsia="Times New Roman" w:hAnsiTheme="majorBidi" w:cstheme="majorBidi"/>
                <w:kern w:val="0"/>
                <w:sz w:val="22"/>
                <w:szCs w:val="22"/>
                <w14:ligatures w14:val="none"/>
              </w:rPr>
              <w:t>(14.2, 19.2)</w:t>
            </w:r>
          </w:p>
        </w:tc>
        <w:tc>
          <w:tcPr>
            <w:tcW w:w="1009" w:type="pct"/>
            <w:vAlign w:val="bottom"/>
          </w:tcPr>
          <w:p w14:paraId="62B5B6C6" w14:textId="5953EC24" w:rsidR="00254705" w:rsidRPr="00CC0823" w:rsidRDefault="00254705" w:rsidP="00254705">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2.9 (0.94, 8.83)</w:t>
            </w:r>
          </w:p>
        </w:tc>
        <w:tc>
          <w:tcPr>
            <w:tcW w:w="1009" w:type="pct"/>
            <w:vAlign w:val="bottom"/>
          </w:tcPr>
          <w:p w14:paraId="7031C64F" w14:textId="3CEF0F4B" w:rsidR="00254705" w:rsidRPr="00CC0823" w:rsidRDefault="00254705" w:rsidP="00254705">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15.4 (12.3, 19.2)</w:t>
            </w:r>
          </w:p>
        </w:tc>
        <w:tc>
          <w:tcPr>
            <w:tcW w:w="1009" w:type="pct"/>
            <w:vAlign w:val="bottom"/>
          </w:tcPr>
          <w:p w14:paraId="4091B29F" w14:textId="351902B4" w:rsidR="00254705" w:rsidRPr="00CC0823" w:rsidRDefault="00254705" w:rsidP="00254705">
            <w:pPr>
              <w:spacing w:after="0" w:line="240" w:lineRule="auto"/>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21.0 (17.2, 25.5)</w:t>
            </w:r>
          </w:p>
        </w:tc>
      </w:tr>
      <w:tr w:rsidR="00254705" w:rsidRPr="00A12542" w14:paraId="2D85B6D9" w14:textId="77777777" w:rsidTr="00C07742">
        <w:trPr>
          <w:trHeight w:val="301"/>
        </w:trPr>
        <w:tc>
          <w:tcPr>
            <w:tcW w:w="964" w:type="pct"/>
          </w:tcPr>
          <w:p w14:paraId="2ECACA1D" w14:textId="7DC469B6" w:rsidR="00254705" w:rsidRDefault="00254705" w:rsidP="00254705">
            <w:pPr>
              <w:spacing w:after="0" w:line="240" w:lineRule="auto"/>
              <w:rPr>
                <w:rFonts w:asciiTheme="majorBidi" w:eastAsia="Times New Roman" w:hAnsiTheme="majorBidi" w:cstheme="majorBidi"/>
                <w:kern w:val="0"/>
                <w:sz w:val="22"/>
                <w:szCs w:val="22"/>
                <w14:ligatures w14:val="none"/>
              </w:rPr>
            </w:pPr>
            <w:r>
              <w:rPr>
                <w:rFonts w:asciiTheme="majorBidi" w:eastAsia="Times New Roman" w:hAnsiTheme="majorBidi" w:cstheme="majorBidi"/>
                <w:kern w:val="0"/>
                <w:sz w:val="22"/>
                <w:szCs w:val="22"/>
                <w14:ligatures w14:val="none"/>
              </w:rPr>
              <w:t>Co-existence pf undernutrition and anemia</w:t>
            </w:r>
          </w:p>
        </w:tc>
        <w:tc>
          <w:tcPr>
            <w:tcW w:w="1009" w:type="pct"/>
            <w:vAlign w:val="bottom"/>
          </w:tcPr>
          <w:p w14:paraId="34B8847E" w14:textId="0FC6FEA7" w:rsidR="00254705" w:rsidRDefault="00254705" w:rsidP="00254705">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16.1</w:t>
            </w:r>
            <w:r w:rsidR="00F759DB">
              <w:rPr>
                <w:rFonts w:asciiTheme="majorBidi" w:eastAsia="Times New Roman" w:hAnsiTheme="majorBidi" w:cstheme="majorBidi"/>
                <w:kern w:val="0"/>
                <w:sz w:val="22"/>
                <w:szCs w:val="22"/>
                <w14:ligatures w14:val="none"/>
              </w:rPr>
              <w:t xml:space="preserve"> </w:t>
            </w:r>
            <w:r w:rsidRPr="001245B7">
              <w:rPr>
                <w:rFonts w:asciiTheme="majorBidi" w:eastAsia="Times New Roman" w:hAnsiTheme="majorBidi" w:cstheme="majorBidi"/>
                <w:kern w:val="0"/>
                <w:sz w:val="22"/>
                <w:szCs w:val="22"/>
                <w14:ligatures w14:val="none"/>
              </w:rPr>
              <w:t>(13.7, 18.8)</w:t>
            </w:r>
          </w:p>
        </w:tc>
        <w:tc>
          <w:tcPr>
            <w:tcW w:w="1009" w:type="pct"/>
            <w:vAlign w:val="bottom"/>
          </w:tcPr>
          <w:p w14:paraId="25BF93F7" w14:textId="039716CB" w:rsidR="00254705" w:rsidRPr="00CC0823" w:rsidRDefault="00254705" w:rsidP="00254705">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17.4 (11.3, 25.9)</w:t>
            </w:r>
          </w:p>
        </w:tc>
        <w:tc>
          <w:tcPr>
            <w:tcW w:w="1009" w:type="pct"/>
            <w:vAlign w:val="bottom"/>
          </w:tcPr>
          <w:p w14:paraId="419C3B6E" w14:textId="783FA6CD" w:rsidR="00254705" w:rsidRPr="00CC0823" w:rsidRDefault="00254705" w:rsidP="00254705">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20.4 (16.9, 24.5)</w:t>
            </w:r>
          </w:p>
        </w:tc>
        <w:tc>
          <w:tcPr>
            <w:tcW w:w="1009" w:type="pct"/>
            <w:vAlign w:val="bottom"/>
          </w:tcPr>
          <w:p w14:paraId="21A0B67E" w14:textId="5CF1713B" w:rsidR="00254705" w:rsidRPr="00CC0823" w:rsidRDefault="00254705" w:rsidP="00254705">
            <w:pPr>
              <w:spacing w:after="0" w:line="240" w:lineRule="auto"/>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11.2 (8.71, 14.2)</w:t>
            </w:r>
          </w:p>
        </w:tc>
      </w:tr>
      <w:tr w:rsidR="00AC62B3" w:rsidRPr="00A12542" w14:paraId="73B47479" w14:textId="77777777" w:rsidTr="00AC62B3">
        <w:trPr>
          <w:trHeight w:val="301"/>
        </w:trPr>
        <w:tc>
          <w:tcPr>
            <w:tcW w:w="5000" w:type="pct"/>
            <w:gridSpan w:val="5"/>
            <w:shd w:val="clear" w:color="auto" w:fill="DAE9F7" w:themeFill="text2" w:themeFillTint="1A"/>
          </w:tcPr>
          <w:p w14:paraId="5F0C3E07" w14:textId="3AC8254E" w:rsidR="00AC62B3" w:rsidRPr="001245B7" w:rsidRDefault="00AC62B3" w:rsidP="00FB628B">
            <w:pPr>
              <w:spacing w:after="0" w:line="240" w:lineRule="auto"/>
              <w:rPr>
                <w:rFonts w:asciiTheme="majorBidi" w:eastAsia="Times New Roman" w:hAnsiTheme="majorBidi" w:cstheme="majorBidi"/>
                <w:b/>
                <w:bCs/>
                <w:kern w:val="0"/>
                <w:sz w:val="22"/>
                <w:szCs w:val="22"/>
                <w14:ligatures w14:val="none"/>
              </w:rPr>
            </w:pPr>
            <w:r w:rsidRPr="001245B7">
              <w:rPr>
                <w:rFonts w:asciiTheme="majorBidi" w:eastAsia="Times New Roman" w:hAnsiTheme="majorBidi" w:cstheme="majorBidi"/>
                <w:b/>
                <w:bCs/>
                <w:kern w:val="0"/>
                <w:sz w:val="22"/>
                <w:szCs w:val="22"/>
                <w14:ligatures w14:val="none"/>
              </w:rPr>
              <w:t>Female children</w:t>
            </w:r>
          </w:p>
        </w:tc>
      </w:tr>
      <w:tr w:rsidR="00F759DB" w:rsidRPr="00A12542" w14:paraId="601C652B" w14:textId="77777777" w:rsidTr="00C07742">
        <w:trPr>
          <w:trHeight w:val="301"/>
        </w:trPr>
        <w:tc>
          <w:tcPr>
            <w:tcW w:w="964" w:type="pct"/>
          </w:tcPr>
          <w:p w14:paraId="6695004F" w14:textId="40B0159A" w:rsidR="00F759DB" w:rsidRDefault="00F759DB" w:rsidP="00F759DB">
            <w:pPr>
              <w:spacing w:after="0" w:line="240" w:lineRule="auto"/>
              <w:rPr>
                <w:rFonts w:asciiTheme="majorBidi" w:eastAsia="Times New Roman" w:hAnsiTheme="majorBidi" w:cstheme="majorBidi"/>
                <w:kern w:val="0"/>
                <w:sz w:val="22"/>
                <w:szCs w:val="22"/>
                <w14:ligatures w14:val="none"/>
              </w:rPr>
            </w:pPr>
            <w:r>
              <w:rPr>
                <w:rFonts w:asciiTheme="majorBidi" w:eastAsia="Times New Roman" w:hAnsiTheme="majorBidi" w:cstheme="majorBidi"/>
                <w:kern w:val="0"/>
                <w:sz w:val="22"/>
                <w:szCs w:val="22"/>
                <w14:ligatures w14:val="none"/>
              </w:rPr>
              <w:t>None</w:t>
            </w:r>
          </w:p>
        </w:tc>
        <w:tc>
          <w:tcPr>
            <w:tcW w:w="1009" w:type="pct"/>
            <w:vAlign w:val="bottom"/>
          </w:tcPr>
          <w:p w14:paraId="7D39CF68" w14:textId="4F371900" w:rsidR="00F759DB" w:rsidRDefault="00F759DB" w:rsidP="00F759DB">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38.7</w:t>
            </w:r>
            <w:r>
              <w:rPr>
                <w:rFonts w:asciiTheme="majorBidi" w:eastAsia="Times New Roman" w:hAnsiTheme="majorBidi" w:cstheme="majorBidi"/>
                <w:kern w:val="0"/>
                <w:sz w:val="22"/>
                <w:szCs w:val="22"/>
                <w14:ligatures w14:val="none"/>
              </w:rPr>
              <w:t xml:space="preserve"> </w:t>
            </w:r>
            <w:r w:rsidRPr="001245B7">
              <w:rPr>
                <w:rFonts w:asciiTheme="majorBidi" w:eastAsia="Times New Roman" w:hAnsiTheme="majorBidi" w:cstheme="majorBidi"/>
                <w:kern w:val="0"/>
                <w:sz w:val="22"/>
                <w:szCs w:val="22"/>
                <w14:ligatures w14:val="none"/>
              </w:rPr>
              <w:t>(35.4, 42.1)</w:t>
            </w:r>
          </w:p>
        </w:tc>
        <w:tc>
          <w:tcPr>
            <w:tcW w:w="1009" w:type="pct"/>
            <w:vAlign w:val="bottom"/>
          </w:tcPr>
          <w:p w14:paraId="2DD6BA86" w14:textId="56522AEF" w:rsidR="00F759DB" w:rsidRPr="00CC0823" w:rsidRDefault="00F759DB" w:rsidP="00F759DB">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20.1 (13.3, 29.3)</w:t>
            </w:r>
          </w:p>
        </w:tc>
        <w:tc>
          <w:tcPr>
            <w:tcW w:w="1009" w:type="pct"/>
            <w:vAlign w:val="bottom"/>
          </w:tcPr>
          <w:p w14:paraId="21BE7655" w14:textId="0B59347F" w:rsidR="00F759DB" w:rsidRPr="00CC0823" w:rsidRDefault="00F759DB" w:rsidP="00F759DB">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33.8 (29.5, 38.4)</w:t>
            </w:r>
          </w:p>
        </w:tc>
        <w:tc>
          <w:tcPr>
            <w:tcW w:w="1009" w:type="pct"/>
            <w:vAlign w:val="bottom"/>
          </w:tcPr>
          <w:p w14:paraId="22CE5194" w14:textId="63E17FD1" w:rsidR="00F759DB" w:rsidRPr="00CC0823" w:rsidRDefault="00F759DB" w:rsidP="00F759DB">
            <w:pPr>
              <w:spacing w:after="0" w:line="240" w:lineRule="auto"/>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48.1 (43.0, 53.3)</w:t>
            </w:r>
          </w:p>
        </w:tc>
      </w:tr>
      <w:tr w:rsidR="00F759DB" w:rsidRPr="00A12542" w14:paraId="46259C98" w14:textId="77777777" w:rsidTr="00C07742">
        <w:trPr>
          <w:trHeight w:val="301"/>
        </w:trPr>
        <w:tc>
          <w:tcPr>
            <w:tcW w:w="964" w:type="pct"/>
          </w:tcPr>
          <w:p w14:paraId="3B75BD98" w14:textId="2BF554ED" w:rsidR="00F759DB" w:rsidRDefault="00F759DB" w:rsidP="00F759DB">
            <w:pPr>
              <w:spacing w:after="0" w:line="240" w:lineRule="auto"/>
              <w:rPr>
                <w:rFonts w:asciiTheme="majorBidi" w:eastAsia="Times New Roman" w:hAnsiTheme="majorBidi" w:cstheme="majorBidi"/>
                <w:kern w:val="0"/>
                <w:sz w:val="22"/>
                <w:szCs w:val="22"/>
                <w14:ligatures w14:val="none"/>
              </w:rPr>
            </w:pPr>
            <w:r w:rsidRPr="00A12542">
              <w:rPr>
                <w:rFonts w:asciiTheme="majorBidi" w:eastAsia="Times New Roman" w:hAnsiTheme="majorBidi" w:cstheme="majorBidi"/>
                <w:kern w:val="0"/>
                <w:sz w:val="22"/>
                <w:szCs w:val="22"/>
                <w14:ligatures w14:val="none"/>
              </w:rPr>
              <w:t>Only Anemia</w:t>
            </w:r>
          </w:p>
        </w:tc>
        <w:tc>
          <w:tcPr>
            <w:tcW w:w="1009" w:type="pct"/>
            <w:vAlign w:val="bottom"/>
          </w:tcPr>
          <w:p w14:paraId="2EF73ED2" w14:textId="276B01F7" w:rsidR="00F759DB" w:rsidRDefault="00F759DB" w:rsidP="00F759DB">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26.8</w:t>
            </w:r>
            <w:r>
              <w:rPr>
                <w:rFonts w:asciiTheme="majorBidi" w:eastAsia="Times New Roman" w:hAnsiTheme="majorBidi" w:cstheme="majorBidi"/>
                <w:kern w:val="0"/>
                <w:sz w:val="22"/>
                <w:szCs w:val="22"/>
                <w14:ligatures w14:val="none"/>
              </w:rPr>
              <w:t xml:space="preserve"> </w:t>
            </w:r>
            <w:r w:rsidRPr="001245B7">
              <w:rPr>
                <w:rFonts w:asciiTheme="majorBidi" w:eastAsia="Times New Roman" w:hAnsiTheme="majorBidi" w:cstheme="majorBidi"/>
                <w:kern w:val="0"/>
                <w:sz w:val="22"/>
                <w:szCs w:val="22"/>
                <w14:ligatures w14:val="none"/>
              </w:rPr>
              <w:t>(23.8, 30.1)</w:t>
            </w:r>
          </w:p>
        </w:tc>
        <w:tc>
          <w:tcPr>
            <w:tcW w:w="1009" w:type="pct"/>
            <w:vAlign w:val="bottom"/>
          </w:tcPr>
          <w:p w14:paraId="5E31C685" w14:textId="2945EDB7" w:rsidR="00F759DB" w:rsidRPr="00CC0823" w:rsidRDefault="00F759DB" w:rsidP="00F759DB">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60.1 (49.2, 70.0)</w:t>
            </w:r>
          </w:p>
        </w:tc>
        <w:tc>
          <w:tcPr>
            <w:tcW w:w="1009" w:type="pct"/>
            <w:vAlign w:val="bottom"/>
          </w:tcPr>
          <w:p w14:paraId="3699BA0D" w14:textId="5DB1DC31" w:rsidR="00F759DB" w:rsidRPr="00CC0823" w:rsidRDefault="00F759DB" w:rsidP="00F759DB">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28.2 (23.9, 33.1)</w:t>
            </w:r>
          </w:p>
        </w:tc>
        <w:tc>
          <w:tcPr>
            <w:tcW w:w="1009" w:type="pct"/>
            <w:vAlign w:val="bottom"/>
          </w:tcPr>
          <w:p w14:paraId="4283677A" w14:textId="5DBE2D6C" w:rsidR="00F759DB" w:rsidRPr="00CC0823" w:rsidRDefault="00F759DB" w:rsidP="00F759DB">
            <w:pPr>
              <w:spacing w:after="0" w:line="240" w:lineRule="auto"/>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17.7 (13.8, 22.3)</w:t>
            </w:r>
          </w:p>
        </w:tc>
      </w:tr>
      <w:tr w:rsidR="00F759DB" w:rsidRPr="00A12542" w14:paraId="37CD3F95" w14:textId="77777777" w:rsidTr="00C07742">
        <w:trPr>
          <w:trHeight w:val="301"/>
        </w:trPr>
        <w:tc>
          <w:tcPr>
            <w:tcW w:w="964" w:type="pct"/>
          </w:tcPr>
          <w:p w14:paraId="6C247D50" w14:textId="580D1204" w:rsidR="00F759DB" w:rsidRPr="00A12542" w:rsidRDefault="00F759DB" w:rsidP="00F759DB">
            <w:pPr>
              <w:spacing w:after="0" w:line="240" w:lineRule="auto"/>
              <w:rPr>
                <w:rFonts w:asciiTheme="majorBidi" w:eastAsia="Times New Roman" w:hAnsiTheme="majorBidi" w:cstheme="majorBidi"/>
                <w:kern w:val="0"/>
                <w:sz w:val="22"/>
                <w:szCs w:val="22"/>
                <w14:ligatures w14:val="none"/>
              </w:rPr>
            </w:pPr>
            <w:r>
              <w:rPr>
                <w:rFonts w:asciiTheme="majorBidi" w:eastAsia="Times New Roman" w:hAnsiTheme="majorBidi" w:cstheme="majorBidi"/>
                <w:kern w:val="0"/>
                <w:sz w:val="22"/>
                <w:szCs w:val="22"/>
                <w14:ligatures w14:val="none"/>
              </w:rPr>
              <w:t>Only undernutrition</w:t>
            </w:r>
          </w:p>
        </w:tc>
        <w:tc>
          <w:tcPr>
            <w:tcW w:w="1009" w:type="pct"/>
            <w:vAlign w:val="bottom"/>
          </w:tcPr>
          <w:p w14:paraId="4EE86750" w14:textId="6C02184C" w:rsidR="00F759DB" w:rsidRDefault="00F759DB" w:rsidP="00F759DB">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18.6</w:t>
            </w:r>
            <w:r>
              <w:rPr>
                <w:rFonts w:asciiTheme="majorBidi" w:eastAsia="Times New Roman" w:hAnsiTheme="majorBidi" w:cstheme="majorBidi"/>
                <w:kern w:val="0"/>
                <w:sz w:val="22"/>
                <w:szCs w:val="22"/>
                <w14:ligatures w14:val="none"/>
              </w:rPr>
              <w:t xml:space="preserve"> </w:t>
            </w:r>
            <w:r w:rsidRPr="001245B7">
              <w:rPr>
                <w:rFonts w:asciiTheme="majorBidi" w:eastAsia="Times New Roman" w:hAnsiTheme="majorBidi" w:cstheme="majorBidi"/>
                <w:kern w:val="0"/>
                <w:sz w:val="22"/>
                <w:szCs w:val="22"/>
                <w14:ligatures w14:val="none"/>
              </w:rPr>
              <w:t>(15.9, 21.5)</w:t>
            </w:r>
          </w:p>
        </w:tc>
        <w:tc>
          <w:tcPr>
            <w:tcW w:w="1009" w:type="pct"/>
            <w:vAlign w:val="bottom"/>
          </w:tcPr>
          <w:p w14:paraId="44D04EA4" w14:textId="7ABD459E" w:rsidR="00F759DB" w:rsidRPr="00CC0823" w:rsidRDefault="00F759DB" w:rsidP="00F759DB">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4.9 (2.09, 11.2)</w:t>
            </w:r>
          </w:p>
        </w:tc>
        <w:tc>
          <w:tcPr>
            <w:tcW w:w="1009" w:type="pct"/>
            <w:vAlign w:val="bottom"/>
          </w:tcPr>
          <w:p w14:paraId="0665B69C" w14:textId="57E0949B" w:rsidR="00F759DB" w:rsidRPr="00CC0823" w:rsidRDefault="00F759DB" w:rsidP="00F759DB">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14.3 (11.2, 18.1)</w:t>
            </w:r>
          </w:p>
        </w:tc>
        <w:tc>
          <w:tcPr>
            <w:tcW w:w="1009" w:type="pct"/>
            <w:vAlign w:val="bottom"/>
          </w:tcPr>
          <w:p w14:paraId="071B27A9" w14:textId="2EB7D6F4" w:rsidR="00F759DB" w:rsidRPr="00CC0823" w:rsidRDefault="00F759DB" w:rsidP="00F759DB">
            <w:pPr>
              <w:spacing w:after="0" w:line="240" w:lineRule="auto"/>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26.2 (21.7, 31.2)</w:t>
            </w:r>
          </w:p>
        </w:tc>
      </w:tr>
      <w:tr w:rsidR="00F759DB" w:rsidRPr="00A12542" w14:paraId="0824777B" w14:textId="77777777" w:rsidTr="00C07742">
        <w:trPr>
          <w:trHeight w:val="301"/>
        </w:trPr>
        <w:tc>
          <w:tcPr>
            <w:tcW w:w="964" w:type="pct"/>
          </w:tcPr>
          <w:p w14:paraId="6475D6D8" w14:textId="7A0868D8" w:rsidR="00F759DB" w:rsidRDefault="00F759DB" w:rsidP="00F759DB">
            <w:pPr>
              <w:spacing w:after="0" w:line="240" w:lineRule="auto"/>
              <w:rPr>
                <w:rFonts w:asciiTheme="majorBidi" w:eastAsia="Times New Roman" w:hAnsiTheme="majorBidi" w:cstheme="majorBidi"/>
                <w:kern w:val="0"/>
                <w:sz w:val="22"/>
                <w:szCs w:val="22"/>
                <w14:ligatures w14:val="none"/>
              </w:rPr>
            </w:pPr>
            <w:r>
              <w:rPr>
                <w:rFonts w:asciiTheme="majorBidi" w:eastAsia="Times New Roman" w:hAnsiTheme="majorBidi" w:cstheme="majorBidi"/>
                <w:kern w:val="0"/>
                <w:sz w:val="22"/>
                <w:szCs w:val="22"/>
                <w14:ligatures w14:val="none"/>
              </w:rPr>
              <w:t>Co-existence pf undernutrition and anemia</w:t>
            </w:r>
          </w:p>
        </w:tc>
        <w:tc>
          <w:tcPr>
            <w:tcW w:w="1009" w:type="pct"/>
            <w:vAlign w:val="bottom"/>
          </w:tcPr>
          <w:p w14:paraId="17BFF902" w14:textId="02DBBFFA" w:rsidR="00F759DB" w:rsidRDefault="00F759DB" w:rsidP="00F759DB">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15.9</w:t>
            </w:r>
            <w:r>
              <w:rPr>
                <w:rFonts w:asciiTheme="majorBidi" w:eastAsia="Times New Roman" w:hAnsiTheme="majorBidi" w:cstheme="majorBidi"/>
                <w:kern w:val="0"/>
                <w:sz w:val="22"/>
                <w:szCs w:val="22"/>
                <w14:ligatures w14:val="none"/>
              </w:rPr>
              <w:t xml:space="preserve"> </w:t>
            </w:r>
            <w:r w:rsidRPr="001245B7">
              <w:rPr>
                <w:rFonts w:asciiTheme="majorBidi" w:eastAsia="Times New Roman" w:hAnsiTheme="majorBidi" w:cstheme="majorBidi"/>
                <w:kern w:val="0"/>
                <w:sz w:val="22"/>
                <w:szCs w:val="22"/>
                <w14:ligatures w14:val="none"/>
              </w:rPr>
              <w:t>(13.4, 18.7)</w:t>
            </w:r>
          </w:p>
        </w:tc>
        <w:tc>
          <w:tcPr>
            <w:tcW w:w="1009" w:type="pct"/>
            <w:vAlign w:val="bottom"/>
          </w:tcPr>
          <w:p w14:paraId="3AC081B7" w14:textId="4A24AAD2" w:rsidR="00F759DB" w:rsidRPr="00CC0823" w:rsidRDefault="00F759DB" w:rsidP="00F759DB">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14.9 (9.01, 23.5)</w:t>
            </w:r>
          </w:p>
        </w:tc>
        <w:tc>
          <w:tcPr>
            <w:tcW w:w="1009" w:type="pct"/>
            <w:vAlign w:val="bottom"/>
          </w:tcPr>
          <w:p w14:paraId="063D27F8" w14:textId="4919DA1E" w:rsidR="00F759DB" w:rsidRPr="00CC0823" w:rsidRDefault="00F759DB" w:rsidP="00F759DB">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23.7(19.3, 28.7)</w:t>
            </w:r>
          </w:p>
        </w:tc>
        <w:tc>
          <w:tcPr>
            <w:tcW w:w="1009" w:type="pct"/>
            <w:vAlign w:val="bottom"/>
          </w:tcPr>
          <w:p w14:paraId="73330A71" w14:textId="2BB19286" w:rsidR="00F759DB" w:rsidRPr="00CC0823" w:rsidRDefault="00F759DB" w:rsidP="00F759DB">
            <w:pPr>
              <w:spacing w:after="0" w:line="240" w:lineRule="auto"/>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8.0 (5.72, 11.1)</w:t>
            </w:r>
          </w:p>
        </w:tc>
      </w:tr>
    </w:tbl>
    <w:p w14:paraId="3800A629" w14:textId="6CFE317E" w:rsidR="006B2936" w:rsidRPr="00B42C2A" w:rsidRDefault="00191723">
      <w:pPr>
        <w:rPr>
          <w:rFonts w:asciiTheme="majorBidi" w:hAnsiTheme="majorBidi" w:cstheme="majorBidi"/>
          <w:i/>
          <w:iCs/>
          <w:sz w:val="22"/>
          <w:szCs w:val="22"/>
        </w:rPr>
      </w:pPr>
      <w:r w:rsidRPr="00B42C2A">
        <w:rPr>
          <w:rFonts w:asciiTheme="majorBidi" w:hAnsiTheme="majorBidi" w:cstheme="majorBidi"/>
          <w:i/>
          <w:iCs/>
          <w:sz w:val="22"/>
          <w:szCs w:val="22"/>
        </w:rPr>
        <w:t>%: weighted percent; CI: confidence interval</w:t>
      </w:r>
    </w:p>
    <w:p w14:paraId="58BC8095" w14:textId="77777777" w:rsidR="00766A8E" w:rsidRDefault="00766A8E">
      <w:pPr>
        <w:rPr>
          <w:rFonts w:asciiTheme="majorBidi" w:hAnsiTheme="majorBidi" w:cstheme="majorBidi"/>
          <w:i/>
          <w:iCs/>
          <w:sz w:val="22"/>
          <w:szCs w:val="22"/>
        </w:rPr>
      </w:pPr>
    </w:p>
    <w:p w14:paraId="5CB42A6D" w14:textId="7A3CC5A8" w:rsidR="005B5E9D" w:rsidRDefault="005B5E9D" w:rsidP="005B5E9D">
      <w:pPr>
        <w:jc w:val="both"/>
        <w:rPr>
          <w:rFonts w:asciiTheme="majorBidi" w:hAnsiTheme="majorBidi" w:cstheme="majorBidi"/>
          <w:sz w:val="22"/>
          <w:szCs w:val="22"/>
        </w:rPr>
      </w:pPr>
      <w:r w:rsidRPr="001245B7">
        <w:rPr>
          <w:rFonts w:asciiTheme="majorBidi" w:hAnsiTheme="majorBidi" w:cstheme="majorBidi"/>
          <w:b/>
          <w:bCs/>
          <w:i/>
          <w:iCs/>
          <w:sz w:val="22"/>
          <w:szCs w:val="22"/>
        </w:rPr>
        <w:t>Figure 4</w:t>
      </w:r>
      <w:r w:rsidRPr="0ECD4335">
        <w:rPr>
          <w:rFonts w:asciiTheme="majorBidi" w:hAnsiTheme="majorBidi" w:cstheme="majorBidi"/>
          <w:sz w:val="22"/>
          <w:szCs w:val="22"/>
        </w:rPr>
        <w:t xml:space="preserve"> and </w:t>
      </w:r>
      <w:r w:rsidRPr="001245B7">
        <w:rPr>
          <w:rFonts w:asciiTheme="majorBidi" w:hAnsiTheme="majorBidi" w:cstheme="majorBidi"/>
          <w:b/>
          <w:bCs/>
          <w:i/>
          <w:iCs/>
          <w:sz w:val="22"/>
          <w:szCs w:val="22"/>
        </w:rPr>
        <w:t>Table 4</w:t>
      </w:r>
      <w:r w:rsidRPr="0ECD4335">
        <w:rPr>
          <w:rFonts w:asciiTheme="majorBidi" w:hAnsiTheme="majorBidi" w:cstheme="majorBidi"/>
          <w:sz w:val="22"/>
          <w:szCs w:val="22"/>
        </w:rPr>
        <w:t xml:space="preserve"> present the distribution of anemia, undernutrition and co-existence across categories of </w:t>
      </w:r>
      <w:r w:rsidR="000832EC" w:rsidRPr="0ECD4335">
        <w:rPr>
          <w:rFonts w:asciiTheme="majorBidi" w:hAnsiTheme="majorBidi" w:cstheme="majorBidi"/>
          <w:sz w:val="22"/>
          <w:szCs w:val="22"/>
        </w:rPr>
        <w:t>quintile wealth</w:t>
      </w:r>
      <w:r w:rsidRPr="0ECD4335">
        <w:rPr>
          <w:rFonts w:asciiTheme="majorBidi" w:hAnsiTheme="majorBidi" w:cstheme="majorBidi"/>
          <w:sz w:val="22"/>
          <w:szCs w:val="22"/>
        </w:rPr>
        <w:t>, mother’s education, household decision making and mother’s exposure to health programs on TV and radio. The prevalence of undernutrition and co-existence was highest in poorest wealth quintile and lowest in richest wealth quintile, and highest in children whose mother had no education.</w:t>
      </w:r>
    </w:p>
    <w:p w14:paraId="7923AD09" w14:textId="77777777" w:rsidR="005B5E9D" w:rsidRDefault="005B5E9D">
      <w:pPr>
        <w:rPr>
          <w:rFonts w:asciiTheme="majorBidi" w:hAnsiTheme="majorBidi" w:cstheme="majorBidi"/>
          <w:i/>
          <w:iCs/>
          <w:sz w:val="22"/>
          <w:szCs w:val="22"/>
        </w:rPr>
      </w:pPr>
    </w:p>
    <w:p w14:paraId="2AEB6229" w14:textId="77777777" w:rsidR="00716CA2" w:rsidRPr="00A22C66" w:rsidRDefault="00716CA2" w:rsidP="00716CA2">
      <w:pPr>
        <w:rPr>
          <w:rFonts w:asciiTheme="majorBidi" w:hAnsiTheme="majorBidi" w:cstheme="majorBidi"/>
          <w:b/>
          <w:bCs/>
          <w:sz w:val="22"/>
          <w:szCs w:val="22"/>
        </w:rPr>
      </w:pPr>
      <w:r w:rsidRPr="00C67554">
        <w:rPr>
          <w:rFonts w:asciiTheme="majorBidi" w:hAnsiTheme="majorBidi" w:cstheme="majorBidi"/>
          <w:b/>
          <w:bCs/>
          <w:sz w:val="22"/>
          <w:szCs w:val="22"/>
        </w:rPr>
        <w:t xml:space="preserve">[Figure </w:t>
      </w:r>
      <w:r>
        <w:rPr>
          <w:rFonts w:asciiTheme="majorBidi" w:hAnsiTheme="majorBidi" w:cstheme="majorBidi"/>
          <w:b/>
          <w:bCs/>
          <w:sz w:val="22"/>
          <w:szCs w:val="22"/>
        </w:rPr>
        <w:t>4</w:t>
      </w:r>
      <w:r w:rsidRPr="00C67554">
        <w:rPr>
          <w:rFonts w:asciiTheme="majorBidi" w:hAnsiTheme="majorBidi" w:cstheme="majorBidi"/>
          <w:b/>
          <w:bCs/>
          <w:sz w:val="22"/>
          <w:szCs w:val="22"/>
        </w:rPr>
        <w:t xml:space="preserve"> here]</w:t>
      </w:r>
    </w:p>
    <w:p w14:paraId="23218E19" w14:textId="0E29B8DE" w:rsidR="00716CA2" w:rsidRPr="001321CF" w:rsidRDefault="00716CA2" w:rsidP="00716CA2">
      <w:pPr>
        <w:spacing w:after="0" w:line="360" w:lineRule="auto"/>
        <w:jc w:val="both"/>
        <w:rPr>
          <w:rFonts w:asciiTheme="majorBidi" w:hAnsiTheme="majorBidi" w:cstheme="majorBidi"/>
          <w:i/>
          <w:iCs/>
          <w:sz w:val="22"/>
          <w:szCs w:val="22"/>
        </w:rPr>
      </w:pPr>
      <w:r w:rsidRPr="003F6E01">
        <w:rPr>
          <w:rFonts w:ascii="Times New Roman" w:hAnsi="Times New Roman" w:cs="Times New Roman"/>
          <w:i/>
          <w:iCs/>
        </w:rPr>
        <w:lastRenderedPageBreak/>
        <w:t xml:space="preserve">Figure </w:t>
      </w:r>
      <w:r w:rsidRPr="003F6E01">
        <w:rPr>
          <w:rFonts w:ascii="Times New Roman" w:hAnsi="Times New Roman" w:cs="Times New Roman"/>
          <w:i/>
          <w:iCs/>
        </w:rPr>
        <w:fldChar w:fldCharType="begin"/>
      </w:r>
      <w:r w:rsidRPr="003F6E01">
        <w:rPr>
          <w:rFonts w:ascii="Times New Roman" w:hAnsi="Times New Roman" w:cs="Times New Roman"/>
          <w:i/>
          <w:iCs/>
        </w:rPr>
        <w:instrText xml:space="preserve"> SEQ Figure \* ARABIC </w:instrText>
      </w:r>
      <w:r w:rsidRPr="003F6E01">
        <w:rPr>
          <w:rFonts w:ascii="Times New Roman" w:hAnsi="Times New Roman" w:cs="Times New Roman"/>
          <w:i/>
          <w:iCs/>
        </w:rPr>
        <w:fldChar w:fldCharType="separate"/>
      </w:r>
      <w:r>
        <w:rPr>
          <w:rFonts w:ascii="Times New Roman" w:hAnsi="Times New Roman" w:cs="Times New Roman"/>
          <w:i/>
          <w:iCs/>
          <w:noProof/>
        </w:rPr>
        <w:t>4</w:t>
      </w:r>
      <w:r w:rsidRPr="003F6E01">
        <w:rPr>
          <w:rFonts w:ascii="Times New Roman" w:hAnsi="Times New Roman" w:cs="Times New Roman"/>
          <w:i/>
          <w:iCs/>
        </w:rPr>
        <w:fldChar w:fldCharType="end"/>
      </w:r>
      <w:r w:rsidRPr="003F6E01">
        <w:rPr>
          <w:rFonts w:ascii="Times New Roman" w:hAnsi="Times New Roman" w:cs="Times New Roman"/>
          <w:i/>
          <w:iCs/>
        </w:rPr>
        <w:t xml:space="preserve">: </w:t>
      </w:r>
      <w:r>
        <w:rPr>
          <w:rFonts w:ascii="Times New Roman" w:hAnsi="Times New Roman" w:cs="Times New Roman"/>
          <w:i/>
          <w:iCs/>
        </w:rPr>
        <w:t>Distribution of</w:t>
      </w:r>
      <w:r w:rsidRPr="003F6E01">
        <w:rPr>
          <w:rFonts w:ascii="Times New Roman" w:hAnsi="Times New Roman" w:cs="Times New Roman"/>
          <w:i/>
          <w:iCs/>
        </w:rPr>
        <w:t xml:space="preserve"> </w:t>
      </w:r>
      <w:r>
        <w:rPr>
          <w:rFonts w:ascii="Times New Roman" w:hAnsi="Times New Roman" w:cs="Times New Roman"/>
          <w:i/>
          <w:iCs/>
        </w:rPr>
        <w:t xml:space="preserve">anemia, overall undernutrition and their </w:t>
      </w:r>
      <w:r w:rsidRPr="003F6E01">
        <w:rPr>
          <w:rFonts w:ascii="Times New Roman" w:hAnsi="Times New Roman" w:cs="Times New Roman"/>
          <w:i/>
          <w:iCs/>
        </w:rPr>
        <w:t xml:space="preserve">co-existence of anemia </w:t>
      </w:r>
      <w:r>
        <w:rPr>
          <w:rFonts w:ascii="Times New Roman" w:hAnsi="Times New Roman" w:cs="Times New Roman"/>
          <w:i/>
          <w:iCs/>
        </w:rPr>
        <w:t>across exposure variables</w:t>
      </w:r>
      <w:r w:rsidR="009F4D34">
        <w:rPr>
          <w:rFonts w:ascii="Times New Roman" w:hAnsi="Times New Roman" w:cs="Times New Roman"/>
          <w:i/>
          <w:iCs/>
        </w:rPr>
        <w:t xml:space="preserve"> (</w:t>
      </w:r>
      <w:r w:rsidR="009F4D34" w:rsidRPr="009F4D34">
        <w:rPr>
          <w:rFonts w:ascii="Times New Roman" w:hAnsi="Times New Roman" w:cs="Times New Roman"/>
          <w:i/>
          <w:iCs/>
        </w:rPr>
        <w:t>vertical bars represent 95% CIs</w:t>
      </w:r>
      <w:r w:rsidR="009F4D34">
        <w:rPr>
          <w:rFonts w:ascii="Times New Roman" w:hAnsi="Times New Roman" w:cs="Times New Roman"/>
          <w:i/>
          <w:iCs/>
        </w:rPr>
        <w:t>)</w:t>
      </w:r>
    </w:p>
    <w:p w14:paraId="067DCB4B" w14:textId="77777777" w:rsidR="00716CA2" w:rsidRPr="00B42C2A" w:rsidRDefault="00716CA2">
      <w:pPr>
        <w:rPr>
          <w:rFonts w:asciiTheme="majorBidi" w:hAnsiTheme="majorBidi" w:cstheme="majorBidi"/>
          <w:i/>
          <w:iCs/>
          <w:sz w:val="22"/>
          <w:szCs w:val="22"/>
        </w:rPr>
      </w:pPr>
    </w:p>
    <w:p w14:paraId="24D92C5B" w14:textId="6C9245D1" w:rsidR="00194DC1" w:rsidRPr="001245B7" w:rsidRDefault="00194DC1" w:rsidP="001245B7">
      <w:pPr>
        <w:pStyle w:val="Caption"/>
        <w:keepNext/>
        <w:rPr>
          <w:rFonts w:asciiTheme="majorBidi" w:hAnsiTheme="majorBidi" w:cstheme="majorBidi"/>
          <w:sz w:val="22"/>
          <w:szCs w:val="22"/>
        </w:rPr>
      </w:pPr>
      <w:r w:rsidRPr="001245B7">
        <w:rPr>
          <w:rFonts w:asciiTheme="majorBidi" w:hAnsiTheme="majorBidi" w:cstheme="majorBidi"/>
          <w:sz w:val="22"/>
          <w:szCs w:val="22"/>
        </w:rPr>
        <w:t xml:space="preserve">Table </w:t>
      </w:r>
      <w:r w:rsidRPr="001245B7">
        <w:rPr>
          <w:rFonts w:asciiTheme="majorBidi" w:hAnsiTheme="majorBidi" w:cstheme="majorBidi"/>
          <w:sz w:val="22"/>
          <w:szCs w:val="22"/>
        </w:rPr>
        <w:fldChar w:fldCharType="begin"/>
      </w:r>
      <w:r w:rsidRPr="001245B7">
        <w:rPr>
          <w:rFonts w:asciiTheme="majorBidi" w:hAnsiTheme="majorBidi" w:cstheme="majorBidi"/>
          <w:sz w:val="22"/>
          <w:szCs w:val="22"/>
        </w:rPr>
        <w:instrText xml:space="preserve"> SEQ Table \* ARABIC </w:instrText>
      </w:r>
      <w:r w:rsidRPr="001245B7">
        <w:rPr>
          <w:rFonts w:asciiTheme="majorBidi" w:hAnsiTheme="majorBidi" w:cstheme="majorBidi"/>
          <w:sz w:val="22"/>
          <w:szCs w:val="22"/>
        </w:rPr>
        <w:fldChar w:fldCharType="separate"/>
      </w:r>
      <w:r w:rsidRPr="001245B7">
        <w:rPr>
          <w:rFonts w:asciiTheme="majorBidi" w:hAnsiTheme="majorBidi" w:cstheme="majorBidi"/>
          <w:noProof/>
          <w:sz w:val="22"/>
          <w:szCs w:val="22"/>
        </w:rPr>
        <w:t>4</w:t>
      </w:r>
      <w:r w:rsidRPr="001245B7">
        <w:rPr>
          <w:rFonts w:asciiTheme="majorBidi" w:hAnsiTheme="majorBidi" w:cstheme="majorBidi"/>
          <w:sz w:val="22"/>
          <w:szCs w:val="22"/>
        </w:rPr>
        <w:fldChar w:fldCharType="end"/>
      </w:r>
      <w:r w:rsidRPr="001245B7">
        <w:rPr>
          <w:rFonts w:asciiTheme="majorBidi" w:hAnsiTheme="majorBidi" w:cstheme="majorBidi"/>
          <w:sz w:val="22"/>
          <w:szCs w:val="22"/>
        </w:rPr>
        <w:t>: Distribution of undernutrition, anemia and their coexistence across exposure variables</w:t>
      </w:r>
    </w:p>
    <w:tbl>
      <w:tblPr>
        <w:tblStyle w:val="TableGrid"/>
        <w:tblW w:w="0" w:type="auto"/>
        <w:tblLayout w:type="fixed"/>
        <w:tblLook w:val="04A0" w:firstRow="1" w:lastRow="0" w:firstColumn="1" w:lastColumn="0" w:noHBand="0" w:noVBand="1"/>
      </w:tblPr>
      <w:tblGrid>
        <w:gridCol w:w="1345"/>
        <w:gridCol w:w="1040"/>
        <w:gridCol w:w="688"/>
        <w:gridCol w:w="759"/>
        <w:gridCol w:w="1145"/>
        <w:gridCol w:w="688"/>
        <w:gridCol w:w="759"/>
        <w:gridCol w:w="1145"/>
        <w:gridCol w:w="688"/>
        <w:gridCol w:w="759"/>
      </w:tblGrid>
      <w:tr w:rsidR="00357444" w:rsidRPr="00C83B7F" w14:paraId="2C70F0C2" w14:textId="77777777" w:rsidTr="001245B7">
        <w:tc>
          <w:tcPr>
            <w:tcW w:w="1345" w:type="dxa"/>
            <w:vMerge w:val="restart"/>
            <w:shd w:val="clear" w:color="auto" w:fill="C1E4F5" w:themeFill="accent1" w:themeFillTint="33"/>
          </w:tcPr>
          <w:p w14:paraId="037911DF" w14:textId="4E050397" w:rsidR="00F42283" w:rsidRPr="001245B7" w:rsidRDefault="00F42283">
            <w:pPr>
              <w:rPr>
                <w:rFonts w:asciiTheme="majorBidi" w:hAnsiTheme="majorBidi" w:cstheme="majorBidi"/>
                <w:b/>
                <w:bCs/>
                <w:sz w:val="20"/>
                <w:szCs w:val="20"/>
              </w:rPr>
            </w:pPr>
            <w:r w:rsidRPr="001245B7">
              <w:rPr>
                <w:rFonts w:asciiTheme="majorBidi" w:hAnsiTheme="majorBidi" w:cstheme="majorBidi"/>
                <w:b/>
                <w:bCs/>
                <w:sz w:val="20"/>
                <w:szCs w:val="20"/>
              </w:rPr>
              <w:t>Characteristics</w:t>
            </w:r>
          </w:p>
        </w:tc>
        <w:tc>
          <w:tcPr>
            <w:tcW w:w="2487" w:type="dxa"/>
            <w:gridSpan w:val="3"/>
            <w:shd w:val="clear" w:color="auto" w:fill="C1E4F5" w:themeFill="accent1" w:themeFillTint="33"/>
          </w:tcPr>
          <w:p w14:paraId="5A3C5659" w14:textId="5D79A649" w:rsidR="00F42283" w:rsidRPr="001245B7" w:rsidRDefault="00357444" w:rsidP="000E4FA0">
            <w:pPr>
              <w:jc w:val="center"/>
              <w:rPr>
                <w:rFonts w:asciiTheme="majorBidi" w:hAnsiTheme="majorBidi" w:cstheme="majorBidi"/>
                <w:b/>
                <w:bCs/>
                <w:sz w:val="18"/>
                <w:szCs w:val="18"/>
              </w:rPr>
            </w:pPr>
            <w:r w:rsidRPr="001245B7">
              <w:rPr>
                <w:rFonts w:asciiTheme="majorBidi" w:eastAsia="Times New Roman" w:hAnsiTheme="majorBidi" w:cstheme="majorBidi"/>
                <w:b/>
                <w:bCs/>
                <w:kern w:val="0"/>
                <w:sz w:val="18"/>
                <w:szCs w:val="18"/>
                <w14:ligatures w14:val="none"/>
              </w:rPr>
              <w:t>6-1</w:t>
            </w:r>
            <w:ins w:id="632" w:author="Bikram Adhikari (bdhikari)" w:date="2025-12-02T15:30:00Z" w16du:dateUtc="2025-12-02T21:30:00Z">
              <w:r w:rsidR="00FD4109">
                <w:rPr>
                  <w:rFonts w:asciiTheme="majorBidi" w:eastAsia="Times New Roman" w:hAnsiTheme="majorBidi" w:cstheme="majorBidi"/>
                  <w:b/>
                  <w:bCs/>
                  <w:kern w:val="0"/>
                  <w:sz w:val="18"/>
                  <w:szCs w:val="18"/>
                  <w14:ligatures w14:val="none"/>
                </w:rPr>
                <w:t>2</w:t>
              </w:r>
            </w:ins>
            <w:del w:id="633" w:author="Bikram Adhikari (bdhikari)" w:date="2025-11-26T22:13:00Z">
              <w:r w:rsidRPr="001245B7" w:rsidDel="009E16AD">
                <w:rPr>
                  <w:rFonts w:asciiTheme="majorBidi" w:eastAsia="Times New Roman" w:hAnsiTheme="majorBidi" w:cstheme="majorBidi"/>
                  <w:b/>
                  <w:bCs/>
                  <w:kern w:val="0"/>
                  <w:sz w:val="18"/>
                  <w:szCs w:val="18"/>
                  <w14:ligatures w14:val="none"/>
                </w:rPr>
                <w:delText>2</w:delText>
              </w:r>
            </w:del>
            <w:r w:rsidRPr="001245B7">
              <w:rPr>
                <w:rFonts w:asciiTheme="majorBidi" w:eastAsia="Times New Roman" w:hAnsiTheme="majorBidi" w:cstheme="majorBidi"/>
                <w:b/>
                <w:bCs/>
                <w:kern w:val="0"/>
                <w:sz w:val="18"/>
                <w:szCs w:val="18"/>
                <w14:ligatures w14:val="none"/>
              </w:rPr>
              <w:t xml:space="preserve"> months</w:t>
            </w:r>
            <w:ins w:id="634" w:author="Bikram Adhikari (bdhikari)" w:date="2025-12-02T15:54:00Z" w16du:dateUtc="2025-12-02T21:54:00Z">
              <w:r w:rsidR="00E24511">
                <w:rPr>
                  <w:rFonts w:asciiTheme="majorBidi" w:eastAsia="Times New Roman" w:hAnsiTheme="majorBidi" w:cstheme="majorBidi"/>
                  <w:b/>
                  <w:bCs/>
                  <w:kern w:val="0"/>
                  <w:sz w:val="18"/>
                  <w:szCs w:val="18"/>
                  <w14:ligatures w14:val="none"/>
                </w:rPr>
                <w:t xml:space="preserve"> children</w:t>
              </w:r>
            </w:ins>
          </w:p>
        </w:tc>
        <w:tc>
          <w:tcPr>
            <w:tcW w:w="2592" w:type="dxa"/>
            <w:gridSpan w:val="3"/>
            <w:shd w:val="clear" w:color="auto" w:fill="C1E4F5" w:themeFill="accent1" w:themeFillTint="33"/>
          </w:tcPr>
          <w:p w14:paraId="25689506" w14:textId="0D46F31C" w:rsidR="00F42283" w:rsidRPr="001245B7" w:rsidRDefault="00FD4109" w:rsidP="000E4FA0">
            <w:pPr>
              <w:jc w:val="center"/>
              <w:rPr>
                <w:rFonts w:asciiTheme="majorBidi" w:hAnsiTheme="majorBidi" w:cstheme="majorBidi"/>
                <w:b/>
                <w:bCs/>
                <w:sz w:val="18"/>
                <w:szCs w:val="18"/>
              </w:rPr>
            </w:pPr>
            <w:ins w:id="635" w:author="Bikram Adhikari (bdhikari)" w:date="2025-12-02T15:30:00Z" w16du:dateUtc="2025-12-02T21:30:00Z">
              <w:r>
                <w:rPr>
                  <w:rFonts w:asciiTheme="majorBidi" w:eastAsia="Times New Roman" w:hAnsiTheme="majorBidi" w:cstheme="majorBidi"/>
                  <w:b/>
                  <w:bCs/>
                  <w:kern w:val="0"/>
                  <w:sz w:val="18"/>
                  <w:szCs w:val="18"/>
                  <w14:ligatures w14:val="none"/>
                </w:rPr>
                <w:t xml:space="preserve">13-36 </w:t>
              </w:r>
            </w:ins>
            <w:ins w:id="636" w:author="Bikram Adhikari (bdhikari)" w:date="2025-12-02T15:31:00Z" w16du:dateUtc="2025-12-02T21:31:00Z">
              <w:r>
                <w:rPr>
                  <w:rFonts w:asciiTheme="majorBidi" w:eastAsia="Times New Roman" w:hAnsiTheme="majorBidi" w:cstheme="majorBidi"/>
                  <w:b/>
                  <w:bCs/>
                  <w:kern w:val="0"/>
                  <w:sz w:val="18"/>
                  <w:szCs w:val="18"/>
                  <w14:ligatures w14:val="none"/>
                </w:rPr>
                <w:t>m</w:t>
              </w:r>
            </w:ins>
            <w:ins w:id="637" w:author="Bikram Adhikari (bdhikari)" w:date="2025-12-02T15:30:00Z" w16du:dateUtc="2025-12-02T21:30:00Z">
              <w:r>
                <w:rPr>
                  <w:rFonts w:asciiTheme="majorBidi" w:eastAsia="Times New Roman" w:hAnsiTheme="majorBidi" w:cstheme="majorBidi"/>
                  <w:b/>
                  <w:bCs/>
                  <w:kern w:val="0"/>
                  <w:sz w:val="18"/>
                  <w:szCs w:val="18"/>
                  <w14:ligatures w14:val="none"/>
                </w:rPr>
                <w:t>on</w:t>
              </w:r>
            </w:ins>
            <w:ins w:id="638" w:author="Bikram Adhikari (bdhikari)" w:date="2025-12-02T15:31:00Z" w16du:dateUtc="2025-12-02T21:31:00Z">
              <w:r>
                <w:rPr>
                  <w:rFonts w:asciiTheme="majorBidi" w:eastAsia="Times New Roman" w:hAnsiTheme="majorBidi" w:cstheme="majorBidi"/>
                  <w:b/>
                  <w:bCs/>
                  <w:kern w:val="0"/>
                  <w:sz w:val="18"/>
                  <w:szCs w:val="18"/>
                  <w14:ligatures w14:val="none"/>
                </w:rPr>
                <w:t>ths</w:t>
              </w:r>
            </w:ins>
            <w:ins w:id="639" w:author="Bikram Adhikari (bdhikari)" w:date="2025-12-02T15:54:00Z" w16du:dateUtc="2025-12-02T21:54:00Z">
              <w:r w:rsidR="00E24511">
                <w:rPr>
                  <w:rFonts w:asciiTheme="majorBidi" w:eastAsia="Times New Roman" w:hAnsiTheme="majorBidi" w:cstheme="majorBidi"/>
                  <w:b/>
                  <w:bCs/>
                  <w:kern w:val="0"/>
                  <w:sz w:val="18"/>
                  <w:szCs w:val="18"/>
                  <w14:ligatures w14:val="none"/>
                </w:rPr>
                <w:t xml:space="preserve"> children</w:t>
              </w:r>
            </w:ins>
            <w:del w:id="640" w:author="Bikram Adhikari (bdhikari)" w:date="2025-12-02T15:30:00Z" w16du:dateUtc="2025-12-02T21:30:00Z">
              <w:r w:rsidR="00357444" w:rsidRPr="001245B7" w:rsidDel="00FD4109">
                <w:rPr>
                  <w:rFonts w:asciiTheme="majorBidi" w:eastAsia="Times New Roman" w:hAnsiTheme="majorBidi" w:cstheme="majorBidi"/>
                  <w:b/>
                  <w:bCs/>
                  <w:kern w:val="0"/>
                  <w:sz w:val="18"/>
                  <w:szCs w:val="18"/>
                  <w14:ligatures w14:val="none"/>
                </w:rPr>
                <w:delText>1-3 year</w:delText>
              </w:r>
            </w:del>
          </w:p>
        </w:tc>
        <w:tc>
          <w:tcPr>
            <w:tcW w:w="2592" w:type="dxa"/>
            <w:gridSpan w:val="3"/>
            <w:shd w:val="clear" w:color="auto" w:fill="C1E4F5" w:themeFill="accent1" w:themeFillTint="33"/>
          </w:tcPr>
          <w:p w14:paraId="099277B5" w14:textId="4EC5C0E8" w:rsidR="00F42283" w:rsidRPr="001245B7" w:rsidRDefault="00357444" w:rsidP="000E4FA0">
            <w:pPr>
              <w:jc w:val="center"/>
              <w:rPr>
                <w:rFonts w:asciiTheme="majorBidi" w:hAnsiTheme="majorBidi" w:cstheme="majorBidi"/>
                <w:b/>
                <w:bCs/>
                <w:sz w:val="18"/>
                <w:szCs w:val="18"/>
              </w:rPr>
            </w:pPr>
            <w:del w:id="641" w:author="Bikram Adhikari (bdhikari)" w:date="2025-12-02T15:31:00Z" w16du:dateUtc="2025-12-02T21:31:00Z">
              <w:r w:rsidRPr="001245B7" w:rsidDel="00FD4109">
                <w:rPr>
                  <w:rFonts w:asciiTheme="majorBidi" w:eastAsia="Times New Roman" w:hAnsiTheme="majorBidi" w:cstheme="majorBidi"/>
                  <w:b/>
                  <w:bCs/>
                  <w:kern w:val="0"/>
                  <w:sz w:val="18"/>
                  <w:szCs w:val="18"/>
                  <w14:ligatures w14:val="none"/>
                </w:rPr>
                <w:delText>4-5 years</w:delText>
              </w:r>
            </w:del>
            <w:ins w:id="642" w:author="Bikram Adhikari (bdhikari)" w:date="2025-12-02T15:31:00Z" w16du:dateUtc="2025-12-02T21:31:00Z">
              <w:r w:rsidR="00FD4109">
                <w:rPr>
                  <w:rFonts w:asciiTheme="majorBidi" w:eastAsia="Times New Roman" w:hAnsiTheme="majorBidi" w:cstheme="majorBidi"/>
                  <w:b/>
                  <w:bCs/>
                  <w:kern w:val="0"/>
                  <w:sz w:val="18"/>
                  <w:szCs w:val="18"/>
                  <w14:ligatures w14:val="none"/>
                </w:rPr>
                <w:t>37-59 months</w:t>
              </w:r>
            </w:ins>
            <w:ins w:id="643" w:author="Bikram Adhikari (bdhikari)" w:date="2025-12-02T15:55:00Z" w16du:dateUtc="2025-12-02T21:55:00Z">
              <w:r w:rsidR="00E24511">
                <w:rPr>
                  <w:rFonts w:asciiTheme="majorBidi" w:eastAsia="Times New Roman" w:hAnsiTheme="majorBidi" w:cstheme="majorBidi"/>
                  <w:b/>
                  <w:bCs/>
                  <w:kern w:val="0"/>
                  <w:sz w:val="18"/>
                  <w:szCs w:val="18"/>
                  <w14:ligatures w14:val="none"/>
                </w:rPr>
                <w:t xml:space="preserve"> children</w:t>
              </w:r>
            </w:ins>
          </w:p>
        </w:tc>
      </w:tr>
      <w:tr w:rsidR="001245B7" w:rsidRPr="00194DC1" w14:paraId="250E2189" w14:textId="77777777" w:rsidTr="001245B7">
        <w:tc>
          <w:tcPr>
            <w:tcW w:w="1345" w:type="dxa"/>
            <w:vMerge/>
            <w:shd w:val="clear" w:color="auto" w:fill="C1E4F5" w:themeFill="accent1" w:themeFillTint="33"/>
          </w:tcPr>
          <w:p w14:paraId="53A51D7B" w14:textId="77777777" w:rsidR="00F81342" w:rsidRPr="001245B7" w:rsidRDefault="00F81342" w:rsidP="00F81342">
            <w:pPr>
              <w:rPr>
                <w:rFonts w:asciiTheme="majorBidi" w:hAnsiTheme="majorBidi" w:cstheme="majorBidi"/>
                <w:b/>
                <w:bCs/>
                <w:sz w:val="20"/>
                <w:szCs w:val="20"/>
              </w:rPr>
            </w:pPr>
          </w:p>
        </w:tc>
        <w:tc>
          <w:tcPr>
            <w:tcW w:w="1040" w:type="dxa"/>
            <w:shd w:val="clear" w:color="auto" w:fill="C1E4F5" w:themeFill="accent1" w:themeFillTint="33"/>
          </w:tcPr>
          <w:p w14:paraId="0068D3C6" w14:textId="301E23E4" w:rsidR="00F81342" w:rsidRPr="001245B7" w:rsidRDefault="00F81342" w:rsidP="000E4FA0">
            <w:pPr>
              <w:jc w:val="center"/>
              <w:rPr>
                <w:rFonts w:asciiTheme="majorBidi" w:eastAsia="Times New Roman" w:hAnsiTheme="majorBidi" w:cstheme="majorBidi"/>
                <w:b/>
                <w:bCs/>
                <w:kern w:val="0"/>
                <w:sz w:val="18"/>
                <w:szCs w:val="18"/>
                <w14:ligatures w14:val="none"/>
              </w:rPr>
            </w:pPr>
            <w:r w:rsidRPr="001245B7">
              <w:rPr>
                <w:rFonts w:asciiTheme="majorBidi" w:eastAsia="Times New Roman" w:hAnsiTheme="majorBidi" w:cstheme="majorBidi"/>
                <w:b/>
                <w:bCs/>
                <w:kern w:val="0"/>
                <w:sz w:val="18"/>
                <w:szCs w:val="18"/>
                <w14:ligatures w14:val="none"/>
              </w:rPr>
              <w:t>Undernutrition</w:t>
            </w:r>
            <w:r w:rsidR="007C32EF" w:rsidRPr="001245B7">
              <w:rPr>
                <w:rFonts w:asciiTheme="majorBidi" w:eastAsia="Times New Roman" w:hAnsiTheme="majorBidi" w:cstheme="majorBidi"/>
                <w:b/>
                <w:bCs/>
                <w:kern w:val="0"/>
                <w:sz w:val="18"/>
                <w:szCs w:val="18"/>
                <w14:ligatures w14:val="none"/>
              </w:rPr>
              <w:t xml:space="preserve"> only</w:t>
            </w:r>
            <w:ins w:id="644" w:author="Bikram Adhikari (bdhikari)" w:date="2025-11-26T22:06:00Z">
              <w:r w:rsidR="00153968">
                <w:rPr>
                  <w:rFonts w:asciiTheme="majorBidi" w:eastAsia="Times New Roman" w:hAnsiTheme="majorBidi" w:cstheme="majorBidi"/>
                  <w:b/>
                  <w:bCs/>
                  <w:kern w:val="0"/>
                  <w:sz w:val="18"/>
                  <w:szCs w:val="18"/>
                  <w14:ligatures w14:val="none"/>
                </w:rPr>
                <w:t>, %</w:t>
              </w:r>
            </w:ins>
          </w:p>
        </w:tc>
        <w:tc>
          <w:tcPr>
            <w:tcW w:w="688" w:type="dxa"/>
            <w:shd w:val="clear" w:color="auto" w:fill="C1E4F5" w:themeFill="accent1" w:themeFillTint="33"/>
          </w:tcPr>
          <w:p w14:paraId="50910F79" w14:textId="020E7842" w:rsidR="00F81342" w:rsidRPr="001245B7" w:rsidRDefault="00F81342" w:rsidP="000E4FA0">
            <w:pPr>
              <w:jc w:val="center"/>
              <w:rPr>
                <w:rFonts w:asciiTheme="majorBidi" w:eastAsia="Times New Roman" w:hAnsiTheme="majorBidi" w:cstheme="majorBidi"/>
                <w:b/>
                <w:bCs/>
                <w:kern w:val="0"/>
                <w:sz w:val="18"/>
                <w:szCs w:val="18"/>
                <w14:ligatures w14:val="none"/>
              </w:rPr>
            </w:pPr>
            <w:r w:rsidRPr="001245B7">
              <w:rPr>
                <w:rFonts w:asciiTheme="majorBidi" w:eastAsia="Times New Roman" w:hAnsiTheme="majorBidi" w:cstheme="majorBidi"/>
                <w:b/>
                <w:bCs/>
                <w:kern w:val="0"/>
                <w:sz w:val="18"/>
                <w:szCs w:val="18"/>
                <w14:ligatures w14:val="none"/>
              </w:rPr>
              <w:t>Anemia</w:t>
            </w:r>
            <w:r w:rsidR="007C32EF" w:rsidRPr="001245B7">
              <w:rPr>
                <w:rFonts w:asciiTheme="majorBidi" w:eastAsia="Times New Roman" w:hAnsiTheme="majorBidi" w:cstheme="majorBidi"/>
                <w:b/>
                <w:bCs/>
                <w:kern w:val="0"/>
                <w:sz w:val="18"/>
                <w:szCs w:val="18"/>
                <w14:ligatures w14:val="none"/>
              </w:rPr>
              <w:t xml:space="preserve"> only</w:t>
            </w:r>
            <w:ins w:id="645" w:author="Bikram Adhikari (bdhikari)" w:date="2025-11-26T22:06:00Z">
              <w:r w:rsidR="00153968">
                <w:rPr>
                  <w:rFonts w:asciiTheme="majorBidi" w:eastAsia="Times New Roman" w:hAnsiTheme="majorBidi" w:cstheme="majorBidi"/>
                  <w:b/>
                  <w:bCs/>
                  <w:kern w:val="0"/>
                  <w:sz w:val="18"/>
                  <w:szCs w:val="18"/>
                  <w14:ligatures w14:val="none"/>
                </w:rPr>
                <w:t>, %</w:t>
              </w:r>
            </w:ins>
          </w:p>
        </w:tc>
        <w:tc>
          <w:tcPr>
            <w:tcW w:w="759" w:type="dxa"/>
            <w:shd w:val="clear" w:color="auto" w:fill="C1E4F5" w:themeFill="accent1" w:themeFillTint="33"/>
          </w:tcPr>
          <w:p w14:paraId="680B65CE" w14:textId="630413E1" w:rsidR="00F81342" w:rsidRPr="001245B7" w:rsidRDefault="00F81342" w:rsidP="000E4FA0">
            <w:pPr>
              <w:jc w:val="center"/>
              <w:rPr>
                <w:rFonts w:asciiTheme="majorBidi" w:eastAsia="Times New Roman" w:hAnsiTheme="majorBidi" w:cstheme="majorBidi"/>
                <w:b/>
                <w:bCs/>
                <w:kern w:val="0"/>
                <w:sz w:val="18"/>
                <w:szCs w:val="18"/>
                <w14:ligatures w14:val="none"/>
              </w:rPr>
            </w:pPr>
            <w:r w:rsidRPr="001245B7">
              <w:rPr>
                <w:rFonts w:asciiTheme="majorBidi" w:eastAsia="Times New Roman" w:hAnsiTheme="majorBidi" w:cstheme="majorBidi"/>
                <w:b/>
                <w:bCs/>
                <w:kern w:val="0"/>
                <w:sz w:val="18"/>
                <w:szCs w:val="18"/>
                <w14:ligatures w14:val="none"/>
              </w:rPr>
              <w:t>Co-existence</w:t>
            </w:r>
            <w:ins w:id="646" w:author="Bikram Adhikari (bdhikari)" w:date="2025-11-26T22:06:00Z">
              <w:r w:rsidR="00153968">
                <w:rPr>
                  <w:rFonts w:asciiTheme="majorBidi" w:eastAsia="Times New Roman" w:hAnsiTheme="majorBidi" w:cstheme="majorBidi"/>
                  <w:b/>
                  <w:bCs/>
                  <w:kern w:val="0"/>
                  <w:sz w:val="18"/>
                  <w:szCs w:val="18"/>
                  <w14:ligatures w14:val="none"/>
                </w:rPr>
                <w:t>, %</w:t>
              </w:r>
            </w:ins>
          </w:p>
        </w:tc>
        <w:tc>
          <w:tcPr>
            <w:tcW w:w="1145" w:type="dxa"/>
            <w:shd w:val="clear" w:color="auto" w:fill="C1E4F5" w:themeFill="accent1" w:themeFillTint="33"/>
          </w:tcPr>
          <w:p w14:paraId="184D77B0" w14:textId="22DB2ABA" w:rsidR="00F81342" w:rsidRPr="001245B7" w:rsidRDefault="00F81342" w:rsidP="000E4FA0">
            <w:pPr>
              <w:jc w:val="center"/>
              <w:rPr>
                <w:rFonts w:asciiTheme="majorBidi" w:hAnsiTheme="majorBidi" w:cstheme="majorBidi"/>
                <w:b/>
                <w:bCs/>
                <w:sz w:val="18"/>
                <w:szCs w:val="18"/>
              </w:rPr>
            </w:pPr>
            <w:r w:rsidRPr="001245B7">
              <w:rPr>
                <w:rFonts w:asciiTheme="majorBidi" w:eastAsia="Times New Roman" w:hAnsiTheme="majorBidi" w:cstheme="majorBidi"/>
                <w:b/>
                <w:bCs/>
                <w:kern w:val="0"/>
                <w:sz w:val="18"/>
                <w:szCs w:val="18"/>
                <w14:ligatures w14:val="none"/>
              </w:rPr>
              <w:t>Undernutrition</w:t>
            </w:r>
            <w:ins w:id="647" w:author="Bikram Adhikari (bdhikari)" w:date="2025-11-26T22:04:00Z">
              <w:r w:rsidR="00910712">
                <w:rPr>
                  <w:rFonts w:asciiTheme="majorBidi" w:eastAsia="Times New Roman" w:hAnsiTheme="majorBidi" w:cstheme="majorBidi"/>
                  <w:b/>
                  <w:bCs/>
                  <w:kern w:val="0"/>
                  <w:sz w:val="18"/>
                  <w:szCs w:val="18"/>
                  <w14:ligatures w14:val="none"/>
                </w:rPr>
                <w:t xml:space="preserve"> only</w:t>
              </w:r>
            </w:ins>
            <w:ins w:id="648" w:author="Bikram Adhikari (bdhikari)" w:date="2025-11-26T22:06:00Z">
              <w:r w:rsidR="00153968">
                <w:rPr>
                  <w:rFonts w:asciiTheme="majorBidi" w:eastAsia="Times New Roman" w:hAnsiTheme="majorBidi" w:cstheme="majorBidi"/>
                  <w:b/>
                  <w:bCs/>
                  <w:kern w:val="0"/>
                  <w:sz w:val="18"/>
                  <w:szCs w:val="18"/>
                  <w14:ligatures w14:val="none"/>
                </w:rPr>
                <w:t>, %</w:t>
              </w:r>
            </w:ins>
          </w:p>
        </w:tc>
        <w:tc>
          <w:tcPr>
            <w:tcW w:w="688" w:type="dxa"/>
            <w:shd w:val="clear" w:color="auto" w:fill="C1E4F5" w:themeFill="accent1" w:themeFillTint="33"/>
          </w:tcPr>
          <w:p w14:paraId="6EF56B55" w14:textId="26E9E37B" w:rsidR="00F81342" w:rsidRPr="001245B7" w:rsidRDefault="00F81342" w:rsidP="000E4FA0">
            <w:pPr>
              <w:jc w:val="center"/>
              <w:rPr>
                <w:rFonts w:asciiTheme="majorBidi" w:eastAsia="Times New Roman" w:hAnsiTheme="majorBidi" w:cstheme="majorBidi"/>
                <w:b/>
                <w:bCs/>
                <w:kern w:val="0"/>
                <w:sz w:val="18"/>
                <w:szCs w:val="18"/>
                <w14:ligatures w14:val="none"/>
              </w:rPr>
            </w:pPr>
            <w:r w:rsidRPr="001245B7">
              <w:rPr>
                <w:rFonts w:asciiTheme="majorBidi" w:eastAsia="Times New Roman" w:hAnsiTheme="majorBidi" w:cstheme="majorBidi"/>
                <w:b/>
                <w:bCs/>
                <w:kern w:val="0"/>
                <w:sz w:val="18"/>
                <w:szCs w:val="18"/>
                <w14:ligatures w14:val="none"/>
              </w:rPr>
              <w:t>Anemia</w:t>
            </w:r>
            <w:ins w:id="649" w:author="Bikram Adhikari (bdhikari)" w:date="2025-11-26T22:04:00Z">
              <w:r w:rsidR="00910712">
                <w:rPr>
                  <w:rFonts w:asciiTheme="majorBidi" w:eastAsia="Times New Roman" w:hAnsiTheme="majorBidi" w:cstheme="majorBidi"/>
                  <w:b/>
                  <w:bCs/>
                  <w:kern w:val="0"/>
                  <w:sz w:val="18"/>
                  <w:szCs w:val="18"/>
                  <w14:ligatures w14:val="none"/>
                </w:rPr>
                <w:t xml:space="preserve"> only</w:t>
              </w:r>
            </w:ins>
            <w:ins w:id="650" w:author="Bikram Adhikari (bdhikari)" w:date="2025-11-26T22:06:00Z">
              <w:r w:rsidR="00153968">
                <w:rPr>
                  <w:rFonts w:asciiTheme="majorBidi" w:eastAsia="Times New Roman" w:hAnsiTheme="majorBidi" w:cstheme="majorBidi"/>
                  <w:b/>
                  <w:bCs/>
                  <w:kern w:val="0"/>
                  <w:sz w:val="18"/>
                  <w:szCs w:val="18"/>
                  <w14:ligatures w14:val="none"/>
                </w:rPr>
                <w:t>, %</w:t>
              </w:r>
            </w:ins>
          </w:p>
        </w:tc>
        <w:tc>
          <w:tcPr>
            <w:tcW w:w="759" w:type="dxa"/>
            <w:shd w:val="clear" w:color="auto" w:fill="C1E4F5" w:themeFill="accent1" w:themeFillTint="33"/>
          </w:tcPr>
          <w:p w14:paraId="58239842" w14:textId="1F02248B" w:rsidR="00F81342" w:rsidRPr="001245B7" w:rsidRDefault="00F81342" w:rsidP="000E4FA0">
            <w:pPr>
              <w:jc w:val="center"/>
              <w:rPr>
                <w:rFonts w:asciiTheme="majorBidi" w:eastAsia="Times New Roman" w:hAnsiTheme="majorBidi" w:cstheme="majorBidi"/>
                <w:b/>
                <w:bCs/>
                <w:kern w:val="0"/>
                <w:sz w:val="18"/>
                <w:szCs w:val="18"/>
                <w14:ligatures w14:val="none"/>
              </w:rPr>
            </w:pPr>
            <w:r w:rsidRPr="001245B7">
              <w:rPr>
                <w:rFonts w:asciiTheme="majorBidi" w:eastAsia="Times New Roman" w:hAnsiTheme="majorBidi" w:cstheme="majorBidi"/>
                <w:b/>
                <w:bCs/>
                <w:kern w:val="0"/>
                <w:sz w:val="18"/>
                <w:szCs w:val="18"/>
                <w14:ligatures w14:val="none"/>
              </w:rPr>
              <w:t>Co-existence</w:t>
            </w:r>
            <w:ins w:id="651" w:author="Bikram Adhikari (bdhikari)" w:date="2025-11-26T22:06:00Z">
              <w:r w:rsidR="00153968">
                <w:rPr>
                  <w:rFonts w:asciiTheme="majorBidi" w:eastAsia="Times New Roman" w:hAnsiTheme="majorBidi" w:cstheme="majorBidi"/>
                  <w:b/>
                  <w:bCs/>
                  <w:kern w:val="0"/>
                  <w:sz w:val="18"/>
                  <w:szCs w:val="18"/>
                  <w14:ligatures w14:val="none"/>
                </w:rPr>
                <w:t>, %</w:t>
              </w:r>
            </w:ins>
          </w:p>
        </w:tc>
        <w:tc>
          <w:tcPr>
            <w:tcW w:w="1145" w:type="dxa"/>
            <w:shd w:val="clear" w:color="auto" w:fill="C1E4F5" w:themeFill="accent1" w:themeFillTint="33"/>
          </w:tcPr>
          <w:p w14:paraId="689509E5" w14:textId="1F06446D" w:rsidR="00F81342" w:rsidRPr="001245B7" w:rsidRDefault="00F81342" w:rsidP="000E4FA0">
            <w:pPr>
              <w:jc w:val="center"/>
              <w:rPr>
                <w:rFonts w:asciiTheme="majorBidi" w:eastAsia="Times New Roman" w:hAnsiTheme="majorBidi" w:cstheme="majorBidi"/>
                <w:b/>
                <w:bCs/>
                <w:kern w:val="0"/>
                <w:sz w:val="18"/>
                <w:szCs w:val="18"/>
                <w14:ligatures w14:val="none"/>
              </w:rPr>
            </w:pPr>
            <w:r w:rsidRPr="001245B7">
              <w:rPr>
                <w:rFonts w:asciiTheme="majorBidi" w:eastAsia="Times New Roman" w:hAnsiTheme="majorBidi" w:cstheme="majorBidi"/>
                <w:b/>
                <w:bCs/>
                <w:kern w:val="0"/>
                <w:sz w:val="18"/>
                <w:szCs w:val="18"/>
                <w14:ligatures w14:val="none"/>
              </w:rPr>
              <w:t>Undernutrition</w:t>
            </w:r>
            <w:ins w:id="652" w:author="Bikram Adhikari (bdhikari)" w:date="2025-11-26T22:04:00Z">
              <w:r w:rsidR="00910712">
                <w:rPr>
                  <w:rFonts w:asciiTheme="majorBidi" w:eastAsia="Times New Roman" w:hAnsiTheme="majorBidi" w:cstheme="majorBidi"/>
                  <w:b/>
                  <w:bCs/>
                  <w:kern w:val="0"/>
                  <w:sz w:val="18"/>
                  <w:szCs w:val="18"/>
                  <w14:ligatures w14:val="none"/>
                </w:rPr>
                <w:t xml:space="preserve"> only</w:t>
              </w:r>
            </w:ins>
            <w:ins w:id="653" w:author="Bikram Adhikari (bdhikari)" w:date="2025-11-26T22:06:00Z">
              <w:r w:rsidR="00153968">
                <w:rPr>
                  <w:rFonts w:asciiTheme="majorBidi" w:eastAsia="Times New Roman" w:hAnsiTheme="majorBidi" w:cstheme="majorBidi"/>
                  <w:b/>
                  <w:bCs/>
                  <w:kern w:val="0"/>
                  <w:sz w:val="18"/>
                  <w:szCs w:val="18"/>
                  <w14:ligatures w14:val="none"/>
                </w:rPr>
                <w:t>, %</w:t>
              </w:r>
            </w:ins>
          </w:p>
        </w:tc>
        <w:tc>
          <w:tcPr>
            <w:tcW w:w="688" w:type="dxa"/>
            <w:shd w:val="clear" w:color="auto" w:fill="C1E4F5" w:themeFill="accent1" w:themeFillTint="33"/>
          </w:tcPr>
          <w:p w14:paraId="38A981F0" w14:textId="40B84F23" w:rsidR="00F81342" w:rsidRPr="001245B7" w:rsidRDefault="00F81342" w:rsidP="000E4FA0">
            <w:pPr>
              <w:jc w:val="center"/>
              <w:rPr>
                <w:rFonts w:asciiTheme="majorBidi" w:eastAsia="Times New Roman" w:hAnsiTheme="majorBidi" w:cstheme="majorBidi"/>
                <w:b/>
                <w:bCs/>
                <w:kern w:val="0"/>
                <w:sz w:val="18"/>
                <w:szCs w:val="18"/>
                <w14:ligatures w14:val="none"/>
              </w:rPr>
            </w:pPr>
            <w:r w:rsidRPr="001245B7">
              <w:rPr>
                <w:rFonts w:asciiTheme="majorBidi" w:eastAsia="Times New Roman" w:hAnsiTheme="majorBidi" w:cstheme="majorBidi"/>
                <w:b/>
                <w:bCs/>
                <w:kern w:val="0"/>
                <w:sz w:val="18"/>
                <w:szCs w:val="18"/>
                <w14:ligatures w14:val="none"/>
              </w:rPr>
              <w:t>Anemia</w:t>
            </w:r>
            <w:ins w:id="654" w:author="Bikram Adhikari (bdhikari)" w:date="2025-11-26T22:04:00Z">
              <w:r w:rsidR="00910712">
                <w:rPr>
                  <w:rFonts w:asciiTheme="majorBidi" w:eastAsia="Times New Roman" w:hAnsiTheme="majorBidi" w:cstheme="majorBidi"/>
                  <w:b/>
                  <w:bCs/>
                  <w:kern w:val="0"/>
                  <w:sz w:val="18"/>
                  <w:szCs w:val="18"/>
                  <w14:ligatures w14:val="none"/>
                </w:rPr>
                <w:t xml:space="preserve"> only</w:t>
              </w:r>
            </w:ins>
            <w:ins w:id="655" w:author="Bikram Adhikari (bdhikari)" w:date="2025-11-26T22:06:00Z">
              <w:r w:rsidR="00153968">
                <w:rPr>
                  <w:rFonts w:asciiTheme="majorBidi" w:eastAsia="Times New Roman" w:hAnsiTheme="majorBidi" w:cstheme="majorBidi"/>
                  <w:b/>
                  <w:bCs/>
                  <w:kern w:val="0"/>
                  <w:sz w:val="18"/>
                  <w:szCs w:val="18"/>
                  <w14:ligatures w14:val="none"/>
                </w:rPr>
                <w:t>, %</w:t>
              </w:r>
            </w:ins>
          </w:p>
        </w:tc>
        <w:tc>
          <w:tcPr>
            <w:tcW w:w="759" w:type="dxa"/>
            <w:shd w:val="clear" w:color="auto" w:fill="C1E4F5" w:themeFill="accent1" w:themeFillTint="33"/>
          </w:tcPr>
          <w:p w14:paraId="59EAB5AB" w14:textId="794C55A0" w:rsidR="00F81342" w:rsidRPr="001245B7" w:rsidRDefault="00F81342" w:rsidP="000E4FA0">
            <w:pPr>
              <w:jc w:val="center"/>
              <w:rPr>
                <w:rFonts w:asciiTheme="majorBidi" w:eastAsia="Times New Roman" w:hAnsiTheme="majorBidi" w:cstheme="majorBidi"/>
                <w:b/>
                <w:bCs/>
                <w:kern w:val="0"/>
                <w:sz w:val="18"/>
                <w:szCs w:val="18"/>
                <w14:ligatures w14:val="none"/>
              </w:rPr>
            </w:pPr>
            <w:r w:rsidRPr="001245B7">
              <w:rPr>
                <w:rFonts w:asciiTheme="majorBidi" w:eastAsia="Times New Roman" w:hAnsiTheme="majorBidi" w:cstheme="majorBidi"/>
                <w:b/>
                <w:bCs/>
                <w:kern w:val="0"/>
                <w:sz w:val="18"/>
                <w:szCs w:val="18"/>
                <w14:ligatures w14:val="none"/>
              </w:rPr>
              <w:t>Co-existence</w:t>
            </w:r>
            <w:ins w:id="656" w:author="Bikram Adhikari (bdhikari)" w:date="2025-11-26T22:06:00Z">
              <w:r w:rsidR="00153968">
                <w:rPr>
                  <w:rFonts w:asciiTheme="majorBidi" w:eastAsia="Times New Roman" w:hAnsiTheme="majorBidi" w:cstheme="majorBidi"/>
                  <w:b/>
                  <w:bCs/>
                  <w:kern w:val="0"/>
                  <w:sz w:val="18"/>
                  <w:szCs w:val="18"/>
                  <w14:ligatures w14:val="none"/>
                </w:rPr>
                <w:t>, %</w:t>
              </w:r>
            </w:ins>
          </w:p>
        </w:tc>
      </w:tr>
      <w:tr w:rsidR="00194DC1" w:rsidRPr="00194DC1" w14:paraId="5E50D24C" w14:textId="77777777" w:rsidTr="001245B7">
        <w:tc>
          <w:tcPr>
            <w:tcW w:w="1345" w:type="dxa"/>
            <w:vAlign w:val="center"/>
          </w:tcPr>
          <w:p w14:paraId="3675C5C3" w14:textId="34E577E4" w:rsidR="008F76AB" w:rsidRPr="001245B7" w:rsidRDefault="008F76AB" w:rsidP="008F76AB">
            <w:pPr>
              <w:rPr>
                <w:rFonts w:asciiTheme="majorBidi" w:hAnsiTheme="majorBidi" w:cstheme="majorBidi"/>
                <w:b/>
                <w:bCs/>
                <w:sz w:val="20"/>
                <w:szCs w:val="20"/>
              </w:rPr>
            </w:pPr>
            <w:r w:rsidRPr="001245B7">
              <w:rPr>
                <w:rFonts w:asciiTheme="majorBidi" w:eastAsia="Times New Roman" w:hAnsiTheme="majorBidi" w:cstheme="majorBidi"/>
                <w:b/>
                <w:bCs/>
                <w:kern w:val="0"/>
                <w:sz w:val="20"/>
                <w:szCs w:val="20"/>
                <w14:ligatures w14:val="none"/>
              </w:rPr>
              <w:t>Wealth quintile</w:t>
            </w:r>
          </w:p>
        </w:tc>
        <w:tc>
          <w:tcPr>
            <w:tcW w:w="1040" w:type="dxa"/>
          </w:tcPr>
          <w:p w14:paraId="5F309B36" w14:textId="77777777" w:rsidR="008F76AB" w:rsidRPr="001245B7" w:rsidRDefault="008F76AB" w:rsidP="008F76AB">
            <w:pPr>
              <w:jc w:val="center"/>
              <w:rPr>
                <w:rFonts w:asciiTheme="majorBidi" w:eastAsia="Times New Roman" w:hAnsiTheme="majorBidi" w:cstheme="majorBidi"/>
                <w:b/>
                <w:bCs/>
                <w:kern w:val="0"/>
                <w:sz w:val="20"/>
                <w:szCs w:val="20"/>
                <w14:ligatures w14:val="none"/>
              </w:rPr>
            </w:pPr>
          </w:p>
        </w:tc>
        <w:tc>
          <w:tcPr>
            <w:tcW w:w="688" w:type="dxa"/>
          </w:tcPr>
          <w:p w14:paraId="66BF4A7F" w14:textId="77777777" w:rsidR="008F76AB" w:rsidRPr="001245B7" w:rsidRDefault="008F76AB" w:rsidP="008F76AB">
            <w:pPr>
              <w:jc w:val="center"/>
              <w:rPr>
                <w:rFonts w:asciiTheme="majorBidi" w:eastAsia="Times New Roman" w:hAnsiTheme="majorBidi" w:cstheme="majorBidi"/>
                <w:b/>
                <w:bCs/>
                <w:kern w:val="0"/>
                <w:sz w:val="20"/>
                <w:szCs w:val="20"/>
                <w14:ligatures w14:val="none"/>
              </w:rPr>
            </w:pPr>
          </w:p>
        </w:tc>
        <w:tc>
          <w:tcPr>
            <w:tcW w:w="759" w:type="dxa"/>
          </w:tcPr>
          <w:p w14:paraId="5399C8D8" w14:textId="77777777" w:rsidR="008F76AB" w:rsidRPr="001245B7" w:rsidRDefault="008F76AB" w:rsidP="008F76AB">
            <w:pPr>
              <w:jc w:val="center"/>
              <w:rPr>
                <w:rFonts w:asciiTheme="majorBidi" w:eastAsia="Times New Roman" w:hAnsiTheme="majorBidi" w:cstheme="majorBidi"/>
                <w:b/>
                <w:bCs/>
                <w:kern w:val="0"/>
                <w:sz w:val="20"/>
                <w:szCs w:val="20"/>
                <w14:ligatures w14:val="none"/>
              </w:rPr>
            </w:pPr>
          </w:p>
        </w:tc>
        <w:tc>
          <w:tcPr>
            <w:tcW w:w="1145" w:type="dxa"/>
          </w:tcPr>
          <w:p w14:paraId="4DBAF716" w14:textId="77777777" w:rsidR="008F76AB" w:rsidRPr="001245B7" w:rsidRDefault="008F76AB" w:rsidP="008F76AB">
            <w:pPr>
              <w:jc w:val="center"/>
              <w:rPr>
                <w:rFonts w:asciiTheme="majorBidi" w:eastAsia="Times New Roman" w:hAnsiTheme="majorBidi" w:cstheme="majorBidi"/>
                <w:b/>
                <w:bCs/>
                <w:kern w:val="0"/>
                <w:sz w:val="20"/>
                <w:szCs w:val="20"/>
                <w14:ligatures w14:val="none"/>
              </w:rPr>
            </w:pPr>
          </w:p>
        </w:tc>
        <w:tc>
          <w:tcPr>
            <w:tcW w:w="688" w:type="dxa"/>
          </w:tcPr>
          <w:p w14:paraId="18A5E10F" w14:textId="77777777" w:rsidR="008F76AB" w:rsidRPr="001245B7" w:rsidRDefault="008F76AB" w:rsidP="008F76AB">
            <w:pPr>
              <w:jc w:val="center"/>
              <w:rPr>
                <w:rFonts w:asciiTheme="majorBidi" w:eastAsia="Times New Roman" w:hAnsiTheme="majorBidi" w:cstheme="majorBidi"/>
                <w:b/>
                <w:bCs/>
                <w:kern w:val="0"/>
                <w:sz w:val="20"/>
                <w:szCs w:val="20"/>
                <w14:ligatures w14:val="none"/>
              </w:rPr>
            </w:pPr>
          </w:p>
        </w:tc>
        <w:tc>
          <w:tcPr>
            <w:tcW w:w="759" w:type="dxa"/>
          </w:tcPr>
          <w:p w14:paraId="2EB7BCAA" w14:textId="77777777" w:rsidR="008F76AB" w:rsidRPr="001245B7" w:rsidRDefault="008F76AB" w:rsidP="008F76AB">
            <w:pPr>
              <w:jc w:val="center"/>
              <w:rPr>
                <w:rFonts w:asciiTheme="majorBidi" w:eastAsia="Times New Roman" w:hAnsiTheme="majorBidi" w:cstheme="majorBidi"/>
                <w:b/>
                <w:bCs/>
                <w:kern w:val="0"/>
                <w:sz w:val="20"/>
                <w:szCs w:val="20"/>
                <w14:ligatures w14:val="none"/>
              </w:rPr>
            </w:pPr>
          </w:p>
        </w:tc>
        <w:tc>
          <w:tcPr>
            <w:tcW w:w="1145" w:type="dxa"/>
          </w:tcPr>
          <w:p w14:paraId="59CD92C8" w14:textId="77777777" w:rsidR="008F76AB" w:rsidRPr="001245B7" w:rsidRDefault="008F76AB" w:rsidP="008F76AB">
            <w:pPr>
              <w:jc w:val="center"/>
              <w:rPr>
                <w:rFonts w:asciiTheme="majorBidi" w:eastAsia="Times New Roman" w:hAnsiTheme="majorBidi" w:cstheme="majorBidi"/>
                <w:b/>
                <w:bCs/>
                <w:kern w:val="0"/>
                <w:sz w:val="20"/>
                <w:szCs w:val="20"/>
                <w14:ligatures w14:val="none"/>
              </w:rPr>
            </w:pPr>
          </w:p>
        </w:tc>
        <w:tc>
          <w:tcPr>
            <w:tcW w:w="688" w:type="dxa"/>
          </w:tcPr>
          <w:p w14:paraId="3E84F85E" w14:textId="77777777" w:rsidR="008F76AB" w:rsidRPr="001245B7" w:rsidRDefault="008F76AB" w:rsidP="008F76AB">
            <w:pPr>
              <w:jc w:val="center"/>
              <w:rPr>
                <w:rFonts w:asciiTheme="majorBidi" w:eastAsia="Times New Roman" w:hAnsiTheme="majorBidi" w:cstheme="majorBidi"/>
                <w:b/>
                <w:bCs/>
                <w:kern w:val="0"/>
                <w:sz w:val="20"/>
                <w:szCs w:val="20"/>
                <w14:ligatures w14:val="none"/>
              </w:rPr>
            </w:pPr>
          </w:p>
        </w:tc>
        <w:tc>
          <w:tcPr>
            <w:tcW w:w="759" w:type="dxa"/>
          </w:tcPr>
          <w:p w14:paraId="0E3915B4" w14:textId="77777777" w:rsidR="008F76AB" w:rsidRPr="001245B7" w:rsidRDefault="008F76AB" w:rsidP="008F76AB">
            <w:pPr>
              <w:jc w:val="center"/>
              <w:rPr>
                <w:rFonts w:asciiTheme="majorBidi" w:eastAsia="Times New Roman" w:hAnsiTheme="majorBidi" w:cstheme="majorBidi"/>
                <w:b/>
                <w:bCs/>
                <w:kern w:val="0"/>
                <w:sz w:val="20"/>
                <w:szCs w:val="20"/>
                <w14:ligatures w14:val="none"/>
              </w:rPr>
            </w:pPr>
          </w:p>
        </w:tc>
      </w:tr>
      <w:tr w:rsidR="00975C10" w:rsidRPr="00194DC1" w14:paraId="7524F807" w14:textId="77777777" w:rsidTr="001245B7">
        <w:tc>
          <w:tcPr>
            <w:tcW w:w="1345" w:type="dxa"/>
            <w:vAlign w:val="center"/>
          </w:tcPr>
          <w:p w14:paraId="1903F197" w14:textId="62352D02" w:rsidR="00975C10" w:rsidRPr="001245B7" w:rsidRDefault="00975C10" w:rsidP="00975C10">
            <w:pPr>
              <w:rPr>
                <w:rFonts w:asciiTheme="majorBidi" w:hAnsiTheme="majorBidi" w:cstheme="majorBidi"/>
                <w:b/>
                <w:bCs/>
                <w:sz w:val="20"/>
                <w:szCs w:val="20"/>
              </w:rPr>
            </w:pPr>
            <w:r w:rsidRPr="001245B7">
              <w:rPr>
                <w:rFonts w:asciiTheme="majorBidi" w:eastAsia="Times New Roman" w:hAnsiTheme="majorBidi" w:cstheme="majorBidi"/>
                <w:kern w:val="0"/>
                <w:sz w:val="20"/>
                <w:szCs w:val="20"/>
                <w14:ligatures w14:val="none"/>
              </w:rPr>
              <w:t xml:space="preserve">    Poorest</w:t>
            </w:r>
          </w:p>
        </w:tc>
        <w:tc>
          <w:tcPr>
            <w:tcW w:w="1040" w:type="dxa"/>
            <w:vAlign w:val="center"/>
          </w:tcPr>
          <w:p w14:paraId="4757E0E2" w14:textId="08E9B80B"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55.9</w:t>
            </w:r>
          </w:p>
        </w:tc>
        <w:tc>
          <w:tcPr>
            <w:tcW w:w="688" w:type="dxa"/>
            <w:vAlign w:val="center"/>
          </w:tcPr>
          <w:p w14:paraId="115B0C54" w14:textId="62A30620"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4.3</w:t>
            </w:r>
          </w:p>
        </w:tc>
        <w:tc>
          <w:tcPr>
            <w:tcW w:w="759" w:type="dxa"/>
            <w:vAlign w:val="center"/>
          </w:tcPr>
          <w:p w14:paraId="6CF4BE44" w14:textId="563B4063"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19.0</w:t>
            </w:r>
          </w:p>
        </w:tc>
        <w:tc>
          <w:tcPr>
            <w:tcW w:w="1145" w:type="dxa"/>
            <w:vAlign w:val="center"/>
          </w:tcPr>
          <w:p w14:paraId="0434290C" w14:textId="42EE0406"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24.2</w:t>
            </w:r>
          </w:p>
        </w:tc>
        <w:tc>
          <w:tcPr>
            <w:tcW w:w="688" w:type="dxa"/>
            <w:vAlign w:val="center"/>
          </w:tcPr>
          <w:p w14:paraId="60176C07" w14:textId="3DC899D0"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19.7</w:t>
            </w:r>
          </w:p>
        </w:tc>
        <w:tc>
          <w:tcPr>
            <w:tcW w:w="759" w:type="dxa"/>
            <w:vAlign w:val="center"/>
          </w:tcPr>
          <w:p w14:paraId="7D982AFF" w14:textId="454D3317"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26.6</w:t>
            </w:r>
          </w:p>
        </w:tc>
        <w:tc>
          <w:tcPr>
            <w:tcW w:w="1145" w:type="dxa"/>
            <w:vAlign w:val="center"/>
          </w:tcPr>
          <w:p w14:paraId="51B66C66" w14:textId="507AB79C"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12.3</w:t>
            </w:r>
          </w:p>
        </w:tc>
        <w:tc>
          <w:tcPr>
            <w:tcW w:w="688" w:type="dxa"/>
            <w:vAlign w:val="center"/>
          </w:tcPr>
          <w:p w14:paraId="5E697752" w14:textId="2DFD8A5D"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30.9</w:t>
            </w:r>
          </w:p>
        </w:tc>
        <w:tc>
          <w:tcPr>
            <w:tcW w:w="759" w:type="dxa"/>
            <w:vAlign w:val="center"/>
          </w:tcPr>
          <w:p w14:paraId="0F135EB5" w14:textId="29F7A0DB"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13.2</w:t>
            </w:r>
          </w:p>
        </w:tc>
      </w:tr>
      <w:tr w:rsidR="00975C10" w:rsidRPr="00194DC1" w14:paraId="5A9C06E1" w14:textId="77777777" w:rsidTr="001245B7">
        <w:tc>
          <w:tcPr>
            <w:tcW w:w="1345" w:type="dxa"/>
            <w:vAlign w:val="center"/>
          </w:tcPr>
          <w:p w14:paraId="0D0558E2" w14:textId="2D0C94FF" w:rsidR="00975C10" w:rsidRPr="001245B7" w:rsidRDefault="00975C10" w:rsidP="00975C10">
            <w:pPr>
              <w:rPr>
                <w:rFonts w:asciiTheme="majorBidi" w:hAnsiTheme="majorBidi" w:cstheme="majorBidi"/>
                <w:b/>
                <w:bCs/>
                <w:sz w:val="20"/>
                <w:szCs w:val="20"/>
              </w:rPr>
            </w:pPr>
            <w:r w:rsidRPr="001245B7">
              <w:rPr>
                <w:rFonts w:asciiTheme="majorBidi" w:eastAsia="Times New Roman" w:hAnsiTheme="majorBidi" w:cstheme="majorBidi"/>
                <w:kern w:val="0"/>
                <w:sz w:val="20"/>
                <w:szCs w:val="20"/>
                <w14:ligatures w14:val="none"/>
              </w:rPr>
              <w:t xml:space="preserve">    Poorer</w:t>
            </w:r>
          </w:p>
        </w:tc>
        <w:tc>
          <w:tcPr>
            <w:tcW w:w="1040" w:type="dxa"/>
            <w:vAlign w:val="center"/>
          </w:tcPr>
          <w:p w14:paraId="212F945F" w14:textId="6600E0F7"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51.7</w:t>
            </w:r>
          </w:p>
        </w:tc>
        <w:tc>
          <w:tcPr>
            <w:tcW w:w="688" w:type="dxa"/>
            <w:vAlign w:val="center"/>
          </w:tcPr>
          <w:p w14:paraId="395BB1D1" w14:textId="44E3593D"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1.8</w:t>
            </w:r>
          </w:p>
        </w:tc>
        <w:tc>
          <w:tcPr>
            <w:tcW w:w="759" w:type="dxa"/>
            <w:vAlign w:val="center"/>
          </w:tcPr>
          <w:p w14:paraId="0DC16656" w14:textId="0AA687AD"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15.2</w:t>
            </w:r>
          </w:p>
        </w:tc>
        <w:tc>
          <w:tcPr>
            <w:tcW w:w="1145" w:type="dxa"/>
            <w:vAlign w:val="center"/>
          </w:tcPr>
          <w:p w14:paraId="4F7FA8B0" w14:textId="3DE18314"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30.3</w:t>
            </w:r>
          </w:p>
        </w:tc>
        <w:tc>
          <w:tcPr>
            <w:tcW w:w="688" w:type="dxa"/>
            <w:vAlign w:val="center"/>
          </w:tcPr>
          <w:p w14:paraId="6F7751A9" w14:textId="1C6D7ADC"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16.4</w:t>
            </w:r>
          </w:p>
        </w:tc>
        <w:tc>
          <w:tcPr>
            <w:tcW w:w="759" w:type="dxa"/>
            <w:vAlign w:val="center"/>
          </w:tcPr>
          <w:p w14:paraId="4F84A58C" w14:textId="7018A153"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25.4</w:t>
            </w:r>
          </w:p>
        </w:tc>
        <w:tc>
          <w:tcPr>
            <w:tcW w:w="1145" w:type="dxa"/>
            <w:vAlign w:val="center"/>
          </w:tcPr>
          <w:p w14:paraId="2ECFCE17" w14:textId="07CD349B"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17.6</w:t>
            </w:r>
          </w:p>
        </w:tc>
        <w:tc>
          <w:tcPr>
            <w:tcW w:w="688" w:type="dxa"/>
            <w:vAlign w:val="center"/>
          </w:tcPr>
          <w:p w14:paraId="75222736" w14:textId="3A32434F"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27.4</w:t>
            </w:r>
          </w:p>
        </w:tc>
        <w:tc>
          <w:tcPr>
            <w:tcW w:w="759" w:type="dxa"/>
            <w:vAlign w:val="center"/>
          </w:tcPr>
          <w:p w14:paraId="3A47412C" w14:textId="679445E3"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11.0</w:t>
            </w:r>
          </w:p>
        </w:tc>
      </w:tr>
      <w:tr w:rsidR="00975C10" w:rsidRPr="00194DC1" w14:paraId="056179D1" w14:textId="77777777" w:rsidTr="001245B7">
        <w:tc>
          <w:tcPr>
            <w:tcW w:w="1345" w:type="dxa"/>
            <w:vAlign w:val="center"/>
          </w:tcPr>
          <w:p w14:paraId="52DE27DA" w14:textId="56BCCA5C" w:rsidR="00975C10" w:rsidRPr="001245B7" w:rsidRDefault="00975C10" w:rsidP="00975C10">
            <w:pPr>
              <w:rPr>
                <w:rFonts w:asciiTheme="majorBidi" w:hAnsiTheme="majorBidi" w:cstheme="majorBidi"/>
                <w:b/>
                <w:bCs/>
                <w:sz w:val="20"/>
                <w:szCs w:val="20"/>
              </w:rPr>
            </w:pPr>
            <w:r w:rsidRPr="001245B7">
              <w:rPr>
                <w:rFonts w:asciiTheme="majorBidi" w:eastAsia="Times New Roman" w:hAnsiTheme="majorBidi" w:cstheme="majorBidi"/>
                <w:kern w:val="0"/>
                <w:sz w:val="20"/>
                <w:szCs w:val="20"/>
                <w14:ligatures w14:val="none"/>
              </w:rPr>
              <w:t xml:space="preserve">    Middle</w:t>
            </w:r>
          </w:p>
        </w:tc>
        <w:tc>
          <w:tcPr>
            <w:tcW w:w="1040" w:type="dxa"/>
            <w:vAlign w:val="center"/>
          </w:tcPr>
          <w:p w14:paraId="2FABB1AF" w14:textId="3AA41900"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60.9</w:t>
            </w:r>
          </w:p>
        </w:tc>
        <w:tc>
          <w:tcPr>
            <w:tcW w:w="688" w:type="dxa"/>
            <w:vAlign w:val="center"/>
          </w:tcPr>
          <w:p w14:paraId="68CC5818" w14:textId="302F3635"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3.3</w:t>
            </w:r>
          </w:p>
        </w:tc>
        <w:tc>
          <w:tcPr>
            <w:tcW w:w="759" w:type="dxa"/>
            <w:vAlign w:val="center"/>
          </w:tcPr>
          <w:p w14:paraId="025C828A" w14:textId="01E90CCF"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12.2</w:t>
            </w:r>
          </w:p>
        </w:tc>
        <w:tc>
          <w:tcPr>
            <w:tcW w:w="1145" w:type="dxa"/>
            <w:vAlign w:val="center"/>
          </w:tcPr>
          <w:p w14:paraId="3208983D" w14:textId="78434D20"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31.0</w:t>
            </w:r>
          </w:p>
        </w:tc>
        <w:tc>
          <w:tcPr>
            <w:tcW w:w="688" w:type="dxa"/>
            <w:vAlign w:val="center"/>
          </w:tcPr>
          <w:p w14:paraId="0EC5272B" w14:textId="20FD92CD"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12.3</w:t>
            </w:r>
          </w:p>
        </w:tc>
        <w:tc>
          <w:tcPr>
            <w:tcW w:w="759" w:type="dxa"/>
            <w:vAlign w:val="center"/>
          </w:tcPr>
          <w:p w14:paraId="3C7C6048" w14:textId="78DCB8DD"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21.3</w:t>
            </w:r>
          </w:p>
        </w:tc>
        <w:tc>
          <w:tcPr>
            <w:tcW w:w="1145" w:type="dxa"/>
            <w:vAlign w:val="center"/>
          </w:tcPr>
          <w:p w14:paraId="0A8684D3" w14:textId="7492C9EA"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24.4</w:t>
            </w:r>
          </w:p>
        </w:tc>
        <w:tc>
          <w:tcPr>
            <w:tcW w:w="688" w:type="dxa"/>
            <w:vAlign w:val="center"/>
          </w:tcPr>
          <w:p w14:paraId="65A23DE2" w14:textId="7AD58603"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27.3</w:t>
            </w:r>
          </w:p>
        </w:tc>
        <w:tc>
          <w:tcPr>
            <w:tcW w:w="759" w:type="dxa"/>
            <w:vAlign w:val="center"/>
          </w:tcPr>
          <w:p w14:paraId="1C2CFFE3" w14:textId="7E9B20D0"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10.1</w:t>
            </w:r>
          </w:p>
        </w:tc>
      </w:tr>
      <w:tr w:rsidR="00975C10" w:rsidRPr="00194DC1" w14:paraId="1A643772" w14:textId="77777777" w:rsidTr="001245B7">
        <w:tc>
          <w:tcPr>
            <w:tcW w:w="1345" w:type="dxa"/>
            <w:vAlign w:val="center"/>
          </w:tcPr>
          <w:p w14:paraId="152FAB2E" w14:textId="23AC0F74" w:rsidR="00975C10" w:rsidRPr="001245B7" w:rsidRDefault="00975C10" w:rsidP="00975C10">
            <w:pPr>
              <w:rPr>
                <w:rFonts w:asciiTheme="majorBidi" w:hAnsiTheme="majorBidi" w:cstheme="majorBidi"/>
                <w:b/>
                <w:bCs/>
                <w:sz w:val="20"/>
                <w:szCs w:val="20"/>
              </w:rPr>
            </w:pPr>
            <w:r w:rsidRPr="001245B7">
              <w:rPr>
                <w:rFonts w:asciiTheme="majorBidi" w:eastAsia="Times New Roman" w:hAnsiTheme="majorBidi" w:cstheme="majorBidi"/>
                <w:kern w:val="0"/>
                <w:sz w:val="20"/>
                <w:szCs w:val="20"/>
                <w14:ligatures w14:val="none"/>
              </w:rPr>
              <w:t xml:space="preserve">    Richer</w:t>
            </w:r>
          </w:p>
        </w:tc>
        <w:tc>
          <w:tcPr>
            <w:tcW w:w="1040" w:type="dxa"/>
            <w:vAlign w:val="center"/>
          </w:tcPr>
          <w:p w14:paraId="60C6AF05" w14:textId="570F6F6E"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56.9</w:t>
            </w:r>
          </w:p>
        </w:tc>
        <w:tc>
          <w:tcPr>
            <w:tcW w:w="688" w:type="dxa"/>
            <w:vAlign w:val="center"/>
          </w:tcPr>
          <w:p w14:paraId="41352C35" w14:textId="64C40121"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4.0</w:t>
            </w:r>
          </w:p>
        </w:tc>
        <w:tc>
          <w:tcPr>
            <w:tcW w:w="759" w:type="dxa"/>
            <w:vAlign w:val="center"/>
          </w:tcPr>
          <w:p w14:paraId="2FEDBB7B" w14:textId="27FC6C74"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24.0</w:t>
            </w:r>
          </w:p>
        </w:tc>
        <w:tc>
          <w:tcPr>
            <w:tcW w:w="1145" w:type="dxa"/>
            <w:vAlign w:val="center"/>
          </w:tcPr>
          <w:p w14:paraId="4E3E2970" w14:textId="45F3D455"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35.2</w:t>
            </w:r>
          </w:p>
        </w:tc>
        <w:tc>
          <w:tcPr>
            <w:tcW w:w="688" w:type="dxa"/>
            <w:vAlign w:val="center"/>
          </w:tcPr>
          <w:p w14:paraId="41C879AA" w14:textId="59E44B14"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12.5</w:t>
            </w:r>
          </w:p>
        </w:tc>
        <w:tc>
          <w:tcPr>
            <w:tcW w:w="759" w:type="dxa"/>
            <w:vAlign w:val="center"/>
          </w:tcPr>
          <w:p w14:paraId="42F04FA4" w14:textId="5F0B30F4"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18.5</w:t>
            </w:r>
          </w:p>
        </w:tc>
        <w:tc>
          <w:tcPr>
            <w:tcW w:w="1145" w:type="dxa"/>
            <w:vAlign w:val="center"/>
          </w:tcPr>
          <w:p w14:paraId="182C1B1A" w14:textId="0557C33A"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29.5</w:t>
            </w:r>
          </w:p>
        </w:tc>
        <w:tc>
          <w:tcPr>
            <w:tcW w:w="688" w:type="dxa"/>
            <w:vAlign w:val="center"/>
          </w:tcPr>
          <w:p w14:paraId="6F1863B9" w14:textId="1B083FBB"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13.0</w:t>
            </w:r>
          </w:p>
        </w:tc>
        <w:tc>
          <w:tcPr>
            <w:tcW w:w="759" w:type="dxa"/>
            <w:vAlign w:val="center"/>
          </w:tcPr>
          <w:p w14:paraId="15B6A1A7" w14:textId="54BC20EE"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5.9</w:t>
            </w:r>
          </w:p>
        </w:tc>
      </w:tr>
      <w:tr w:rsidR="00975C10" w:rsidRPr="00194DC1" w14:paraId="3B41EBE2" w14:textId="77777777" w:rsidTr="001245B7">
        <w:tc>
          <w:tcPr>
            <w:tcW w:w="1345" w:type="dxa"/>
            <w:vAlign w:val="center"/>
          </w:tcPr>
          <w:p w14:paraId="0F68D640" w14:textId="1AD99B6D" w:rsidR="00975C10" w:rsidRPr="001245B7" w:rsidRDefault="00975C10" w:rsidP="00975C10">
            <w:pPr>
              <w:rPr>
                <w:rFonts w:asciiTheme="majorBidi" w:hAnsiTheme="majorBidi" w:cstheme="majorBidi"/>
                <w:b/>
                <w:bCs/>
                <w:sz w:val="20"/>
                <w:szCs w:val="20"/>
              </w:rPr>
            </w:pPr>
            <w:r w:rsidRPr="001245B7">
              <w:rPr>
                <w:rFonts w:asciiTheme="majorBidi" w:eastAsia="Times New Roman" w:hAnsiTheme="majorBidi" w:cstheme="majorBidi"/>
                <w:kern w:val="0"/>
                <w:sz w:val="20"/>
                <w:szCs w:val="20"/>
                <w14:ligatures w14:val="none"/>
              </w:rPr>
              <w:t xml:space="preserve">    Richest</w:t>
            </w:r>
          </w:p>
        </w:tc>
        <w:tc>
          <w:tcPr>
            <w:tcW w:w="1040" w:type="dxa"/>
            <w:vAlign w:val="center"/>
          </w:tcPr>
          <w:p w14:paraId="43F01C95" w14:textId="7A0D167F"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48.8</w:t>
            </w:r>
          </w:p>
        </w:tc>
        <w:tc>
          <w:tcPr>
            <w:tcW w:w="688" w:type="dxa"/>
            <w:vAlign w:val="center"/>
          </w:tcPr>
          <w:p w14:paraId="6D8556F8" w14:textId="1C9C7E5C"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6.2</w:t>
            </w:r>
          </w:p>
        </w:tc>
        <w:tc>
          <w:tcPr>
            <w:tcW w:w="759" w:type="dxa"/>
            <w:vAlign w:val="center"/>
          </w:tcPr>
          <w:p w14:paraId="2F6655F1" w14:textId="66F8423F"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10.4</w:t>
            </w:r>
          </w:p>
        </w:tc>
        <w:tc>
          <w:tcPr>
            <w:tcW w:w="1145" w:type="dxa"/>
            <w:vAlign w:val="center"/>
          </w:tcPr>
          <w:p w14:paraId="03FBBD1F" w14:textId="24501DCD"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27.2</w:t>
            </w:r>
          </w:p>
        </w:tc>
        <w:tc>
          <w:tcPr>
            <w:tcW w:w="688" w:type="dxa"/>
            <w:vAlign w:val="center"/>
          </w:tcPr>
          <w:p w14:paraId="6B92F512" w14:textId="38737114"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10.4</w:t>
            </w:r>
          </w:p>
        </w:tc>
        <w:tc>
          <w:tcPr>
            <w:tcW w:w="759" w:type="dxa"/>
            <w:vAlign w:val="center"/>
          </w:tcPr>
          <w:p w14:paraId="7FD0B72F" w14:textId="23FFE3AB"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13.7</w:t>
            </w:r>
          </w:p>
        </w:tc>
        <w:tc>
          <w:tcPr>
            <w:tcW w:w="1145" w:type="dxa"/>
            <w:vAlign w:val="center"/>
          </w:tcPr>
          <w:p w14:paraId="05108BD3" w14:textId="34523C36"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10.2</w:t>
            </w:r>
          </w:p>
        </w:tc>
        <w:tc>
          <w:tcPr>
            <w:tcW w:w="688" w:type="dxa"/>
            <w:vAlign w:val="center"/>
          </w:tcPr>
          <w:p w14:paraId="66D0D9F8" w14:textId="1B34F080"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12.4</w:t>
            </w:r>
          </w:p>
        </w:tc>
        <w:tc>
          <w:tcPr>
            <w:tcW w:w="759" w:type="dxa"/>
            <w:vAlign w:val="center"/>
          </w:tcPr>
          <w:p w14:paraId="7546E166" w14:textId="333B1200"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5.3</w:t>
            </w:r>
          </w:p>
        </w:tc>
      </w:tr>
      <w:tr w:rsidR="00975C10" w:rsidRPr="00194DC1" w14:paraId="39C00C8E" w14:textId="77777777" w:rsidTr="001245B7">
        <w:tc>
          <w:tcPr>
            <w:tcW w:w="1345" w:type="dxa"/>
            <w:vAlign w:val="center"/>
          </w:tcPr>
          <w:p w14:paraId="6A7289E1" w14:textId="292C669C" w:rsidR="00975C10" w:rsidRPr="001245B7" w:rsidRDefault="00975C10" w:rsidP="00975C10">
            <w:pPr>
              <w:rPr>
                <w:rFonts w:asciiTheme="majorBidi" w:hAnsiTheme="majorBidi" w:cstheme="majorBidi"/>
                <w:b/>
                <w:bCs/>
                <w:sz w:val="20"/>
                <w:szCs w:val="20"/>
              </w:rPr>
            </w:pPr>
            <w:r w:rsidRPr="001245B7">
              <w:rPr>
                <w:rFonts w:asciiTheme="majorBidi" w:eastAsia="Times New Roman" w:hAnsiTheme="majorBidi" w:cstheme="majorBidi"/>
                <w:b/>
                <w:bCs/>
                <w:kern w:val="0"/>
                <w:sz w:val="20"/>
                <w:szCs w:val="20"/>
                <w14:ligatures w14:val="none"/>
              </w:rPr>
              <w:t>Mother education</w:t>
            </w:r>
          </w:p>
        </w:tc>
        <w:tc>
          <w:tcPr>
            <w:tcW w:w="1040" w:type="dxa"/>
            <w:vAlign w:val="center"/>
          </w:tcPr>
          <w:p w14:paraId="47205C0C" w14:textId="1B3A5AF6"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c>
          <w:tcPr>
            <w:tcW w:w="688" w:type="dxa"/>
            <w:vAlign w:val="center"/>
          </w:tcPr>
          <w:p w14:paraId="3F7813FF" w14:textId="73B71FCB"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c>
          <w:tcPr>
            <w:tcW w:w="759" w:type="dxa"/>
            <w:vAlign w:val="center"/>
          </w:tcPr>
          <w:p w14:paraId="7CA3FD18" w14:textId="16085A1E"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c>
          <w:tcPr>
            <w:tcW w:w="1145" w:type="dxa"/>
            <w:vAlign w:val="center"/>
          </w:tcPr>
          <w:p w14:paraId="3A316B4B" w14:textId="1D7BC962"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c>
          <w:tcPr>
            <w:tcW w:w="688" w:type="dxa"/>
            <w:vAlign w:val="center"/>
          </w:tcPr>
          <w:p w14:paraId="14EDF38A" w14:textId="05DD3259"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c>
          <w:tcPr>
            <w:tcW w:w="759" w:type="dxa"/>
            <w:vAlign w:val="center"/>
          </w:tcPr>
          <w:p w14:paraId="07A4C011" w14:textId="04BBDE56"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c>
          <w:tcPr>
            <w:tcW w:w="1145" w:type="dxa"/>
            <w:vAlign w:val="center"/>
          </w:tcPr>
          <w:p w14:paraId="5668F1DD" w14:textId="4BD753C0"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c>
          <w:tcPr>
            <w:tcW w:w="688" w:type="dxa"/>
            <w:vAlign w:val="center"/>
          </w:tcPr>
          <w:p w14:paraId="13139324" w14:textId="16535621"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c>
          <w:tcPr>
            <w:tcW w:w="759" w:type="dxa"/>
            <w:vAlign w:val="center"/>
          </w:tcPr>
          <w:p w14:paraId="7100761C" w14:textId="4687C2B0"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r>
      <w:tr w:rsidR="00975C10" w:rsidRPr="00194DC1" w14:paraId="796A9656" w14:textId="77777777" w:rsidTr="001245B7">
        <w:tc>
          <w:tcPr>
            <w:tcW w:w="1345" w:type="dxa"/>
            <w:vAlign w:val="center"/>
          </w:tcPr>
          <w:p w14:paraId="17CE1C31" w14:textId="2769497D" w:rsidR="00975C10" w:rsidRPr="001245B7" w:rsidRDefault="00975C10" w:rsidP="00975C10">
            <w:pPr>
              <w:rPr>
                <w:rFonts w:asciiTheme="majorBidi" w:hAnsiTheme="majorBidi" w:cstheme="majorBidi"/>
                <w:b/>
                <w:bCs/>
                <w:sz w:val="20"/>
                <w:szCs w:val="20"/>
              </w:rPr>
            </w:pPr>
            <w:r w:rsidRPr="001245B7">
              <w:rPr>
                <w:rFonts w:asciiTheme="majorBidi" w:eastAsia="Times New Roman" w:hAnsiTheme="majorBidi" w:cstheme="majorBidi"/>
                <w:kern w:val="0"/>
                <w:sz w:val="20"/>
                <w:szCs w:val="20"/>
                <w14:ligatures w14:val="none"/>
              </w:rPr>
              <w:t xml:space="preserve">    No education</w:t>
            </w:r>
          </w:p>
        </w:tc>
        <w:tc>
          <w:tcPr>
            <w:tcW w:w="1040" w:type="dxa"/>
            <w:vAlign w:val="center"/>
          </w:tcPr>
          <w:p w14:paraId="591C3E3E" w14:textId="237B0D6D"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51.7</w:t>
            </w:r>
          </w:p>
        </w:tc>
        <w:tc>
          <w:tcPr>
            <w:tcW w:w="688" w:type="dxa"/>
            <w:vAlign w:val="center"/>
          </w:tcPr>
          <w:p w14:paraId="2B8CC470" w14:textId="2B5342A3"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8.1</w:t>
            </w:r>
          </w:p>
        </w:tc>
        <w:tc>
          <w:tcPr>
            <w:tcW w:w="759" w:type="dxa"/>
            <w:vAlign w:val="center"/>
          </w:tcPr>
          <w:p w14:paraId="5258D673" w14:textId="36A79103"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20.9</w:t>
            </w:r>
          </w:p>
        </w:tc>
        <w:tc>
          <w:tcPr>
            <w:tcW w:w="1145" w:type="dxa"/>
            <w:vAlign w:val="center"/>
          </w:tcPr>
          <w:p w14:paraId="3527EAD8" w14:textId="38638031"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27.5</w:t>
            </w:r>
          </w:p>
        </w:tc>
        <w:tc>
          <w:tcPr>
            <w:tcW w:w="688" w:type="dxa"/>
            <w:vAlign w:val="center"/>
          </w:tcPr>
          <w:p w14:paraId="57693DFA" w14:textId="2BE517D0"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15.1</w:t>
            </w:r>
          </w:p>
        </w:tc>
        <w:tc>
          <w:tcPr>
            <w:tcW w:w="759" w:type="dxa"/>
            <w:vAlign w:val="center"/>
          </w:tcPr>
          <w:p w14:paraId="7B7B9408" w14:textId="42705B16"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35.5</w:t>
            </w:r>
          </w:p>
        </w:tc>
        <w:tc>
          <w:tcPr>
            <w:tcW w:w="1145" w:type="dxa"/>
            <w:vAlign w:val="center"/>
          </w:tcPr>
          <w:p w14:paraId="4EEAEC8B" w14:textId="55849CDB"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21.9</w:t>
            </w:r>
          </w:p>
        </w:tc>
        <w:tc>
          <w:tcPr>
            <w:tcW w:w="688" w:type="dxa"/>
            <w:vAlign w:val="center"/>
          </w:tcPr>
          <w:p w14:paraId="2581713B" w14:textId="32DE300A"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29.0</w:t>
            </w:r>
          </w:p>
        </w:tc>
        <w:tc>
          <w:tcPr>
            <w:tcW w:w="759" w:type="dxa"/>
            <w:vAlign w:val="center"/>
          </w:tcPr>
          <w:p w14:paraId="71E1AB03" w14:textId="56306983"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15.6</w:t>
            </w:r>
          </w:p>
        </w:tc>
      </w:tr>
      <w:tr w:rsidR="00975C10" w:rsidRPr="00194DC1" w14:paraId="40962EF8" w14:textId="77777777" w:rsidTr="001245B7">
        <w:tc>
          <w:tcPr>
            <w:tcW w:w="1345" w:type="dxa"/>
            <w:vAlign w:val="center"/>
          </w:tcPr>
          <w:p w14:paraId="4628951A" w14:textId="0D34F995" w:rsidR="00975C10" w:rsidRPr="001245B7" w:rsidRDefault="00975C10" w:rsidP="00975C10">
            <w:pPr>
              <w:rPr>
                <w:rFonts w:asciiTheme="majorBidi" w:hAnsiTheme="majorBidi" w:cstheme="majorBidi"/>
                <w:b/>
                <w:bCs/>
                <w:sz w:val="20"/>
                <w:szCs w:val="20"/>
              </w:rPr>
            </w:pPr>
            <w:r w:rsidRPr="001245B7">
              <w:rPr>
                <w:rFonts w:asciiTheme="majorBidi" w:eastAsia="Times New Roman" w:hAnsiTheme="majorBidi" w:cstheme="majorBidi"/>
                <w:kern w:val="0"/>
                <w:sz w:val="20"/>
                <w:szCs w:val="20"/>
                <w14:ligatures w14:val="none"/>
              </w:rPr>
              <w:t xml:space="preserve">    Basic </w:t>
            </w:r>
          </w:p>
        </w:tc>
        <w:tc>
          <w:tcPr>
            <w:tcW w:w="1040" w:type="dxa"/>
            <w:vAlign w:val="center"/>
          </w:tcPr>
          <w:p w14:paraId="1DECCFCD" w14:textId="0C1D4652"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51.1</w:t>
            </w:r>
          </w:p>
        </w:tc>
        <w:tc>
          <w:tcPr>
            <w:tcW w:w="688" w:type="dxa"/>
            <w:vAlign w:val="center"/>
          </w:tcPr>
          <w:p w14:paraId="20ECBEA5" w14:textId="044B8B65"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1.1</w:t>
            </w:r>
          </w:p>
        </w:tc>
        <w:tc>
          <w:tcPr>
            <w:tcW w:w="759" w:type="dxa"/>
            <w:vAlign w:val="center"/>
          </w:tcPr>
          <w:p w14:paraId="355A8B3F" w14:textId="6E50B665"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22.4</w:t>
            </w:r>
          </w:p>
        </w:tc>
        <w:tc>
          <w:tcPr>
            <w:tcW w:w="1145" w:type="dxa"/>
            <w:vAlign w:val="center"/>
          </w:tcPr>
          <w:p w14:paraId="6D9CB86A" w14:textId="1F58A121"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27.7</w:t>
            </w:r>
          </w:p>
        </w:tc>
        <w:tc>
          <w:tcPr>
            <w:tcW w:w="688" w:type="dxa"/>
            <w:vAlign w:val="center"/>
          </w:tcPr>
          <w:p w14:paraId="305BB41E" w14:textId="3D4D34CD"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16.1</w:t>
            </w:r>
          </w:p>
        </w:tc>
        <w:tc>
          <w:tcPr>
            <w:tcW w:w="759" w:type="dxa"/>
            <w:vAlign w:val="center"/>
          </w:tcPr>
          <w:p w14:paraId="4919B53F" w14:textId="60A8B511"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22.9</w:t>
            </w:r>
          </w:p>
        </w:tc>
        <w:tc>
          <w:tcPr>
            <w:tcW w:w="1145" w:type="dxa"/>
            <w:vAlign w:val="center"/>
          </w:tcPr>
          <w:p w14:paraId="7A4AFD43" w14:textId="37C66045"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17.7</w:t>
            </w:r>
          </w:p>
        </w:tc>
        <w:tc>
          <w:tcPr>
            <w:tcW w:w="688" w:type="dxa"/>
            <w:vAlign w:val="center"/>
          </w:tcPr>
          <w:p w14:paraId="29E2E934" w14:textId="426910F2"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27.9</w:t>
            </w:r>
          </w:p>
        </w:tc>
        <w:tc>
          <w:tcPr>
            <w:tcW w:w="759" w:type="dxa"/>
            <w:vAlign w:val="center"/>
          </w:tcPr>
          <w:p w14:paraId="01193F18" w14:textId="6C4C2EE5"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9.4</w:t>
            </w:r>
          </w:p>
        </w:tc>
      </w:tr>
      <w:tr w:rsidR="00975C10" w:rsidRPr="00194DC1" w14:paraId="463AC264" w14:textId="77777777" w:rsidTr="001245B7">
        <w:tc>
          <w:tcPr>
            <w:tcW w:w="1345" w:type="dxa"/>
            <w:vAlign w:val="center"/>
          </w:tcPr>
          <w:p w14:paraId="62A483C6" w14:textId="4457934F" w:rsidR="00975C10" w:rsidRPr="001245B7" w:rsidRDefault="00975C10" w:rsidP="00975C10">
            <w:pPr>
              <w:rPr>
                <w:rFonts w:asciiTheme="majorBidi" w:hAnsiTheme="majorBidi" w:cstheme="majorBidi"/>
                <w:b/>
                <w:bCs/>
                <w:sz w:val="20"/>
                <w:szCs w:val="20"/>
              </w:rPr>
            </w:pPr>
            <w:r w:rsidRPr="001245B7">
              <w:rPr>
                <w:rFonts w:asciiTheme="majorBidi" w:eastAsia="Times New Roman" w:hAnsiTheme="majorBidi" w:cstheme="majorBidi"/>
                <w:kern w:val="0"/>
                <w:sz w:val="20"/>
                <w:szCs w:val="20"/>
                <w14:ligatures w14:val="none"/>
              </w:rPr>
              <w:t xml:space="preserve">    Secondary and higher</w:t>
            </w:r>
          </w:p>
        </w:tc>
        <w:tc>
          <w:tcPr>
            <w:tcW w:w="1040" w:type="dxa"/>
            <w:vAlign w:val="center"/>
          </w:tcPr>
          <w:p w14:paraId="5C601FB1" w14:textId="15D9C4E4"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58.1</w:t>
            </w:r>
          </w:p>
        </w:tc>
        <w:tc>
          <w:tcPr>
            <w:tcW w:w="688" w:type="dxa"/>
            <w:vAlign w:val="center"/>
          </w:tcPr>
          <w:p w14:paraId="6EAC9E31" w14:textId="1C0991C2"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4.4</w:t>
            </w:r>
          </w:p>
        </w:tc>
        <w:tc>
          <w:tcPr>
            <w:tcW w:w="759" w:type="dxa"/>
            <w:vAlign w:val="center"/>
          </w:tcPr>
          <w:p w14:paraId="6F3DB648" w14:textId="70372048"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11.0</w:t>
            </w:r>
          </w:p>
        </w:tc>
        <w:tc>
          <w:tcPr>
            <w:tcW w:w="1145" w:type="dxa"/>
            <w:vAlign w:val="center"/>
          </w:tcPr>
          <w:p w14:paraId="2D86EB5B" w14:textId="28A03D60"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32.3</w:t>
            </w:r>
          </w:p>
        </w:tc>
        <w:tc>
          <w:tcPr>
            <w:tcW w:w="688" w:type="dxa"/>
            <w:vAlign w:val="center"/>
          </w:tcPr>
          <w:p w14:paraId="2BFFDDFF" w14:textId="31B1B2FA"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13.8</w:t>
            </w:r>
          </w:p>
        </w:tc>
        <w:tc>
          <w:tcPr>
            <w:tcW w:w="759" w:type="dxa"/>
            <w:vAlign w:val="center"/>
          </w:tcPr>
          <w:p w14:paraId="11F4549C" w14:textId="75C36801"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13.9</w:t>
            </w:r>
          </w:p>
        </w:tc>
        <w:tc>
          <w:tcPr>
            <w:tcW w:w="1145" w:type="dxa"/>
            <w:vAlign w:val="center"/>
          </w:tcPr>
          <w:p w14:paraId="655E9765" w14:textId="351B1E7D"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18.0</w:t>
            </w:r>
          </w:p>
        </w:tc>
        <w:tc>
          <w:tcPr>
            <w:tcW w:w="688" w:type="dxa"/>
            <w:vAlign w:val="center"/>
          </w:tcPr>
          <w:p w14:paraId="78E2FCC4" w14:textId="3F3DB680"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15.9</w:t>
            </w:r>
          </w:p>
        </w:tc>
        <w:tc>
          <w:tcPr>
            <w:tcW w:w="759" w:type="dxa"/>
            <w:vAlign w:val="center"/>
          </w:tcPr>
          <w:p w14:paraId="3707EDCE" w14:textId="36A4F5F4"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7.2</w:t>
            </w:r>
          </w:p>
        </w:tc>
      </w:tr>
      <w:tr w:rsidR="00975C10" w:rsidRPr="00194DC1" w14:paraId="5C6E1086" w14:textId="77777777" w:rsidTr="001245B7">
        <w:tc>
          <w:tcPr>
            <w:tcW w:w="1345" w:type="dxa"/>
            <w:vAlign w:val="center"/>
          </w:tcPr>
          <w:p w14:paraId="0F20D59C" w14:textId="19802672" w:rsidR="00975C10" w:rsidRPr="001245B7" w:rsidRDefault="00975C10" w:rsidP="00975C10">
            <w:pPr>
              <w:rPr>
                <w:rFonts w:asciiTheme="majorBidi" w:hAnsiTheme="majorBidi" w:cstheme="majorBidi"/>
                <w:b/>
                <w:bCs/>
                <w:sz w:val="20"/>
                <w:szCs w:val="20"/>
              </w:rPr>
            </w:pPr>
            <w:r w:rsidRPr="001245B7">
              <w:rPr>
                <w:rFonts w:asciiTheme="majorBidi" w:eastAsia="Times New Roman" w:hAnsiTheme="majorBidi" w:cstheme="majorBidi"/>
                <w:b/>
                <w:bCs/>
                <w:kern w:val="0"/>
                <w:sz w:val="20"/>
                <w:szCs w:val="20"/>
                <w14:ligatures w14:val="none"/>
              </w:rPr>
              <w:t>Participation in household decision</w:t>
            </w:r>
          </w:p>
        </w:tc>
        <w:tc>
          <w:tcPr>
            <w:tcW w:w="1040" w:type="dxa"/>
            <w:vAlign w:val="center"/>
          </w:tcPr>
          <w:p w14:paraId="79AF6B1B" w14:textId="4A6B3F6E"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52.9</w:t>
            </w:r>
          </w:p>
        </w:tc>
        <w:tc>
          <w:tcPr>
            <w:tcW w:w="688" w:type="dxa"/>
            <w:vAlign w:val="center"/>
          </w:tcPr>
          <w:p w14:paraId="59ACD5CE" w14:textId="6A0C7A75"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4.7</w:t>
            </w:r>
          </w:p>
        </w:tc>
        <w:tc>
          <w:tcPr>
            <w:tcW w:w="759" w:type="dxa"/>
            <w:vAlign w:val="center"/>
          </w:tcPr>
          <w:p w14:paraId="5693285C" w14:textId="789B997B"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14.9</w:t>
            </w:r>
          </w:p>
        </w:tc>
        <w:tc>
          <w:tcPr>
            <w:tcW w:w="1145" w:type="dxa"/>
            <w:vAlign w:val="center"/>
          </w:tcPr>
          <w:p w14:paraId="66803A2B" w14:textId="586CF474"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28.5</w:t>
            </w:r>
          </w:p>
        </w:tc>
        <w:tc>
          <w:tcPr>
            <w:tcW w:w="688" w:type="dxa"/>
            <w:vAlign w:val="center"/>
          </w:tcPr>
          <w:p w14:paraId="60448146" w14:textId="5CB08591"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14.9</w:t>
            </w:r>
          </w:p>
        </w:tc>
        <w:tc>
          <w:tcPr>
            <w:tcW w:w="759" w:type="dxa"/>
            <w:vAlign w:val="center"/>
          </w:tcPr>
          <w:p w14:paraId="3F204BB9" w14:textId="70F276C3"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21.3</w:t>
            </w:r>
          </w:p>
        </w:tc>
        <w:tc>
          <w:tcPr>
            <w:tcW w:w="1145" w:type="dxa"/>
            <w:vAlign w:val="center"/>
          </w:tcPr>
          <w:p w14:paraId="5505C442" w14:textId="76D9586E"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17.9</w:t>
            </w:r>
          </w:p>
        </w:tc>
        <w:tc>
          <w:tcPr>
            <w:tcW w:w="688" w:type="dxa"/>
            <w:vAlign w:val="center"/>
          </w:tcPr>
          <w:p w14:paraId="5946FFD3" w14:textId="4336E7EF"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22.2</w:t>
            </w:r>
          </w:p>
        </w:tc>
        <w:tc>
          <w:tcPr>
            <w:tcW w:w="759" w:type="dxa"/>
            <w:vAlign w:val="center"/>
          </w:tcPr>
          <w:p w14:paraId="13D1386B" w14:textId="5CF88974"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9.4</w:t>
            </w:r>
          </w:p>
        </w:tc>
      </w:tr>
      <w:tr w:rsidR="00975C10" w:rsidRPr="00194DC1" w14:paraId="20A62F76" w14:textId="77777777" w:rsidTr="001245B7">
        <w:tc>
          <w:tcPr>
            <w:tcW w:w="1345" w:type="dxa"/>
            <w:vAlign w:val="center"/>
          </w:tcPr>
          <w:p w14:paraId="52CC474E" w14:textId="5ECDF1D8" w:rsidR="00975C10" w:rsidRPr="001245B7" w:rsidRDefault="00975C10" w:rsidP="00975C10">
            <w:pPr>
              <w:rPr>
                <w:rFonts w:asciiTheme="majorBidi" w:hAnsiTheme="majorBidi" w:cstheme="majorBidi"/>
                <w:b/>
                <w:bCs/>
                <w:sz w:val="20"/>
                <w:szCs w:val="20"/>
              </w:rPr>
            </w:pPr>
            <w:r w:rsidRPr="001245B7">
              <w:rPr>
                <w:rFonts w:asciiTheme="majorBidi" w:eastAsia="Times New Roman" w:hAnsiTheme="majorBidi" w:cstheme="majorBidi"/>
                <w:b/>
                <w:bCs/>
                <w:kern w:val="0"/>
                <w:sz w:val="20"/>
                <w:szCs w:val="20"/>
                <w14:ligatures w14:val="none"/>
              </w:rPr>
              <w:t xml:space="preserve">Exposure to </w:t>
            </w:r>
            <w:r w:rsidR="001840AF">
              <w:rPr>
                <w:rFonts w:asciiTheme="majorBidi" w:eastAsia="Times New Roman" w:hAnsiTheme="majorBidi" w:cstheme="majorBidi"/>
                <w:b/>
                <w:bCs/>
                <w:kern w:val="0"/>
                <w:sz w:val="20"/>
                <w:szCs w:val="20"/>
                <w14:ligatures w14:val="none"/>
              </w:rPr>
              <w:t>h</w:t>
            </w:r>
            <w:r w:rsidRPr="001245B7">
              <w:rPr>
                <w:rFonts w:asciiTheme="majorBidi" w:eastAsia="Times New Roman" w:hAnsiTheme="majorBidi" w:cstheme="majorBidi"/>
                <w:b/>
                <w:bCs/>
                <w:kern w:val="0"/>
                <w:sz w:val="20"/>
                <w:szCs w:val="20"/>
                <w14:ligatures w14:val="none"/>
              </w:rPr>
              <w:t xml:space="preserve">ealth </w:t>
            </w:r>
            <w:r w:rsidRPr="00C83B7F">
              <w:rPr>
                <w:rFonts w:asciiTheme="majorBidi" w:eastAsia="Times New Roman" w:hAnsiTheme="majorBidi" w:cstheme="majorBidi"/>
                <w:b/>
                <w:bCs/>
                <w:kern w:val="0"/>
                <w:sz w:val="20"/>
                <w:szCs w:val="20"/>
                <w14:ligatures w14:val="none"/>
              </w:rPr>
              <w:t>programs</w:t>
            </w:r>
            <w:r w:rsidRPr="001245B7">
              <w:rPr>
                <w:rFonts w:asciiTheme="majorBidi" w:eastAsia="Times New Roman" w:hAnsiTheme="majorBidi" w:cstheme="majorBidi"/>
                <w:b/>
                <w:bCs/>
                <w:kern w:val="0"/>
                <w:sz w:val="20"/>
                <w:szCs w:val="20"/>
                <w14:ligatures w14:val="none"/>
              </w:rPr>
              <w:t xml:space="preserve"> </w:t>
            </w:r>
            <w:r w:rsidR="007139C1" w:rsidRPr="007139C1">
              <w:rPr>
                <w:rFonts w:asciiTheme="majorBidi" w:eastAsia="Times New Roman" w:hAnsiTheme="majorBidi" w:cstheme="majorBidi"/>
                <w:b/>
                <w:bCs/>
                <w:kern w:val="0"/>
                <w:sz w:val="20"/>
                <w:szCs w:val="20"/>
                <w14:ligatures w14:val="none"/>
              </w:rPr>
              <w:t>on</w:t>
            </w:r>
            <w:r w:rsidRPr="001245B7">
              <w:rPr>
                <w:rFonts w:asciiTheme="majorBidi" w:eastAsia="Times New Roman" w:hAnsiTheme="majorBidi" w:cstheme="majorBidi"/>
                <w:b/>
                <w:bCs/>
                <w:kern w:val="0"/>
                <w:sz w:val="20"/>
                <w:szCs w:val="20"/>
                <w14:ligatures w14:val="none"/>
              </w:rPr>
              <w:t xml:space="preserve"> TV/radio</w:t>
            </w:r>
          </w:p>
        </w:tc>
        <w:tc>
          <w:tcPr>
            <w:tcW w:w="1040" w:type="dxa"/>
            <w:vAlign w:val="center"/>
          </w:tcPr>
          <w:p w14:paraId="01D86643" w14:textId="28322C96"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64.3</w:t>
            </w:r>
          </w:p>
        </w:tc>
        <w:tc>
          <w:tcPr>
            <w:tcW w:w="688" w:type="dxa"/>
            <w:vAlign w:val="center"/>
          </w:tcPr>
          <w:p w14:paraId="65D7D388" w14:textId="20875E3D"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4.7</w:t>
            </w:r>
          </w:p>
        </w:tc>
        <w:tc>
          <w:tcPr>
            <w:tcW w:w="759" w:type="dxa"/>
            <w:vAlign w:val="center"/>
          </w:tcPr>
          <w:p w14:paraId="23DAF548" w14:textId="4E707395"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11.9</w:t>
            </w:r>
          </w:p>
        </w:tc>
        <w:tc>
          <w:tcPr>
            <w:tcW w:w="1145" w:type="dxa"/>
            <w:vAlign w:val="center"/>
          </w:tcPr>
          <w:p w14:paraId="220092B7" w14:textId="188DB79F"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24.6</w:t>
            </w:r>
          </w:p>
        </w:tc>
        <w:tc>
          <w:tcPr>
            <w:tcW w:w="688" w:type="dxa"/>
            <w:vAlign w:val="center"/>
          </w:tcPr>
          <w:p w14:paraId="0B093BDE" w14:textId="68AF1569"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15.5</w:t>
            </w:r>
          </w:p>
        </w:tc>
        <w:tc>
          <w:tcPr>
            <w:tcW w:w="759" w:type="dxa"/>
            <w:vAlign w:val="center"/>
          </w:tcPr>
          <w:p w14:paraId="7C4A6EC3" w14:textId="4C9E5BE8"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14.2</w:t>
            </w:r>
          </w:p>
        </w:tc>
        <w:tc>
          <w:tcPr>
            <w:tcW w:w="1145" w:type="dxa"/>
            <w:vAlign w:val="center"/>
          </w:tcPr>
          <w:p w14:paraId="4E883B1B" w14:textId="019E83B9"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16.6</w:t>
            </w:r>
          </w:p>
        </w:tc>
        <w:tc>
          <w:tcPr>
            <w:tcW w:w="688" w:type="dxa"/>
            <w:vAlign w:val="center"/>
          </w:tcPr>
          <w:p w14:paraId="5B5055D8" w14:textId="047CC60F"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26.7</w:t>
            </w:r>
          </w:p>
        </w:tc>
        <w:tc>
          <w:tcPr>
            <w:tcW w:w="759" w:type="dxa"/>
            <w:vAlign w:val="center"/>
          </w:tcPr>
          <w:p w14:paraId="33FA33E9" w14:textId="04EF1E70"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10.0</w:t>
            </w:r>
          </w:p>
        </w:tc>
      </w:tr>
      <w:tr w:rsidR="00975C10" w:rsidRPr="00194DC1" w14:paraId="67194B4F" w14:textId="77777777" w:rsidTr="001245B7">
        <w:tc>
          <w:tcPr>
            <w:tcW w:w="1345" w:type="dxa"/>
            <w:vAlign w:val="center"/>
          </w:tcPr>
          <w:p w14:paraId="061D6C4A" w14:textId="61EE9090" w:rsidR="00975C10" w:rsidRPr="001245B7" w:rsidRDefault="00F6514D" w:rsidP="00975C10">
            <w:pPr>
              <w:rPr>
                <w:rFonts w:asciiTheme="majorBidi" w:hAnsiTheme="majorBidi" w:cstheme="majorBidi"/>
                <w:b/>
                <w:bCs/>
                <w:sz w:val="20"/>
                <w:szCs w:val="20"/>
              </w:rPr>
            </w:pPr>
            <w:r>
              <w:rPr>
                <w:rFonts w:asciiTheme="majorBidi" w:eastAsia="Times New Roman" w:hAnsiTheme="majorBidi" w:cstheme="majorBidi"/>
                <w:b/>
                <w:bCs/>
                <w:kern w:val="0"/>
                <w:sz w:val="20"/>
                <w:szCs w:val="20"/>
                <w14:ligatures w14:val="none"/>
              </w:rPr>
              <w:t xml:space="preserve">Mother’s </w:t>
            </w:r>
            <w:r w:rsidR="00975C10" w:rsidRPr="001245B7">
              <w:rPr>
                <w:rFonts w:asciiTheme="majorBidi" w:eastAsia="Times New Roman" w:hAnsiTheme="majorBidi" w:cstheme="majorBidi"/>
                <w:b/>
                <w:bCs/>
                <w:kern w:val="0"/>
                <w:sz w:val="20"/>
                <w:szCs w:val="20"/>
                <w14:ligatures w14:val="none"/>
              </w:rPr>
              <w:t>BMI</w:t>
            </w:r>
          </w:p>
        </w:tc>
        <w:tc>
          <w:tcPr>
            <w:tcW w:w="1040" w:type="dxa"/>
            <w:vAlign w:val="center"/>
          </w:tcPr>
          <w:p w14:paraId="31D00469" w14:textId="2126CAA5"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c>
          <w:tcPr>
            <w:tcW w:w="688" w:type="dxa"/>
            <w:vAlign w:val="center"/>
          </w:tcPr>
          <w:p w14:paraId="14460C76" w14:textId="6AFAB9AE"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c>
          <w:tcPr>
            <w:tcW w:w="759" w:type="dxa"/>
            <w:vAlign w:val="center"/>
          </w:tcPr>
          <w:p w14:paraId="5E58B5F3" w14:textId="1F00CCC4"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c>
          <w:tcPr>
            <w:tcW w:w="1145" w:type="dxa"/>
            <w:vAlign w:val="center"/>
          </w:tcPr>
          <w:p w14:paraId="0C491621" w14:textId="5A96D809"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c>
          <w:tcPr>
            <w:tcW w:w="688" w:type="dxa"/>
            <w:vAlign w:val="center"/>
          </w:tcPr>
          <w:p w14:paraId="6AE2A436" w14:textId="344AF976"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c>
          <w:tcPr>
            <w:tcW w:w="759" w:type="dxa"/>
            <w:vAlign w:val="center"/>
          </w:tcPr>
          <w:p w14:paraId="13C29C9D" w14:textId="2AE8B409"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c>
          <w:tcPr>
            <w:tcW w:w="1145" w:type="dxa"/>
            <w:vAlign w:val="center"/>
          </w:tcPr>
          <w:p w14:paraId="2BFEE337" w14:textId="50208FFD"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c>
          <w:tcPr>
            <w:tcW w:w="688" w:type="dxa"/>
            <w:vAlign w:val="center"/>
          </w:tcPr>
          <w:p w14:paraId="6C5F86F3" w14:textId="28960219"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c>
          <w:tcPr>
            <w:tcW w:w="759" w:type="dxa"/>
            <w:vAlign w:val="center"/>
          </w:tcPr>
          <w:p w14:paraId="27C90D8B" w14:textId="7F40197A"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r>
      <w:tr w:rsidR="00B47D9B" w:rsidRPr="00194DC1" w14:paraId="0B4A0555" w14:textId="77777777" w:rsidTr="001245B7">
        <w:trPr>
          <w:ins w:id="657" w:author="Dahal, Kajol" w:date="2025-12-02T11:54:00Z"/>
        </w:trPr>
        <w:tc>
          <w:tcPr>
            <w:tcW w:w="1345" w:type="dxa"/>
            <w:vAlign w:val="center"/>
          </w:tcPr>
          <w:p w14:paraId="0AF7E7DF" w14:textId="52A56C74" w:rsidR="00B47D9B" w:rsidRPr="001245B7" w:rsidRDefault="00B47D9B" w:rsidP="00B47D9B">
            <w:pPr>
              <w:rPr>
                <w:ins w:id="658" w:author="Dahal, Kajol" w:date="2025-12-02T11:54:00Z"/>
                <w:rFonts w:asciiTheme="majorBidi" w:eastAsia="Times New Roman" w:hAnsiTheme="majorBidi" w:cstheme="majorBidi"/>
                <w:kern w:val="0"/>
                <w:sz w:val="20"/>
                <w:szCs w:val="20"/>
                <w14:ligatures w14:val="none"/>
              </w:rPr>
            </w:pPr>
            <w:ins w:id="659" w:author="Dahal, Kajol" w:date="2025-12-02T11:54:00Z">
              <w:r w:rsidRPr="001245B7">
                <w:rPr>
                  <w:rFonts w:asciiTheme="majorBidi" w:eastAsia="Times New Roman" w:hAnsiTheme="majorBidi" w:cstheme="majorBidi"/>
                  <w:kern w:val="0"/>
                  <w:sz w:val="20"/>
                  <w:szCs w:val="20"/>
                  <w14:ligatures w14:val="none"/>
                </w:rPr>
                <w:t xml:space="preserve">    </w:t>
              </w:r>
              <w:r>
                <w:rPr>
                  <w:rFonts w:asciiTheme="majorBidi" w:eastAsia="Times New Roman" w:hAnsiTheme="majorBidi" w:cstheme="majorBidi"/>
                  <w:kern w:val="0"/>
                  <w:sz w:val="20"/>
                  <w:szCs w:val="20"/>
                  <w14:ligatures w14:val="none"/>
                </w:rPr>
                <w:t>Underweight</w:t>
              </w:r>
            </w:ins>
          </w:p>
        </w:tc>
        <w:tc>
          <w:tcPr>
            <w:tcW w:w="1040" w:type="dxa"/>
            <w:vAlign w:val="center"/>
          </w:tcPr>
          <w:p w14:paraId="638714A6" w14:textId="2F3E7549" w:rsidR="00B47D9B" w:rsidRPr="001245B7" w:rsidRDefault="00B47D9B" w:rsidP="00B47D9B">
            <w:pPr>
              <w:rPr>
                <w:ins w:id="660" w:author="Dahal, Kajol" w:date="2025-12-02T11:54:00Z"/>
                <w:rFonts w:asciiTheme="majorBidi" w:eastAsia="Times New Roman" w:hAnsiTheme="majorBidi" w:cstheme="majorBidi"/>
                <w:kern w:val="0"/>
                <w:sz w:val="20"/>
                <w:szCs w:val="20"/>
                <w14:ligatures w14:val="none"/>
              </w:rPr>
            </w:pPr>
            <w:ins w:id="661" w:author="Dahal, Kajol" w:date="2025-12-02T11:54:00Z">
              <w:r w:rsidRPr="001245B7">
                <w:rPr>
                  <w:rFonts w:asciiTheme="majorBidi" w:eastAsia="Times New Roman" w:hAnsiTheme="majorBidi" w:cstheme="majorBidi"/>
                  <w:kern w:val="0"/>
                  <w:sz w:val="20"/>
                  <w:szCs w:val="20"/>
                  <w14:ligatures w14:val="none"/>
                </w:rPr>
                <w:t>50.3</w:t>
              </w:r>
            </w:ins>
          </w:p>
        </w:tc>
        <w:tc>
          <w:tcPr>
            <w:tcW w:w="688" w:type="dxa"/>
            <w:vAlign w:val="center"/>
          </w:tcPr>
          <w:p w14:paraId="50301ED0" w14:textId="0A262E84" w:rsidR="00B47D9B" w:rsidRPr="001245B7" w:rsidRDefault="00B47D9B" w:rsidP="00B47D9B">
            <w:pPr>
              <w:rPr>
                <w:ins w:id="662" w:author="Dahal, Kajol" w:date="2025-12-02T11:54:00Z"/>
                <w:rFonts w:asciiTheme="majorBidi" w:eastAsia="Times New Roman" w:hAnsiTheme="majorBidi" w:cstheme="majorBidi"/>
                <w:kern w:val="0"/>
                <w:sz w:val="20"/>
                <w:szCs w:val="20"/>
                <w14:ligatures w14:val="none"/>
              </w:rPr>
            </w:pPr>
            <w:ins w:id="663" w:author="Dahal, Kajol" w:date="2025-12-02T11:54:00Z">
              <w:r w:rsidRPr="001245B7">
                <w:rPr>
                  <w:rFonts w:asciiTheme="majorBidi" w:eastAsia="Times New Roman" w:hAnsiTheme="majorBidi" w:cstheme="majorBidi"/>
                  <w:kern w:val="0"/>
                  <w:sz w:val="20"/>
                  <w:szCs w:val="20"/>
                  <w14:ligatures w14:val="none"/>
                </w:rPr>
                <w:t>6.9</w:t>
              </w:r>
            </w:ins>
          </w:p>
        </w:tc>
        <w:tc>
          <w:tcPr>
            <w:tcW w:w="759" w:type="dxa"/>
            <w:vAlign w:val="center"/>
          </w:tcPr>
          <w:p w14:paraId="611AEABA" w14:textId="75D32BE2" w:rsidR="00B47D9B" w:rsidRPr="001245B7" w:rsidRDefault="00B47D9B" w:rsidP="00B47D9B">
            <w:pPr>
              <w:rPr>
                <w:ins w:id="664" w:author="Dahal, Kajol" w:date="2025-12-02T11:54:00Z"/>
                <w:rFonts w:asciiTheme="majorBidi" w:eastAsia="Times New Roman" w:hAnsiTheme="majorBidi" w:cstheme="majorBidi"/>
                <w:kern w:val="0"/>
                <w:sz w:val="20"/>
                <w:szCs w:val="20"/>
                <w14:ligatures w14:val="none"/>
              </w:rPr>
            </w:pPr>
            <w:ins w:id="665" w:author="Dahal, Kajol" w:date="2025-12-02T11:54:00Z">
              <w:r w:rsidRPr="001245B7">
                <w:rPr>
                  <w:rFonts w:asciiTheme="majorBidi" w:eastAsia="Times New Roman" w:hAnsiTheme="majorBidi" w:cstheme="majorBidi"/>
                  <w:kern w:val="0"/>
                  <w:sz w:val="20"/>
                  <w:szCs w:val="20"/>
                  <w14:ligatures w14:val="none"/>
                </w:rPr>
                <w:t>25.3</w:t>
              </w:r>
            </w:ins>
          </w:p>
        </w:tc>
        <w:tc>
          <w:tcPr>
            <w:tcW w:w="1145" w:type="dxa"/>
            <w:vAlign w:val="center"/>
          </w:tcPr>
          <w:p w14:paraId="60ABC141" w14:textId="41476434" w:rsidR="00B47D9B" w:rsidRPr="001245B7" w:rsidRDefault="00B47D9B" w:rsidP="00B47D9B">
            <w:pPr>
              <w:rPr>
                <w:ins w:id="666" w:author="Dahal, Kajol" w:date="2025-12-02T11:54:00Z"/>
                <w:rFonts w:asciiTheme="majorBidi" w:eastAsia="Times New Roman" w:hAnsiTheme="majorBidi" w:cstheme="majorBidi"/>
                <w:kern w:val="0"/>
                <w:sz w:val="20"/>
                <w:szCs w:val="20"/>
                <w14:ligatures w14:val="none"/>
              </w:rPr>
            </w:pPr>
            <w:ins w:id="667" w:author="Dahal, Kajol" w:date="2025-12-02T11:54:00Z">
              <w:r w:rsidRPr="001245B7">
                <w:rPr>
                  <w:rFonts w:asciiTheme="majorBidi" w:eastAsia="Times New Roman" w:hAnsiTheme="majorBidi" w:cstheme="majorBidi"/>
                  <w:kern w:val="0"/>
                  <w:sz w:val="20"/>
                  <w:szCs w:val="20"/>
                  <w14:ligatures w14:val="none"/>
                </w:rPr>
                <w:t>22.1</w:t>
              </w:r>
            </w:ins>
          </w:p>
        </w:tc>
        <w:tc>
          <w:tcPr>
            <w:tcW w:w="688" w:type="dxa"/>
            <w:vAlign w:val="center"/>
          </w:tcPr>
          <w:p w14:paraId="3821B2BB" w14:textId="6ADBF654" w:rsidR="00B47D9B" w:rsidRPr="001245B7" w:rsidRDefault="00B47D9B" w:rsidP="00B47D9B">
            <w:pPr>
              <w:rPr>
                <w:ins w:id="668" w:author="Dahal, Kajol" w:date="2025-12-02T11:54:00Z"/>
                <w:rFonts w:asciiTheme="majorBidi" w:eastAsia="Times New Roman" w:hAnsiTheme="majorBidi" w:cstheme="majorBidi"/>
                <w:kern w:val="0"/>
                <w:sz w:val="20"/>
                <w:szCs w:val="20"/>
                <w14:ligatures w14:val="none"/>
              </w:rPr>
            </w:pPr>
            <w:ins w:id="669" w:author="Dahal, Kajol" w:date="2025-12-02T11:54:00Z">
              <w:r w:rsidRPr="001245B7">
                <w:rPr>
                  <w:rFonts w:asciiTheme="majorBidi" w:eastAsia="Times New Roman" w:hAnsiTheme="majorBidi" w:cstheme="majorBidi"/>
                  <w:kern w:val="0"/>
                  <w:sz w:val="20"/>
                  <w:szCs w:val="20"/>
                  <w14:ligatures w14:val="none"/>
                </w:rPr>
                <w:t>22.5</w:t>
              </w:r>
            </w:ins>
          </w:p>
        </w:tc>
        <w:tc>
          <w:tcPr>
            <w:tcW w:w="759" w:type="dxa"/>
            <w:vAlign w:val="center"/>
          </w:tcPr>
          <w:p w14:paraId="7FD27AC9" w14:textId="1385F3BF" w:rsidR="00B47D9B" w:rsidRPr="001245B7" w:rsidRDefault="00B47D9B" w:rsidP="00B47D9B">
            <w:pPr>
              <w:rPr>
                <w:ins w:id="670" w:author="Dahal, Kajol" w:date="2025-12-02T11:54:00Z"/>
                <w:rFonts w:asciiTheme="majorBidi" w:eastAsia="Times New Roman" w:hAnsiTheme="majorBidi" w:cstheme="majorBidi"/>
                <w:kern w:val="0"/>
                <w:sz w:val="20"/>
                <w:szCs w:val="20"/>
                <w14:ligatures w14:val="none"/>
              </w:rPr>
            </w:pPr>
            <w:ins w:id="671" w:author="Dahal, Kajol" w:date="2025-12-02T11:54:00Z">
              <w:r w:rsidRPr="001245B7">
                <w:rPr>
                  <w:rFonts w:asciiTheme="majorBidi" w:eastAsia="Times New Roman" w:hAnsiTheme="majorBidi" w:cstheme="majorBidi"/>
                  <w:kern w:val="0"/>
                  <w:sz w:val="20"/>
                  <w:szCs w:val="20"/>
                  <w14:ligatures w14:val="none"/>
                </w:rPr>
                <w:t>33.4</w:t>
              </w:r>
            </w:ins>
          </w:p>
        </w:tc>
        <w:tc>
          <w:tcPr>
            <w:tcW w:w="1145" w:type="dxa"/>
            <w:vAlign w:val="center"/>
          </w:tcPr>
          <w:p w14:paraId="48BD5C77" w14:textId="14E4AA5A" w:rsidR="00B47D9B" w:rsidRPr="001245B7" w:rsidRDefault="00B47D9B" w:rsidP="00B47D9B">
            <w:pPr>
              <w:rPr>
                <w:ins w:id="672" w:author="Dahal, Kajol" w:date="2025-12-02T11:54:00Z"/>
                <w:rFonts w:asciiTheme="majorBidi" w:eastAsia="Times New Roman" w:hAnsiTheme="majorBidi" w:cstheme="majorBidi"/>
                <w:kern w:val="0"/>
                <w:sz w:val="20"/>
                <w:szCs w:val="20"/>
                <w14:ligatures w14:val="none"/>
              </w:rPr>
            </w:pPr>
            <w:ins w:id="673" w:author="Dahal, Kajol" w:date="2025-12-02T11:54:00Z">
              <w:r w:rsidRPr="001245B7">
                <w:rPr>
                  <w:rFonts w:asciiTheme="majorBidi" w:eastAsia="Times New Roman" w:hAnsiTheme="majorBidi" w:cstheme="majorBidi"/>
                  <w:kern w:val="0"/>
                  <w:sz w:val="20"/>
                  <w:szCs w:val="20"/>
                  <w14:ligatures w14:val="none"/>
                </w:rPr>
                <w:t>28.3</w:t>
              </w:r>
            </w:ins>
          </w:p>
        </w:tc>
        <w:tc>
          <w:tcPr>
            <w:tcW w:w="688" w:type="dxa"/>
            <w:vAlign w:val="center"/>
          </w:tcPr>
          <w:p w14:paraId="23912D5B" w14:textId="2367E882" w:rsidR="00B47D9B" w:rsidRPr="001245B7" w:rsidRDefault="00B47D9B" w:rsidP="00B47D9B">
            <w:pPr>
              <w:rPr>
                <w:ins w:id="674" w:author="Dahal, Kajol" w:date="2025-12-02T11:54:00Z"/>
                <w:rFonts w:asciiTheme="majorBidi" w:eastAsia="Times New Roman" w:hAnsiTheme="majorBidi" w:cstheme="majorBidi"/>
                <w:kern w:val="0"/>
                <w:sz w:val="20"/>
                <w:szCs w:val="20"/>
                <w14:ligatures w14:val="none"/>
              </w:rPr>
            </w:pPr>
            <w:ins w:id="675" w:author="Dahal, Kajol" w:date="2025-12-02T11:54:00Z">
              <w:r w:rsidRPr="001245B7">
                <w:rPr>
                  <w:rFonts w:asciiTheme="majorBidi" w:eastAsia="Times New Roman" w:hAnsiTheme="majorBidi" w:cstheme="majorBidi"/>
                  <w:kern w:val="0"/>
                  <w:sz w:val="20"/>
                  <w:szCs w:val="20"/>
                  <w14:ligatures w14:val="none"/>
                </w:rPr>
                <w:t>22.5</w:t>
              </w:r>
            </w:ins>
          </w:p>
        </w:tc>
        <w:tc>
          <w:tcPr>
            <w:tcW w:w="759" w:type="dxa"/>
            <w:vAlign w:val="center"/>
          </w:tcPr>
          <w:p w14:paraId="1385B3A9" w14:textId="644F8456" w:rsidR="00B47D9B" w:rsidRPr="001245B7" w:rsidRDefault="00B47D9B" w:rsidP="00B47D9B">
            <w:pPr>
              <w:rPr>
                <w:ins w:id="676" w:author="Dahal, Kajol" w:date="2025-12-02T11:54:00Z"/>
                <w:rFonts w:asciiTheme="majorBidi" w:eastAsia="Times New Roman" w:hAnsiTheme="majorBidi" w:cstheme="majorBidi"/>
                <w:kern w:val="0"/>
                <w:sz w:val="20"/>
                <w:szCs w:val="20"/>
                <w14:ligatures w14:val="none"/>
              </w:rPr>
            </w:pPr>
            <w:ins w:id="677" w:author="Dahal, Kajol" w:date="2025-12-02T11:54:00Z">
              <w:r w:rsidRPr="001245B7">
                <w:rPr>
                  <w:rFonts w:asciiTheme="majorBidi" w:eastAsia="Times New Roman" w:hAnsiTheme="majorBidi" w:cstheme="majorBidi"/>
                  <w:kern w:val="0"/>
                  <w:sz w:val="20"/>
                  <w:szCs w:val="20"/>
                  <w14:ligatures w14:val="none"/>
                </w:rPr>
                <w:t>13.2</w:t>
              </w:r>
            </w:ins>
          </w:p>
        </w:tc>
      </w:tr>
      <w:tr w:rsidR="00B47D9B" w:rsidRPr="00194DC1" w14:paraId="314672FF" w14:textId="77777777" w:rsidTr="001245B7">
        <w:tc>
          <w:tcPr>
            <w:tcW w:w="1345" w:type="dxa"/>
            <w:vAlign w:val="center"/>
          </w:tcPr>
          <w:p w14:paraId="3E2E78E3" w14:textId="1EA0A004" w:rsidR="00B47D9B" w:rsidRPr="001245B7" w:rsidRDefault="00B47D9B" w:rsidP="00B47D9B">
            <w:pPr>
              <w:rPr>
                <w:rFonts w:asciiTheme="majorBidi" w:hAnsiTheme="majorBidi" w:cstheme="majorBidi"/>
                <w:b/>
                <w:bCs/>
                <w:sz w:val="20"/>
                <w:szCs w:val="20"/>
              </w:rPr>
            </w:pPr>
            <w:r w:rsidRPr="001245B7">
              <w:rPr>
                <w:rFonts w:asciiTheme="majorBidi" w:eastAsia="Times New Roman" w:hAnsiTheme="majorBidi" w:cstheme="majorBidi"/>
                <w:kern w:val="0"/>
                <w:sz w:val="20"/>
                <w:szCs w:val="20"/>
                <w14:ligatures w14:val="none"/>
              </w:rPr>
              <w:t xml:space="preserve">    Normal</w:t>
            </w:r>
          </w:p>
        </w:tc>
        <w:tc>
          <w:tcPr>
            <w:tcW w:w="1040" w:type="dxa"/>
            <w:vAlign w:val="center"/>
          </w:tcPr>
          <w:p w14:paraId="17E07123" w14:textId="7AD487FF" w:rsidR="00B47D9B" w:rsidRPr="001245B7" w:rsidRDefault="00B47D9B" w:rsidP="00B47D9B">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58.0</w:t>
            </w:r>
          </w:p>
        </w:tc>
        <w:tc>
          <w:tcPr>
            <w:tcW w:w="688" w:type="dxa"/>
            <w:vAlign w:val="center"/>
          </w:tcPr>
          <w:p w14:paraId="186108EF" w14:textId="25EAA296" w:rsidR="00B47D9B" w:rsidRPr="001245B7" w:rsidRDefault="00B47D9B" w:rsidP="00B47D9B">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2.9</w:t>
            </w:r>
          </w:p>
        </w:tc>
        <w:tc>
          <w:tcPr>
            <w:tcW w:w="759" w:type="dxa"/>
            <w:vAlign w:val="center"/>
          </w:tcPr>
          <w:p w14:paraId="5DA07BA9" w14:textId="0CF62135" w:rsidR="00B47D9B" w:rsidRPr="001245B7" w:rsidRDefault="00B47D9B" w:rsidP="00B47D9B">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17.1</w:t>
            </w:r>
          </w:p>
        </w:tc>
        <w:tc>
          <w:tcPr>
            <w:tcW w:w="1145" w:type="dxa"/>
            <w:vAlign w:val="center"/>
          </w:tcPr>
          <w:p w14:paraId="70B4DD21" w14:textId="06BC9C2B" w:rsidR="00B47D9B" w:rsidRPr="001245B7" w:rsidRDefault="00B47D9B" w:rsidP="00B47D9B">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30.3</w:t>
            </w:r>
          </w:p>
        </w:tc>
        <w:tc>
          <w:tcPr>
            <w:tcW w:w="688" w:type="dxa"/>
            <w:vAlign w:val="center"/>
          </w:tcPr>
          <w:p w14:paraId="659439EA" w14:textId="33F6B294" w:rsidR="00B47D9B" w:rsidRPr="001245B7" w:rsidRDefault="00B47D9B" w:rsidP="00B47D9B">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14.4</w:t>
            </w:r>
          </w:p>
        </w:tc>
        <w:tc>
          <w:tcPr>
            <w:tcW w:w="759" w:type="dxa"/>
            <w:vAlign w:val="center"/>
          </w:tcPr>
          <w:p w14:paraId="027EBAD3" w14:textId="61E46871" w:rsidR="00B47D9B" w:rsidRPr="001245B7" w:rsidRDefault="00B47D9B" w:rsidP="00B47D9B">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21.1</w:t>
            </w:r>
          </w:p>
        </w:tc>
        <w:tc>
          <w:tcPr>
            <w:tcW w:w="1145" w:type="dxa"/>
            <w:vAlign w:val="center"/>
          </w:tcPr>
          <w:p w14:paraId="52D1EAF2" w14:textId="782CD136" w:rsidR="00B47D9B" w:rsidRPr="001245B7" w:rsidRDefault="00B47D9B" w:rsidP="00B47D9B">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15.7</w:t>
            </w:r>
          </w:p>
        </w:tc>
        <w:tc>
          <w:tcPr>
            <w:tcW w:w="688" w:type="dxa"/>
            <w:vAlign w:val="center"/>
          </w:tcPr>
          <w:p w14:paraId="5A2F2BE4" w14:textId="6FD74AD6" w:rsidR="00B47D9B" w:rsidRPr="001245B7" w:rsidRDefault="00B47D9B" w:rsidP="00B47D9B">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26.2</w:t>
            </w:r>
          </w:p>
        </w:tc>
        <w:tc>
          <w:tcPr>
            <w:tcW w:w="759" w:type="dxa"/>
            <w:vAlign w:val="center"/>
          </w:tcPr>
          <w:p w14:paraId="5EB3C2D6" w14:textId="1E85AD7E" w:rsidR="00B47D9B" w:rsidRPr="001245B7" w:rsidRDefault="00B47D9B" w:rsidP="00B47D9B">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10.8</w:t>
            </w:r>
          </w:p>
        </w:tc>
      </w:tr>
      <w:tr w:rsidR="00B47D9B" w:rsidRPr="00194DC1" w14:paraId="26602BAA" w14:textId="77777777" w:rsidTr="001245B7">
        <w:tc>
          <w:tcPr>
            <w:tcW w:w="1345" w:type="dxa"/>
            <w:vAlign w:val="center"/>
          </w:tcPr>
          <w:p w14:paraId="78A822FE" w14:textId="132779AB" w:rsidR="00B47D9B" w:rsidRPr="001245B7" w:rsidRDefault="00B47D9B" w:rsidP="00B47D9B">
            <w:pPr>
              <w:rPr>
                <w:rFonts w:asciiTheme="majorBidi" w:hAnsiTheme="majorBidi" w:cstheme="majorBidi"/>
                <w:b/>
                <w:bCs/>
                <w:sz w:val="20"/>
                <w:szCs w:val="20"/>
              </w:rPr>
            </w:pPr>
            <w:r w:rsidRPr="001245B7">
              <w:rPr>
                <w:rFonts w:asciiTheme="majorBidi" w:eastAsia="Times New Roman" w:hAnsiTheme="majorBidi" w:cstheme="majorBidi"/>
                <w:kern w:val="0"/>
                <w:sz w:val="20"/>
                <w:szCs w:val="20"/>
                <w14:ligatures w14:val="none"/>
              </w:rPr>
              <w:t xml:space="preserve">    Overweight or obese</w:t>
            </w:r>
          </w:p>
        </w:tc>
        <w:tc>
          <w:tcPr>
            <w:tcW w:w="1040" w:type="dxa"/>
            <w:vAlign w:val="center"/>
          </w:tcPr>
          <w:p w14:paraId="65536980" w14:textId="653DC6AA" w:rsidR="00B47D9B" w:rsidRPr="001245B7" w:rsidRDefault="00B47D9B" w:rsidP="00B47D9B">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46.1</w:t>
            </w:r>
          </w:p>
        </w:tc>
        <w:tc>
          <w:tcPr>
            <w:tcW w:w="688" w:type="dxa"/>
            <w:vAlign w:val="center"/>
          </w:tcPr>
          <w:p w14:paraId="4C033DD3" w14:textId="7C8EAB0D" w:rsidR="00B47D9B" w:rsidRPr="001245B7" w:rsidRDefault="00B47D9B" w:rsidP="00B47D9B">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5.0</w:t>
            </w:r>
          </w:p>
        </w:tc>
        <w:tc>
          <w:tcPr>
            <w:tcW w:w="759" w:type="dxa"/>
            <w:vAlign w:val="center"/>
          </w:tcPr>
          <w:p w14:paraId="336797D4" w14:textId="5B15B6B4" w:rsidR="00B47D9B" w:rsidRPr="001245B7" w:rsidRDefault="00B47D9B" w:rsidP="00B47D9B">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13.9</w:t>
            </w:r>
          </w:p>
        </w:tc>
        <w:tc>
          <w:tcPr>
            <w:tcW w:w="1145" w:type="dxa"/>
            <w:vAlign w:val="center"/>
          </w:tcPr>
          <w:p w14:paraId="28386121" w14:textId="3BCFA1FD" w:rsidR="00B47D9B" w:rsidRPr="001245B7" w:rsidRDefault="00B47D9B" w:rsidP="00B47D9B">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37.7</w:t>
            </w:r>
          </w:p>
        </w:tc>
        <w:tc>
          <w:tcPr>
            <w:tcW w:w="688" w:type="dxa"/>
            <w:vAlign w:val="center"/>
          </w:tcPr>
          <w:p w14:paraId="15F302E9" w14:textId="62B42B56" w:rsidR="00B47D9B" w:rsidRPr="001245B7" w:rsidRDefault="00B47D9B" w:rsidP="00B47D9B">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10.2</w:t>
            </w:r>
          </w:p>
        </w:tc>
        <w:tc>
          <w:tcPr>
            <w:tcW w:w="759" w:type="dxa"/>
            <w:vAlign w:val="center"/>
          </w:tcPr>
          <w:p w14:paraId="26C368E8" w14:textId="60BA401F" w:rsidR="00B47D9B" w:rsidRPr="001245B7" w:rsidRDefault="00B47D9B" w:rsidP="00B47D9B">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12.9</w:t>
            </w:r>
          </w:p>
        </w:tc>
        <w:tc>
          <w:tcPr>
            <w:tcW w:w="1145" w:type="dxa"/>
            <w:vAlign w:val="center"/>
          </w:tcPr>
          <w:p w14:paraId="319C51F7" w14:textId="412EA72A" w:rsidR="00B47D9B" w:rsidRPr="001245B7" w:rsidRDefault="00B47D9B" w:rsidP="00B47D9B">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22.1</w:t>
            </w:r>
          </w:p>
        </w:tc>
        <w:tc>
          <w:tcPr>
            <w:tcW w:w="688" w:type="dxa"/>
            <w:vAlign w:val="center"/>
          </w:tcPr>
          <w:p w14:paraId="550147B9" w14:textId="7E80B6FF" w:rsidR="00B47D9B" w:rsidRPr="001245B7" w:rsidRDefault="00B47D9B" w:rsidP="00B47D9B">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18.8</w:t>
            </w:r>
          </w:p>
        </w:tc>
        <w:tc>
          <w:tcPr>
            <w:tcW w:w="759" w:type="dxa"/>
            <w:vAlign w:val="center"/>
          </w:tcPr>
          <w:p w14:paraId="2D2959A0" w14:textId="3724F14A" w:rsidR="00B47D9B" w:rsidRPr="001245B7" w:rsidRDefault="00B47D9B" w:rsidP="00B47D9B">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5.5</w:t>
            </w:r>
          </w:p>
        </w:tc>
      </w:tr>
      <w:tr w:rsidR="00B47D9B" w:rsidRPr="00194DC1" w:rsidDel="00B47D9B" w14:paraId="59BC60CD" w14:textId="507A3B76" w:rsidTr="001245B7">
        <w:trPr>
          <w:del w:id="678" w:author="Dahal, Kajol" w:date="2025-12-02T11:54:00Z"/>
        </w:trPr>
        <w:tc>
          <w:tcPr>
            <w:tcW w:w="1345" w:type="dxa"/>
            <w:vAlign w:val="center"/>
          </w:tcPr>
          <w:p w14:paraId="57D60463" w14:textId="213BB3D0" w:rsidR="00B47D9B" w:rsidRPr="001245B7" w:rsidDel="00B47D9B" w:rsidRDefault="00B47D9B" w:rsidP="00B47D9B">
            <w:pPr>
              <w:rPr>
                <w:del w:id="679" w:author="Dahal, Kajol" w:date="2025-12-02T11:54:00Z"/>
                <w:rFonts w:asciiTheme="majorBidi" w:eastAsia="Times New Roman" w:hAnsiTheme="majorBidi" w:cstheme="majorBidi"/>
                <w:kern w:val="0"/>
                <w:sz w:val="20"/>
                <w:szCs w:val="20"/>
                <w14:ligatures w14:val="none"/>
              </w:rPr>
            </w:pPr>
            <w:del w:id="680" w:author="Dahal, Kajol" w:date="2025-12-02T11:54:00Z">
              <w:r w:rsidRPr="001245B7" w:rsidDel="00B47D9B">
                <w:rPr>
                  <w:rFonts w:asciiTheme="majorBidi" w:eastAsia="Times New Roman" w:hAnsiTheme="majorBidi" w:cstheme="majorBidi"/>
                  <w:kern w:val="0"/>
                  <w:sz w:val="20"/>
                  <w:szCs w:val="20"/>
                  <w14:ligatures w14:val="none"/>
                </w:rPr>
                <w:delText xml:space="preserve">    </w:delText>
              </w:r>
              <w:r w:rsidDel="00B47D9B">
                <w:rPr>
                  <w:rFonts w:asciiTheme="majorBidi" w:eastAsia="Times New Roman" w:hAnsiTheme="majorBidi" w:cstheme="majorBidi"/>
                  <w:kern w:val="0"/>
                  <w:sz w:val="20"/>
                  <w:szCs w:val="20"/>
                  <w14:ligatures w14:val="none"/>
                </w:rPr>
                <w:delText>Underweight</w:delText>
              </w:r>
            </w:del>
          </w:p>
        </w:tc>
        <w:tc>
          <w:tcPr>
            <w:tcW w:w="1040" w:type="dxa"/>
            <w:vAlign w:val="center"/>
          </w:tcPr>
          <w:p w14:paraId="48733A48" w14:textId="0A6DEF7C" w:rsidR="00B47D9B" w:rsidRPr="001245B7" w:rsidDel="00B47D9B" w:rsidRDefault="00B47D9B" w:rsidP="00B47D9B">
            <w:pPr>
              <w:rPr>
                <w:del w:id="681" w:author="Dahal, Kajol" w:date="2025-12-02T11:54:00Z"/>
                <w:rFonts w:asciiTheme="majorBidi" w:eastAsia="Times New Roman" w:hAnsiTheme="majorBidi" w:cstheme="majorBidi"/>
                <w:kern w:val="0"/>
                <w:sz w:val="20"/>
                <w:szCs w:val="20"/>
                <w14:ligatures w14:val="none"/>
              </w:rPr>
            </w:pPr>
            <w:del w:id="682" w:author="Dahal, Kajol" w:date="2025-12-02T11:54:00Z">
              <w:r w:rsidRPr="001245B7" w:rsidDel="00B47D9B">
                <w:rPr>
                  <w:rFonts w:asciiTheme="majorBidi" w:eastAsia="Times New Roman" w:hAnsiTheme="majorBidi" w:cstheme="majorBidi"/>
                  <w:kern w:val="0"/>
                  <w:sz w:val="20"/>
                  <w:szCs w:val="20"/>
                  <w14:ligatures w14:val="none"/>
                </w:rPr>
                <w:delText>50.3</w:delText>
              </w:r>
            </w:del>
          </w:p>
        </w:tc>
        <w:tc>
          <w:tcPr>
            <w:tcW w:w="688" w:type="dxa"/>
            <w:vAlign w:val="center"/>
          </w:tcPr>
          <w:p w14:paraId="078FC0B7" w14:textId="36890F03" w:rsidR="00B47D9B" w:rsidRPr="001245B7" w:rsidDel="00B47D9B" w:rsidRDefault="00B47D9B" w:rsidP="00B47D9B">
            <w:pPr>
              <w:rPr>
                <w:del w:id="683" w:author="Dahal, Kajol" w:date="2025-12-02T11:54:00Z"/>
                <w:rFonts w:asciiTheme="majorBidi" w:eastAsia="Times New Roman" w:hAnsiTheme="majorBidi" w:cstheme="majorBidi"/>
                <w:kern w:val="0"/>
                <w:sz w:val="20"/>
                <w:szCs w:val="20"/>
                <w14:ligatures w14:val="none"/>
              </w:rPr>
            </w:pPr>
            <w:del w:id="684" w:author="Dahal, Kajol" w:date="2025-12-02T11:54:00Z">
              <w:r w:rsidRPr="001245B7" w:rsidDel="00B47D9B">
                <w:rPr>
                  <w:rFonts w:asciiTheme="majorBidi" w:eastAsia="Times New Roman" w:hAnsiTheme="majorBidi" w:cstheme="majorBidi"/>
                  <w:kern w:val="0"/>
                  <w:sz w:val="20"/>
                  <w:szCs w:val="20"/>
                  <w14:ligatures w14:val="none"/>
                </w:rPr>
                <w:delText>6.9</w:delText>
              </w:r>
            </w:del>
          </w:p>
        </w:tc>
        <w:tc>
          <w:tcPr>
            <w:tcW w:w="759" w:type="dxa"/>
            <w:vAlign w:val="center"/>
          </w:tcPr>
          <w:p w14:paraId="30E0D6D1" w14:textId="4311AAF3" w:rsidR="00B47D9B" w:rsidRPr="001245B7" w:rsidDel="00B47D9B" w:rsidRDefault="00B47D9B" w:rsidP="00B47D9B">
            <w:pPr>
              <w:rPr>
                <w:del w:id="685" w:author="Dahal, Kajol" w:date="2025-12-02T11:54:00Z"/>
                <w:rFonts w:asciiTheme="majorBidi" w:eastAsia="Times New Roman" w:hAnsiTheme="majorBidi" w:cstheme="majorBidi"/>
                <w:kern w:val="0"/>
                <w:sz w:val="20"/>
                <w:szCs w:val="20"/>
                <w14:ligatures w14:val="none"/>
              </w:rPr>
            </w:pPr>
            <w:del w:id="686" w:author="Dahal, Kajol" w:date="2025-12-02T11:54:00Z">
              <w:r w:rsidRPr="001245B7" w:rsidDel="00B47D9B">
                <w:rPr>
                  <w:rFonts w:asciiTheme="majorBidi" w:eastAsia="Times New Roman" w:hAnsiTheme="majorBidi" w:cstheme="majorBidi"/>
                  <w:kern w:val="0"/>
                  <w:sz w:val="20"/>
                  <w:szCs w:val="20"/>
                  <w14:ligatures w14:val="none"/>
                </w:rPr>
                <w:delText>25.3</w:delText>
              </w:r>
            </w:del>
          </w:p>
        </w:tc>
        <w:tc>
          <w:tcPr>
            <w:tcW w:w="1145" w:type="dxa"/>
            <w:vAlign w:val="center"/>
          </w:tcPr>
          <w:p w14:paraId="3C9DDB74" w14:textId="17D80359" w:rsidR="00B47D9B" w:rsidRPr="001245B7" w:rsidDel="00B47D9B" w:rsidRDefault="00B47D9B" w:rsidP="00B47D9B">
            <w:pPr>
              <w:rPr>
                <w:del w:id="687" w:author="Dahal, Kajol" w:date="2025-12-02T11:54:00Z"/>
                <w:rFonts w:asciiTheme="majorBidi" w:eastAsia="Times New Roman" w:hAnsiTheme="majorBidi" w:cstheme="majorBidi"/>
                <w:kern w:val="0"/>
                <w:sz w:val="20"/>
                <w:szCs w:val="20"/>
                <w14:ligatures w14:val="none"/>
              </w:rPr>
            </w:pPr>
            <w:del w:id="688" w:author="Dahal, Kajol" w:date="2025-12-02T11:54:00Z">
              <w:r w:rsidRPr="001245B7" w:rsidDel="00B47D9B">
                <w:rPr>
                  <w:rFonts w:asciiTheme="majorBidi" w:eastAsia="Times New Roman" w:hAnsiTheme="majorBidi" w:cstheme="majorBidi"/>
                  <w:kern w:val="0"/>
                  <w:sz w:val="20"/>
                  <w:szCs w:val="20"/>
                  <w14:ligatures w14:val="none"/>
                </w:rPr>
                <w:delText>22.1</w:delText>
              </w:r>
            </w:del>
          </w:p>
        </w:tc>
        <w:tc>
          <w:tcPr>
            <w:tcW w:w="688" w:type="dxa"/>
            <w:vAlign w:val="center"/>
          </w:tcPr>
          <w:p w14:paraId="0EF8CE94" w14:textId="5505235B" w:rsidR="00B47D9B" w:rsidRPr="001245B7" w:rsidDel="00B47D9B" w:rsidRDefault="00B47D9B" w:rsidP="00B47D9B">
            <w:pPr>
              <w:rPr>
                <w:del w:id="689" w:author="Dahal, Kajol" w:date="2025-12-02T11:54:00Z"/>
                <w:rFonts w:asciiTheme="majorBidi" w:eastAsia="Times New Roman" w:hAnsiTheme="majorBidi" w:cstheme="majorBidi"/>
                <w:kern w:val="0"/>
                <w:sz w:val="20"/>
                <w:szCs w:val="20"/>
                <w14:ligatures w14:val="none"/>
              </w:rPr>
            </w:pPr>
            <w:del w:id="690" w:author="Dahal, Kajol" w:date="2025-12-02T11:54:00Z">
              <w:r w:rsidRPr="001245B7" w:rsidDel="00B47D9B">
                <w:rPr>
                  <w:rFonts w:asciiTheme="majorBidi" w:eastAsia="Times New Roman" w:hAnsiTheme="majorBidi" w:cstheme="majorBidi"/>
                  <w:kern w:val="0"/>
                  <w:sz w:val="20"/>
                  <w:szCs w:val="20"/>
                  <w14:ligatures w14:val="none"/>
                </w:rPr>
                <w:delText>22.5</w:delText>
              </w:r>
            </w:del>
          </w:p>
        </w:tc>
        <w:tc>
          <w:tcPr>
            <w:tcW w:w="759" w:type="dxa"/>
            <w:vAlign w:val="center"/>
          </w:tcPr>
          <w:p w14:paraId="7A19CAA5" w14:textId="412A3279" w:rsidR="00B47D9B" w:rsidRPr="001245B7" w:rsidDel="00B47D9B" w:rsidRDefault="00B47D9B" w:rsidP="00B47D9B">
            <w:pPr>
              <w:rPr>
                <w:del w:id="691" w:author="Dahal, Kajol" w:date="2025-12-02T11:54:00Z"/>
                <w:rFonts w:asciiTheme="majorBidi" w:eastAsia="Times New Roman" w:hAnsiTheme="majorBidi" w:cstheme="majorBidi"/>
                <w:kern w:val="0"/>
                <w:sz w:val="20"/>
                <w:szCs w:val="20"/>
                <w14:ligatures w14:val="none"/>
              </w:rPr>
            </w:pPr>
            <w:del w:id="692" w:author="Dahal, Kajol" w:date="2025-12-02T11:54:00Z">
              <w:r w:rsidRPr="001245B7" w:rsidDel="00B47D9B">
                <w:rPr>
                  <w:rFonts w:asciiTheme="majorBidi" w:eastAsia="Times New Roman" w:hAnsiTheme="majorBidi" w:cstheme="majorBidi"/>
                  <w:kern w:val="0"/>
                  <w:sz w:val="20"/>
                  <w:szCs w:val="20"/>
                  <w14:ligatures w14:val="none"/>
                </w:rPr>
                <w:delText>33.4</w:delText>
              </w:r>
            </w:del>
          </w:p>
        </w:tc>
        <w:tc>
          <w:tcPr>
            <w:tcW w:w="1145" w:type="dxa"/>
            <w:vAlign w:val="center"/>
          </w:tcPr>
          <w:p w14:paraId="4A8015B3" w14:textId="0ADF32B0" w:rsidR="00B47D9B" w:rsidRPr="001245B7" w:rsidDel="00B47D9B" w:rsidRDefault="00B47D9B" w:rsidP="00B47D9B">
            <w:pPr>
              <w:rPr>
                <w:del w:id="693" w:author="Dahal, Kajol" w:date="2025-12-02T11:54:00Z"/>
                <w:rFonts w:asciiTheme="majorBidi" w:eastAsia="Times New Roman" w:hAnsiTheme="majorBidi" w:cstheme="majorBidi"/>
                <w:kern w:val="0"/>
                <w:sz w:val="20"/>
                <w:szCs w:val="20"/>
                <w14:ligatures w14:val="none"/>
              </w:rPr>
            </w:pPr>
            <w:del w:id="694" w:author="Dahal, Kajol" w:date="2025-12-02T11:54:00Z">
              <w:r w:rsidRPr="001245B7" w:rsidDel="00B47D9B">
                <w:rPr>
                  <w:rFonts w:asciiTheme="majorBidi" w:eastAsia="Times New Roman" w:hAnsiTheme="majorBidi" w:cstheme="majorBidi"/>
                  <w:kern w:val="0"/>
                  <w:sz w:val="20"/>
                  <w:szCs w:val="20"/>
                  <w14:ligatures w14:val="none"/>
                </w:rPr>
                <w:delText>28.3</w:delText>
              </w:r>
            </w:del>
          </w:p>
        </w:tc>
        <w:tc>
          <w:tcPr>
            <w:tcW w:w="688" w:type="dxa"/>
            <w:vAlign w:val="center"/>
          </w:tcPr>
          <w:p w14:paraId="2ECD5450" w14:textId="2FA83E8A" w:rsidR="00B47D9B" w:rsidRPr="001245B7" w:rsidDel="00B47D9B" w:rsidRDefault="00B47D9B" w:rsidP="00B47D9B">
            <w:pPr>
              <w:rPr>
                <w:del w:id="695" w:author="Dahal, Kajol" w:date="2025-12-02T11:54:00Z"/>
                <w:rFonts w:asciiTheme="majorBidi" w:eastAsia="Times New Roman" w:hAnsiTheme="majorBidi" w:cstheme="majorBidi"/>
                <w:kern w:val="0"/>
                <w:sz w:val="20"/>
                <w:szCs w:val="20"/>
                <w14:ligatures w14:val="none"/>
              </w:rPr>
            </w:pPr>
            <w:del w:id="696" w:author="Dahal, Kajol" w:date="2025-12-02T11:54:00Z">
              <w:r w:rsidRPr="001245B7" w:rsidDel="00B47D9B">
                <w:rPr>
                  <w:rFonts w:asciiTheme="majorBidi" w:eastAsia="Times New Roman" w:hAnsiTheme="majorBidi" w:cstheme="majorBidi"/>
                  <w:kern w:val="0"/>
                  <w:sz w:val="20"/>
                  <w:szCs w:val="20"/>
                  <w14:ligatures w14:val="none"/>
                </w:rPr>
                <w:delText>22.5</w:delText>
              </w:r>
            </w:del>
          </w:p>
        </w:tc>
        <w:tc>
          <w:tcPr>
            <w:tcW w:w="759" w:type="dxa"/>
            <w:vAlign w:val="center"/>
          </w:tcPr>
          <w:p w14:paraId="16284433" w14:textId="6473FB3D" w:rsidR="00B47D9B" w:rsidRPr="001245B7" w:rsidDel="00B47D9B" w:rsidRDefault="00B47D9B" w:rsidP="00B47D9B">
            <w:pPr>
              <w:rPr>
                <w:del w:id="697" w:author="Dahal, Kajol" w:date="2025-12-02T11:54:00Z"/>
                <w:rFonts w:asciiTheme="majorBidi" w:eastAsia="Times New Roman" w:hAnsiTheme="majorBidi" w:cstheme="majorBidi"/>
                <w:kern w:val="0"/>
                <w:sz w:val="20"/>
                <w:szCs w:val="20"/>
                <w14:ligatures w14:val="none"/>
              </w:rPr>
            </w:pPr>
            <w:del w:id="698" w:author="Dahal, Kajol" w:date="2025-12-02T11:54:00Z">
              <w:r w:rsidRPr="001245B7" w:rsidDel="00B47D9B">
                <w:rPr>
                  <w:rFonts w:asciiTheme="majorBidi" w:eastAsia="Times New Roman" w:hAnsiTheme="majorBidi" w:cstheme="majorBidi"/>
                  <w:kern w:val="0"/>
                  <w:sz w:val="20"/>
                  <w:szCs w:val="20"/>
                  <w14:ligatures w14:val="none"/>
                </w:rPr>
                <w:delText>13.2</w:delText>
              </w:r>
            </w:del>
          </w:p>
        </w:tc>
      </w:tr>
    </w:tbl>
    <w:p w14:paraId="0782F1B3" w14:textId="5E9FC5BD" w:rsidR="003C26A4" w:rsidRDefault="000527E8" w:rsidP="00775DF7">
      <w:pPr>
        <w:spacing w:line="360" w:lineRule="auto"/>
        <w:jc w:val="both"/>
        <w:rPr>
          <w:ins w:id="699" w:author="Bikram Adhikari (bdhikari)" w:date="2025-11-26T22:04:00Z"/>
          <w:rFonts w:asciiTheme="majorBidi" w:hAnsiTheme="majorBidi" w:cstheme="majorBidi"/>
          <w:sz w:val="22"/>
          <w:szCs w:val="22"/>
        </w:rPr>
      </w:pPr>
      <w:proofErr w:type="gramStart"/>
      <w:ins w:id="700" w:author="Bikram Adhikari (bdhikari)" w:date="2025-11-26T22:05:00Z">
        <w:r>
          <w:rPr>
            <w:rFonts w:asciiTheme="majorBidi" w:hAnsiTheme="majorBidi" w:cstheme="majorBidi"/>
            <w:sz w:val="22"/>
            <w:szCs w:val="22"/>
          </w:rPr>
          <w:t xml:space="preserve">% </w:t>
        </w:r>
      </w:ins>
      <w:ins w:id="701" w:author="Bikram Adhikari (bdhikari)" w:date="2025-11-26T22:06:00Z">
        <w:r w:rsidR="00153968">
          <w:rPr>
            <w:rFonts w:asciiTheme="majorBidi" w:hAnsiTheme="majorBidi" w:cstheme="majorBidi"/>
            <w:sz w:val="22"/>
            <w:szCs w:val="22"/>
          </w:rPr>
          <w:t>:</w:t>
        </w:r>
        <w:proofErr w:type="gramEnd"/>
        <w:r w:rsidR="00153968">
          <w:rPr>
            <w:rFonts w:asciiTheme="majorBidi" w:hAnsiTheme="majorBidi" w:cstheme="majorBidi"/>
            <w:sz w:val="22"/>
            <w:szCs w:val="22"/>
          </w:rPr>
          <w:t xml:space="preserve"> weighted percentage</w:t>
        </w:r>
      </w:ins>
    </w:p>
    <w:p w14:paraId="1B1D9F1C" w14:textId="77777777" w:rsidR="00910712" w:rsidRPr="00A12542" w:rsidRDefault="00910712" w:rsidP="00775DF7">
      <w:pPr>
        <w:spacing w:line="360" w:lineRule="auto"/>
        <w:jc w:val="both"/>
        <w:rPr>
          <w:rFonts w:asciiTheme="majorBidi" w:hAnsiTheme="majorBidi" w:cstheme="majorBidi"/>
          <w:sz w:val="22"/>
          <w:szCs w:val="22"/>
        </w:rPr>
      </w:pPr>
    </w:p>
    <w:p w14:paraId="3955DAA6" w14:textId="290BE93D" w:rsidR="00A42A13" w:rsidRDefault="0004701C" w:rsidP="009D176F">
      <w:pPr>
        <w:spacing w:line="360" w:lineRule="auto"/>
        <w:jc w:val="both"/>
        <w:rPr>
          <w:rFonts w:asciiTheme="majorBidi" w:hAnsiTheme="majorBidi" w:cstheme="majorBidi"/>
          <w:sz w:val="22"/>
          <w:szCs w:val="22"/>
        </w:rPr>
      </w:pPr>
      <w:r w:rsidRPr="00A12542">
        <w:rPr>
          <w:rFonts w:asciiTheme="majorBidi" w:hAnsiTheme="majorBidi" w:cstheme="majorBidi"/>
          <w:sz w:val="22"/>
          <w:szCs w:val="22"/>
        </w:rPr>
        <w:t xml:space="preserve">Table </w:t>
      </w:r>
      <w:r w:rsidR="00CF7227">
        <w:rPr>
          <w:rFonts w:asciiTheme="majorBidi" w:hAnsiTheme="majorBidi" w:cstheme="majorBidi"/>
          <w:sz w:val="22"/>
          <w:szCs w:val="22"/>
        </w:rPr>
        <w:t>5</w:t>
      </w:r>
      <w:r w:rsidR="008B0585" w:rsidRPr="00A12542">
        <w:rPr>
          <w:rFonts w:asciiTheme="majorBidi" w:hAnsiTheme="majorBidi" w:cstheme="majorBidi"/>
          <w:sz w:val="22"/>
          <w:szCs w:val="22"/>
        </w:rPr>
        <w:t xml:space="preserve"> </w:t>
      </w:r>
      <w:r w:rsidRPr="00A12542">
        <w:rPr>
          <w:rFonts w:asciiTheme="majorBidi" w:hAnsiTheme="majorBidi" w:cstheme="majorBidi"/>
          <w:sz w:val="22"/>
          <w:szCs w:val="22"/>
        </w:rPr>
        <w:t xml:space="preserve">presents the factors associated with undernutrition and anemia among children aged 6-59 months. </w:t>
      </w:r>
      <w:r w:rsidR="00FE4BE3" w:rsidRPr="00A12542">
        <w:rPr>
          <w:rFonts w:asciiTheme="majorBidi" w:hAnsiTheme="majorBidi" w:cstheme="majorBidi"/>
          <w:sz w:val="22"/>
          <w:szCs w:val="22"/>
        </w:rPr>
        <w:t xml:space="preserve">In univariable regression, undernutrition was significantly associated with </w:t>
      </w:r>
      <w:r w:rsidR="009834E8" w:rsidRPr="00A12542">
        <w:rPr>
          <w:rFonts w:asciiTheme="majorBidi" w:hAnsiTheme="majorBidi" w:cstheme="majorBidi"/>
          <w:sz w:val="22"/>
          <w:szCs w:val="22"/>
        </w:rPr>
        <w:t>wealth quintile, mother’s education, age of child</w:t>
      </w:r>
      <w:r w:rsidR="00BC45EC" w:rsidRPr="00A12542">
        <w:rPr>
          <w:rFonts w:asciiTheme="majorBidi" w:hAnsiTheme="majorBidi" w:cstheme="majorBidi"/>
          <w:sz w:val="22"/>
          <w:szCs w:val="22"/>
        </w:rPr>
        <w:t xml:space="preserve">, </w:t>
      </w:r>
      <w:r w:rsidR="00AB1B86">
        <w:rPr>
          <w:rFonts w:asciiTheme="majorBidi" w:hAnsiTheme="majorBidi" w:cstheme="majorBidi"/>
          <w:sz w:val="22"/>
          <w:szCs w:val="22"/>
        </w:rPr>
        <w:t xml:space="preserve">and </w:t>
      </w:r>
      <w:r w:rsidR="00BC45EC" w:rsidRPr="00A12542">
        <w:rPr>
          <w:rFonts w:asciiTheme="majorBidi" w:hAnsiTheme="majorBidi" w:cstheme="majorBidi"/>
          <w:sz w:val="22"/>
          <w:szCs w:val="22"/>
        </w:rPr>
        <w:t>maternal nutritional status</w:t>
      </w:r>
      <w:r w:rsidR="00AB6B74" w:rsidRPr="00A12542">
        <w:rPr>
          <w:rFonts w:asciiTheme="majorBidi" w:hAnsiTheme="majorBidi" w:cstheme="majorBidi"/>
          <w:sz w:val="22"/>
          <w:szCs w:val="22"/>
        </w:rPr>
        <w:t xml:space="preserve">. In multivariable regression, </w:t>
      </w:r>
      <w:r w:rsidR="006F5667" w:rsidRPr="00A12542">
        <w:rPr>
          <w:rFonts w:asciiTheme="majorBidi" w:hAnsiTheme="majorBidi" w:cstheme="majorBidi"/>
          <w:sz w:val="22"/>
          <w:szCs w:val="22"/>
        </w:rPr>
        <w:t xml:space="preserve">undernutrition was found to be associated with </w:t>
      </w:r>
      <w:r w:rsidR="00AB1B86" w:rsidRPr="00A12542">
        <w:rPr>
          <w:rFonts w:asciiTheme="majorBidi" w:hAnsiTheme="majorBidi" w:cstheme="majorBidi"/>
          <w:sz w:val="22"/>
          <w:szCs w:val="22"/>
        </w:rPr>
        <w:t>age of child</w:t>
      </w:r>
      <w:r w:rsidR="00AB1B86">
        <w:rPr>
          <w:rFonts w:asciiTheme="majorBidi" w:hAnsiTheme="majorBidi" w:cstheme="majorBidi"/>
          <w:sz w:val="22"/>
          <w:szCs w:val="22"/>
        </w:rPr>
        <w:t xml:space="preserve">, </w:t>
      </w:r>
      <w:r w:rsidR="006F5667" w:rsidRPr="00A12542">
        <w:rPr>
          <w:rFonts w:asciiTheme="majorBidi" w:hAnsiTheme="majorBidi" w:cstheme="majorBidi"/>
          <w:sz w:val="22"/>
          <w:szCs w:val="22"/>
        </w:rPr>
        <w:t xml:space="preserve">wealth quintile, mother’s education, </w:t>
      </w:r>
      <w:r w:rsidR="009D7015" w:rsidRPr="00A12542">
        <w:rPr>
          <w:rFonts w:asciiTheme="majorBidi" w:hAnsiTheme="majorBidi" w:cstheme="majorBidi"/>
          <w:sz w:val="22"/>
          <w:szCs w:val="22"/>
        </w:rPr>
        <w:t>and maternal nutrition status</w:t>
      </w:r>
      <w:r w:rsidR="007E7216" w:rsidRPr="00A12542">
        <w:rPr>
          <w:rFonts w:asciiTheme="majorBidi" w:hAnsiTheme="majorBidi" w:cstheme="majorBidi"/>
          <w:sz w:val="22"/>
          <w:szCs w:val="22"/>
        </w:rPr>
        <w:t xml:space="preserve"> after adjusting for </w:t>
      </w:r>
      <w:r w:rsidR="00A762B9" w:rsidRPr="00A12542">
        <w:rPr>
          <w:rFonts w:asciiTheme="majorBidi" w:hAnsiTheme="majorBidi" w:cstheme="majorBidi"/>
          <w:sz w:val="22"/>
          <w:szCs w:val="22"/>
        </w:rPr>
        <w:t>confounding variables</w:t>
      </w:r>
      <w:r w:rsidR="009D7015" w:rsidRPr="00A12542">
        <w:rPr>
          <w:rFonts w:asciiTheme="majorBidi" w:hAnsiTheme="majorBidi" w:cstheme="majorBidi"/>
          <w:sz w:val="22"/>
          <w:szCs w:val="22"/>
        </w:rPr>
        <w:t>.</w:t>
      </w:r>
      <w:r w:rsidR="005D5CE8">
        <w:rPr>
          <w:rFonts w:asciiTheme="majorBidi" w:hAnsiTheme="majorBidi" w:cstheme="majorBidi"/>
          <w:sz w:val="22"/>
          <w:szCs w:val="22"/>
        </w:rPr>
        <w:t xml:space="preserve"> The odds of having undernutrition </w:t>
      </w:r>
      <w:ins w:id="702" w:author="Dahal, Kajol" w:date="2025-12-01T15:30:00Z">
        <w:r w:rsidR="00EF10C5">
          <w:rPr>
            <w:rFonts w:asciiTheme="majorBidi" w:hAnsiTheme="majorBidi" w:cstheme="majorBidi"/>
            <w:sz w:val="22"/>
            <w:szCs w:val="22"/>
          </w:rPr>
          <w:t>were</w:t>
        </w:r>
      </w:ins>
      <w:del w:id="703" w:author="Dahal, Kajol" w:date="2025-12-01T15:30:00Z">
        <w:r w:rsidR="005D5CE8" w:rsidDel="00EF10C5">
          <w:rPr>
            <w:rFonts w:asciiTheme="majorBidi" w:hAnsiTheme="majorBidi" w:cstheme="majorBidi"/>
            <w:sz w:val="22"/>
            <w:szCs w:val="22"/>
          </w:rPr>
          <w:delText>is</w:delText>
        </w:r>
      </w:del>
      <w:r w:rsidR="005D5CE8">
        <w:rPr>
          <w:rFonts w:asciiTheme="majorBidi" w:hAnsiTheme="majorBidi" w:cstheme="majorBidi"/>
          <w:sz w:val="22"/>
          <w:szCs w:val="22"/>
        </w:rPr>
        <w:t xml:space="preserve"> </w:t>
      </w:r>
      <w:r w:rsidR="0055167C">
        <w:rPr>
          <w:rFonts w:asciiTheme="majorBidi" w:hAnsiTheme="majorBidi" w:cstheme="majorBidi"/>
          <w:sz w:val="22"/>
          <w:szCs w:val="22"/>
        </w:rPr>
        <w:t>1.96 times among 1</w:t>
      </w:r>
      <w:del w:id="704" w:author="Bikram Adhikari (bdhikari)" w:date="2025-12-02T15:31:00Z" w16du:dateUtc="2025-12-02T21:31:00Z">
        <w:r w:rsidR="0055167C" w:rsidDel="00FD4109">
          <w:rPr>
            <w:rFonts w:asciiTheme="majorBidi" w:hAnsiTheme="majorBidi" w:cstheme="majorBidi"/>
            <w:sz w:val="22"/>
            <w:szCs w:val="22"/>
          </w:rPr>
          <w:delText>-</w:delText>
        </w:r>
      </w:del>
      <w:r w:rsidR="0055167C">
        <w:rPr>
          <w:rFonts w:asciiTheme="majorBidi" w:hAnsiTheme="majorBidi" w:cstheme="majorBidi"/>
          <w:sz w:val="22"/>
          <w:szCs w:val="22"/>
        </w:rPr>
        <w:t>3</w:t>
      </w:r>
      <w:ins w:id="705" w:author="Bikram Adhikari (bdhikari)" w:date="2025-12-02T15:31:00Z" w16du:dateUtc="2025-12-02T21:31:00Z">
        <w:r w:rsidR="00FD4109">
          <w:rPr>
            <w:rFonts w:asciiTheme="majorBidi" w:hAnsiTheme="majorBidi" w:cstheme="majorBidi"/>
            <w:sz w:val="22"/>
            <w:szCs w:val="22"/>
          </w:rPr>
          <w:t>-36 months</w:t>
        </w:r>
      </w:ins>
      <w:del w:id="706" w:author="Bikram Adhikari (bdhikari)" w:date="2025-12-02T15:31:00Z" w16du:dateUtc="2025-12-02T21:31:00Z">
        <w:r w:rsidR="0055167C" w:rsidDel="00FD4109">
          <w:rPr>
            <w:rFonts w:asciiTheme="majorBidi" w:hAnsiTheme="majorBidi" w:cstheme="majorBidi"/>
            <w:sz w:val="22"/>
            <w:szCs w:val="22"/>
          </w:rPr>
          <w:delText xml:space="preserve"> years</w:delText>
        </w:r>
      </w:del>
      <w:r w:rsidR="0055167C">
        <w:rPr>
          <w:rFonts w:asciiTheme="majorBidi" w:hAnsiTheme="majorBidi" w:cstheme="majorBidi"/>
          <w:sz w:val="22"/>
          <w:szCs w:val="22"/>
        </w:rPr>
        <w:t xml:space="preserve"> child</w:t>
      </w:r>
      <w:ins w:id="707" w:author="Bikram Adhikari (bdhikari)" w:date="2025-12-02T15:31:00Z" w16du:dateUtc="2025-12-02T21:31:00Z">
        <w:r w:rsidR="00FD4109">
          <w:rPr>
            <w:rFonts w:asciiTheme="majorBidi" w:hAnsiTheme="majorBidi" w:cstheme="majorBidi"/>
            <w:sz w:val="22"/>
            <w:szCs w:val="22"/>
          </w:rPr>
          <w:t>ren</w:t>
        </w:r>
      </w:ins>
      <w:r w:rsidR="0055167C">
        <w:rPr>
          <w:rFonts w:asciiTheme="majorBidi" w:hAnsiTheme="majorBidi" w:cstheme="majorBidi"/>
          <w:sz w:val="22"/>
          <w:szCs w:val="22"/>
        </w:rPr>
        <w:t xml:space="preserve"> and 1.70 times in the </w:t>
      </w:r>
      <w:ins w:id="708" w:author="Bikram Adhikari (bdhikari)" w:date="2025-12-02T15:31:00Z" w16du:dateUtc="2025-12-02T21:31:00Z">
        <w:r w:rsidR="00FD4109">
          <w:rPr>
            <w:rFonts w:asciiTheme="majorBidi" w:hAnsiTheme="majorBidi" w:cstheme="majorBidi"/>
            <w:sz w:val="22"/>
            <w:szCs w:val="22"/>
          </w:rPr>
          <w:t>37-59 months</w:t>
        </w:r>
      </w:ins>
      <w:del w:id="709" w:author="Bikram Adhikari (bdhikari)" w:date="2025-12-02T15:31:00Z" w16du:dateUtc="2025-12-02T21:31:00Z">
        <w:r w:rsidR="0055167C" w:rsidDel="00FD4109">
          <w:rPr>
            <w:rFonts w:asciiTheme="majorBidi" w:hAnsiTheme="majorBidi" w:cstheme="majorBidi"/>
            <w:sz w:val="22"/>
            <w:szCs w:val="22"/>
          </w:rPr>
          <w:delText>4-5 years</w:delText>
        </w:r>
      </w:del>
      <w:r w:rsidR="0055167C">
        <w:rPr>
          <w:rFonts w:asciiTheme="majorBidi" w:hAnsiTheme="majorBidi" w:cstheme="majorBidi"/>
          <w:sz w:val="22"/>
          <w:szCs w:val="22"/>
        </w:rPr>
        <w:t xml:space="preserve"> children compared to 6-1</w:t>
      </w:r>
      <w:ins w:id="710" w:author="Bikram Adhikari (bdhikari)" w:date="2025-12-02T15:31:00Z" w16du:dateUtc="2025-12-02T21:31:00Z">
        <w:r w:rsidR="00FD4109">
          <w:rPr>
            <w:rFonts w:asciiTheme="majorBidi" w:hAnsiTheme="majorBidi" w:cstheme="majorBidi"/>
            <w:sz w:val="22"/>
            <w:szCs w:val="22"/>
          </w:rPr>
          <w:t xml:space="preserve">2 </w:t>
        </w:r>
      </w:ins>
      <w:del w:id="711" w:author="Bikram Adhikari (bdhikari)" w:date="2025-12-02T15:31:00Z" w16du:dateUtc="2025-12-02T21:31:00Z">
        <w:r w:rsidR="0055167C" w:rsidDel="00FD4109">
          <w:rPr>
            <w:rFonts w:asciiTheme="majorBidi" w:hAnsiTheme="majorBidi" w:cstheme="majorBidi"/>
            <w:sz w:val="22"/>
            <w:szCs w:val="22"/>
          </w:rPr>
          <w:delText>1</w:delText>
        </w:r>
      </w:del>
      <w:r w:rsidR="0055167C">
        <w:rPr>
          <w:rFonts w:asciiTheme="majorBidi" w:hAnsiTheme="majorBidi" w:cstheme="majorBidi"/>
          <w:sz w:val="22"/>
          <w:szCs w:val="22"/>
        </w:rPr>
        <w:t xml:space="preserve"> months children.</w:t>
      </w:r>
      <w:r w:rsidR="009D7015" w:rsidRPr="00A12542">
        <w:rPr>
          <w:rFonts w:asciiTheme="majorBidi" w:hAnsiTheme="majorBidi" w:cstheme="majorBidi"/>
          <w:sz w:val="22"/>
          <w:szCs w:val="22"/>
        </w:rPr>
        <w:t xml:space="preserve"> The odds </w:t>
      </w:r>
      <w:r w:rsidR="00C12A39" w:rsidRPr="00A12542">
        <w:rPr>
          <w:rFonts w:asciiTheme="majorBidi" w:hAnsiTheme="majorBidi" w:cstheme="majorBidi"/>
          <w:sz w:val="22"/>
          <w:szCs w:val="22"/>
        </w:rPr>
        <w:t>of</w:t>
      </w:r>
      <w:r w:rsidR="009D7015" w:rsidRPr="00A12542">
        <w:rPr>
          <w:rFonts w:asciiTheme="majorBidi" w:hAnsiTheme="majorBidi" w:cstheme="majorBidi"/>
          <w:sz w:val="22"/>
          <w:szCs w:val="22"/>
        </w:rPr>
        <w:t xml:space="preserve"> undernutrition </w:t>
      </w:r>
      <w:r w:rsidR="00672B43" w:rsidRPr="00A12542">
        <w:rPr>
          <w:rFonts w:asciiTheme="majorBidi" w:hAnsiTheme="majorBidi" w:cstheme="majorBidi"/>
          <w:sz w:val="22"/>
          <w:szCs w:val="22"/>
        </w:rPr>
        <w:t>were</w:t>
      </w:r>
      <w:r w:rsidR="009D7015" w:rsidRPr="00A12542">
        <w:rPr>
          <w:rFonts w:asciiTheme="majorBidi" w:hAnsiTheme="majorBidi" w:cstheme="majorBidi"/>
          <w:sz w:val="22"/>
          <w:szCs w:val="22"/>
        </w:rPr>
        <w:t xml:space="preserve"> 4</w:t>
      </w:r>
      <w:r w:rsidR="00184D87">
        <w:rPr>
          <w:rFonts w:asciiTheme="majorBidi" w:hAnsiTheme="majorBidi" w:cstheme="majorBidi"/>
          <w:sz w:val="22"/>
          <w:szCs w:val="22"/>
        </w:rPr>
        <w:t>4</w:t>
      </w:r>
      <w:r w:rsidR="009D7015" w:rsidRPr="00A12542">
        <w:rPr>
          <w:rFonts w:asciiTheme="majorBidi" w:hAnsiTheme="majorBidi" w:cstheme="majorBidi"/>
          <w:sz w:val="22"/>
          <w:szCs w:val="22"/>
        </w:rPr>
        <w:t xml:space="preserve">% </w:t>
      </w:r>
      <w:r w:rsidR="005802C0" w:rsidRPr="00A12542">
        <w:rPr>
          <w:rFonts w:asciiTheme="majorBidi" w:hAnsiTheme="majorBidi" w:cstheme="majorBidi"/>
          <w:sz w:val="22"/>
          <w:szCs w:val="22"/>
        </w:rPr>
        <w:t>(</w:t>
      </w:r>
      <w:r w:rsidR="00D2363F">
        <w:rPr>
          <w:rFonts w:asciiTheme="majorBidi" w:hAnsiTheme="majorBidi" w:cstheme="majorBidi"/>
          <w:sz w:val="22"/>
          <w:szCs w:val="22"/>
        </w:rPr>
        <w:t>a</w:t>
      </w:r>
      <w:r w:rsidR="005802C0" w:rsidRPr="00A12542">
        <w:rPr>
          <w:rFonts w:asciiTheme="majorBidi" w:hAnsiTheme="majorBidi" w:cstheme="majorBidi"/>
          <w:sz w:val="22"/>
          <w:szCs w:val="22"/>
        </w:rPr>
        <w:t>OR: 0.5</w:t>
      </w:r>
      <w:r w:rsidR="00AB1B86">
        <w:rPr>
          <w:rFonts w:asciiTheme="majorBidi" w:hAnsiTheme="majorBidi" w:cstheme="majorBidi"/>
          <w:sz w:val="22"/>
          <w:szCs w:val="22"/>
        </w:rPr>
        <w:t>6</w:t>
      </w:r>
      <w:r w:rsidR="005802C0" w:rsidRPr="00A12542">
        <w:rPr>
          <w:rFonts w:asciiTheme="majorBidi" w:hAnsiTheme="majorBidi" w:cstheme="majorBidi"/>
          <w:sz w:val="22"/>
          <w:szCs w:val="22"/>
        </w:rPr>
        <w:t xml:space="preserve">, 95%CI: </w:t>
      </w:r>
      <w:r w:rsidR="00A5129C" w:rsidRPr="00A12542">
        <w:rPr>
          <w:rFonts w:asciiTheme="majorBidi" w:hAnsiTheme="majorBidi" w:cstheme="majorBidi"/>
          <w:sz w:val="22"/>
          <w:szCs w:val="22"/>
        </w:rPr>
        <w:t>0.3</w:t>
      </w:r>
      <w:r w:rsidR="00AB1B86">
        <w:rPr>
          <w:rFonts w:asciiTheme="majorBidi" w:hAnsiTheme="majorBidi" w:cstheme="majorBidi"/>
          <w:sz w:val="22"/>
          <w:szCs w:val="22"/>
        </w:rPr>
        <w:t>4</w:t>
      </w:r>
      <w:r w:rsidR="0003150C">
        <w:rPr>
          <w:rFonts w:asciiTheme="majorBidi" w:hAnsiTheme="majorBidi" w:cstheme="majorBidi"/>
          <w:sz w:val="22"/>
          <w:szCs w:val="22"/>
        </w:rPr>
        <w:t xml:space="preserve"> to </w:t>
      </w:r>
      <w:r w:rsidR="00A5129C" w:rsidRPr="00A12542">
        <w:rPr>
          <w:rFonts w:asciiTheme="majorBidi" w:hAnsiTheme="majorBidi" w:cstheme="majorBidi"/>
          <w:sz w:val="22"/>
          <w:szCs w:val="22"/>
        </w:rPr>
        <w:t>0.</w:t>
      </w:r>
      <w:r w:rsidR="00AB1B86">
        <w:rPr>
          <w:rFonts w:asciiTheme="majorBidi" w:hAnsiTheme="majorBidi" w:cstheme="majorBidi"/>
          <w:sz w:val="22"/>
          <w:szCs w:val="22"/>
        </w:rPr>
        <w:t>92</w:t>
      </w:r>
      <w:r w:rsidR="00A5129C" w:rsidRPr="00A12542">
        <w:rPr>
          <w:rFonts w:asciiTheme="majorBidi" w:hAnsiTheme="majorBidi" w:cstheme="majorBidi"/>
          <w:sz w:val="22"/>
          <w:szCs w:val="22"/>
        </w:rPr>
        <w:t>)</w:t>
      </w:r>
      <w:r w:rsidR="009D7015" w:rsidRPr="00A12542">
        <w:rPr>
          <w:rFonts w:asciiTheme="majorBidi" w:hAnsiTheme="majorBidi" w:cstheme="majorBidi"/>
          <w:sz w:val="22"/>
          <w:szCs w:val="22"/>
        </w:rPr>
        <w:t xml:space="preserve"> </w:t>
      </w:r>
      <w:r w:rsidR="007E7216" w:rsidRPr="00A12542">
        <w:rPr>
          <w:rFonts w:asciiTheme="majorBidi" w:hAnsiTheme="majorBidi" w:cstheme="majorBidi"/>
          <w:sz w:val="22"/>
          <w:szCs w:val="22"/>
        </w:rPr>
        <w:t xml:space="preserve">lower in </w:t>
      </w:r>
      <w:r w:rsidR="00A762B9" w:rsidRPr="00A12542">
        <w:rPr>
          <w:rFonts w:asciiTheme="majorBidi" w:hAnsiTheme="majorBidi" w:cstheme="majorBidi"/>
          <w:sz w:val="22"/>
          <w:szCs w:val="22"/>
        </w:rPr>
        <w:t>children</w:t>
      </w:r>
      <w:r w:rsidR="007E7216" w:rsidRPr="00A12542">
        <w:rPr>
          <w:rFonts w:asciiTheme="majorBidi" w:hAnsiTheme="majorBidi" w:cstheme="majorBidi"/>
          <w:sz w:val="22"/>
          <w:szCs w:val="22"/>
        </w:rPr>
        <w:t xml:space="preserve"> </w:t>
      </w:r>
      <w:r w:rsidR="001772A5" w:rsidRPr="00A12542">
        <w:rPr>
          <w:rFonts w:asciiTheme="majorBidi" w:hAnsiTheme="majorBidi" w:cstheme="majorBidi"/>
          <w:sz w:val="22"/>
          <w:szCs w:val="22"/>
        </w:rPr>
        <w:t>from</w:t>
      </w:r>
      <w:r w:rsidR="009D7015" w:rsidRPr="00A12542">
        <w:rPr>
          <w:rFonts w:asciiTheme="majorBidi" w:hAnsiTheme="majorBidi" w:cstheme="majorBidi"/>
          <w:sz w:val="22"/>
          <w:szCs w:val="22"/>
        </w:rPr>
        <w:t xml:space="preserve"> </w:t>
      </w:r>
      <w:r w:rsidR="005D4913">
        <w:rPr>
          <w:rFonts w:asciiTheme="majorBidi" w:hAnsiTheme="majorBidi" w:cstheme="majorBidi"/>
          <w:sz w:val="22"/>
          <w:szCs w:val="22"/>
        </w:rPr>
        <w:t xml:space="preserve">the </w:t>
      </w:r>
      <w:r w:rsidR="0066413E" w:rsidRPr="00A12542">
        <w:rPr>
          <w:rFonts w:asciiTheme="majorBidi" w:hAnsiTheme="majorBidi" w:cstheme="majorBidi"/>
          <w:sz w:val="22"/>
          <w:szCs w:val="22"/>
        </w:rPr>
        <w:t>richer</w:t>
      </w:r>
      <w:r w:rsidR="009D0836" w:rsidRPr="00A12542">
        <w:rPr>
          <w:rFonts w:asciiTheme="majorBidi" w:hAnsiTheme="majorBidi" w:cstheme="majorBidi"/>
          <w:sz w:val="22"/>
          <w:szCs w:val="22"/>
        </w:rPr>
        <w:t xml:space="preserve"> wealth quintile compared to </w:t>
      </w:r>
      <w:r w:rsidR="001E5267" w:rsidRPr="00A12542">
        <w:rPr>
          <w:rFonts w:asciiTheme="majorBidi" w:hAnsiTheme="majorBidi" w:cstheme="majorBidi"/>
          <w:sz w:val="22"/>
          <w:szCs w:val="22"/>
        </w:rPr>
        <w:t xml:space="preserve">the </w:t>
      </w:r>
      <w:r w:rsidR="009D0836" w:rsidRPr="00A12542">
        <w:rPr>
          <w:rFonts w:asciiTheme="majorBidi" w:hAnsiTheme="majorBidi" w:cstheme="majorBidi"/>
          <w:sz w:val="22"/>
          <w:szCs w:val="22"/>
        </w:rPr>
        <w:t>poorest, 3</w:t>
      </w:r>
      <w:r w:rsidR="00184D87">
        <w:rPr>
          <w:rFonts w:asciiTheme="majorBidi" w:hAnsiTheme="majorBidi" w:cstheme="majorBidi"/>
          <w:sz w:val="22"/>
          <w:szCs w:val="22"/>
        </w:rPr>
        <w:t>6</w:t>
      </w:r>
      <w:r w:rsidR="009D0836" w:rsidRPr="00A12542">
        <w:rPr>
          <w:rFonts w:asciiTheme="majorBidi" w:hAnsiTheme="majorBidi" w:cstheme="majorBidi"/>
          <w:sz w:val="22"/>
          <w:szCs w:val="22"/>
        </w:rPr>
        <w:t xml:space="preserve">% </w:t>
      </w:r>
      <w:r w:rsidR="00A5129C" w:rsidRPr="00A12542">
        <w:rPr>
          <w:rFonts w:asciiTheme="majorBidi" w:hAnsiTheme="majorBidi" w:cstheme="majorBidi"/>
          <w:sz w:val="22"/>
          <w:szCs w:val="22"/>
        </w:rPr>
        <w:t>(</w:t>
      </w:r>
      <w:r w:rsidR="00D2363F">
        <w:rPr>
          <w:rFonts w:asciiTheme="majorBidi" w:hAnsiTheme="majorBidi" w:cstheme="majorBidi"/>
          <w:sz w:val="22"/>
          <w:szCs w:val="22"/>
        </w:rPr>
        <w:t>a</w:t>
      </w:r>
      <w:r w:rsidR="00A5129C" w:rsidRPr="00A12542">
        <w:rPr>
          <w:rFonts w:asciiTheme="majorBidi" w:hAnsiTheme="majorBidi" w:cstheme="majorBidi"/>
          <w:sz w:val="22"/>
          <w:szCs w:val="22"/>
        </w:rPr>
        <w:t xml:space="preserve">OR: </w:t>
      </w:r>
      <w:r w:rsidR="0034100F" w:rsidRPr="00A12542">
        <w:rPr>
          <w:rFonts w:asciiTheme="majorBidi" w:hAnsiTheme="majorBidi" w:cstheme="majorBidi"/>
          <w:sz w:val="22"/>
          <w:szCs w:val="22"/>
        </w:rPr>
        <w:t>0.6</w:t>
      </w:r>
      <w:r w:rsidR="00184D87">
        <w:rPr>
          <w:rFonts w:asciiTheme="majorBidi" w:hAnsiTheme="majorBidi" w:cstheme="majorBidi"/>
          <w:sz w:val="22"/>
          <w:szCs w:val="22"/>
        </w:rPr>
        <w:t>4</w:t>
      </w:r>
      <w:r w:rsidR="0034100F" w:rsidRPr="00A12542">
        <w:rPr>
          <w:rFonts w:asciiTheme="majorBidi" w:hAnsiTheme="majorBidi" w:cstheme="majorBidi"/>
          <w:sz w:val="22"/>
          <w:szCs w:val="22"/>
        </w:rPr>
        <w:t>, 95%CI: 0.45</w:t>
      </w:r>
      <w:r w:rsidR="0003150C">
        <w:rPr>
          <w:rFonts w:asciiTheme="majorBidi" w:hAnsiTheme="majorBidi" w:cstheme="majorBidi"/>
          <w:sz w:val="22"/>
          <w:szCs w:val="22"/>
        </w:rPr>
        <w:t xml:space="preserve"> to </w:t>
      </w:r>
      <w:r w:rsidR="0034100F" w:rsidRPr="00A12542">
        <w:rPr>
          <w:rFonts w:asciiTheme="majorBidi" w:hAnsiTheme="majorBidi" w:cstheme="majorBidi"/>
          <w:sz w:val="22"/>
          <w:szCs w:val="22"/>
        </w:rPr>
        <w:lastRenderedPageBreak/>
        <w:t>0.9</w:t>
      </w:r>
      <w:r w:rsidR="00184D87">
        <w:rPr>
          <w:rFonts w:asciiTheme="majorBidi" w:hAnsiTheme="majorBidi" w:cstheme="majorBidi"/>
          <w:sz w:val="22"/>
          <w:szCs w:val="22"/>
        </w:rPr>
        <w:t>3</w:t>
      </w:r>
      <w:r w:rsidR="0034100F" w:rsidRPr="00A12542">
        <w:rPr>
          <w:rFonts w:asciiTheme="majorBidi" w:hAnsiTheme="majorBidi" w:cstheme="majorBidi"/>
          <w:sz w:val="22"/>
          <w:szCs w:val="22"/>
        </w:rPr>
        <w:t>)</w:t>
      </w:r>
      <w:r w:rsidR="009D0836" w:rsidRPr="00A12542">
        <w:rPr>
          <w:rFonts w:asciiTheme="majorBidi" w:hAnsiTheme="majorBidi" w:cstheme="majorBidi"/>
          <w:sz w:val="22"/>
          <w:szCs w:val="22"/>
        </w:rPr>
        <w:t xml:space="preserve"> lower </w:t>
      </w:r>
      <w:r w:rsidR="00D01755" w:rsidRPr="00A12542">
        <w:rPr>
          <w:rFonts w:asciiTheme="majorBidi" w:hAnsiTheme="majorBidi" w:cstheme="majorBidi"/>
          <w:sz w:val="22"/>
          <w:szCs w:val="22"/>
        </w:rPr>
        <w:t xml:space="preserve">in </w:t>
      </w:r>
      <w:r w:rsidR="001E5267" w:rsidRPr="00A12542">
        <w:rPr>
          <w:rFonts w:asciiTheme="majorBidi" w:hAnsiTheme="majorBidi" w:cstheme="majorBidi"/>
          <w:sz w:val="22"/>
          <w:szCs w:val="22"/>
        </w:rPr>
        <w:t xml:space="preserve">the </w:t>
      </w:r>
      <w:r w:rsidR="00D01755" w:rsidRPr="00A12542">
        <w:rPr>
          <w:rFonts w:asciiTheme="majorBidi" w:hAnsiTheme="majorBidi" w:cstheme="majorBidi"/>
          <w:sz w:val="22"/>
          <w:szCs w:val="22"/>
        </w:rPr>
        <w:t xml:space="preserve">child whose mother </w:t>
      </w:r>
      <w:r w:rsidR="001E5267" w:rsidRPr="00A12542">
        <w:rPr>
          <w:rFonts w:asciiTheme="majorBidi" w:hAnsiTheme="majorBidi" w:cstheme="majorBidi"/>
          <w:sz w:val="22"/>
          <w:szCs w:val="22"/>
        </w:rPr>
        <w:t>ha</w:t>
      </w:r>
      <w:ins w:id="712" w:author="Dahal, Kajol" w:date="2025-12-01T15:30:00Z">
        <w:r w:rsidR="00EF10C5">
          <w:rPr>
            <w:rFonts w:asciiTheme="majorBidi" w:hAnsiTheme="majorBidi" w:cstheme="majorBidi"/>
            <w:sz w:val="22"/>
            <w:szCs w:val="22"/>
          </w:rPr>
          <w:t>d</w:t>
        </w:r>
      </w:ins>
      <w:del w:id="713" w:author="Dahal, Kajol" w:date="2025-12-01T15:30:00Z">
        <w:r w:rsidR="001E5267" w:rsidRPr="00A12542" w:rsidDel="00EF10C5">
          <w:rPr>
            <w:rFonts w:asciiTheme="majorBidi" w:hAnsiTheme="majorBidi" w:cstheme="majorBidi"/>
            <w:sz w:val="22"/>
            <w:szCs w:val="22"/>
          </w:rPr>
          <w:delText>s</w:delText>
        </w:r>
      </w:del>
      <w:r w:rsidR="00D01755" w:rsidRPr="00A12542">
        <w:rPr>
          <w:rFonts w:asciiTheme="majorBidi" w:hAnsiTheme="majorBidi" w:cstheme="majorBidi"/>
          <w:sz w:val="22"/>
          <w:szCs w:val="22"/>
        </w:rPr>
        <w:t xml:space="preserve"> secondary or </w:t>
      </w:r>
      <w:r w:rsidR="00565A83" w:rsidRPr="00A12542">
        <w:rPr>
          <w:rFonts w:asciiTheme="majorBidi" w:hAnsiTheme="majorBidi" w:cstheme="majorBidi"/>
          <w:sz w:val="22"/>
          <w:szCs w:val="22"/>
        </w:rPr>
        <w:t>higher-level</w:t>
      </w:r>
      <w:r w:rsidR="00D01755" w:rsidRPr="00A12542">
        <w:rPr>
          <w:rFonts w:asciiTheme="majorBidi" w:hAnsiTheme="majorBidi" w:cstheme="majorBidi"/>
          <w:sz w:val="22"/>
          <w:szCs w:val="22"/>
        </w:rPr>
        <w:t xml:space="preserve"> education</w:t>
      </w:r>
      <w:r w:rsidR="00672B43" w:rsidRPr="00A12542">
        <w:rPr>
          <w:rFonts w:asciiTheme="majorBidi" w:hAnsiTheme="majorBidi" w:cstheme="majorBidi"/>
          <w:sz w:val="22"/>
          <w:szCs w:val="22"/>
        </w:rPr>
        <w:t>.</w:t>
      </w:r>
      <w:r w:rsidR="00A762B9" w:rsidRPr="00A12542">
        <w:rPr>
          <w:rFonts w:asciiTheme="majorBidi" w:hAnsiTheme="majorBidi" w:cstheme="majorBidi"/>
          <w:sz w:val="22"/>
          <w:szCs w:val="22"/>
        </w:rPr>
        <w:t xml:space="preserve"> We </w:t>
      </w:r>
      <w:r w:rsidR="000F19A5">
        <w:rPr>
          <w:rFonts w:asciiTheme="majorBidi" w:hAnsiTheme="majorBidi" w:cstheme="majorBidi"/>
          <w:sz w:val="22"/>
          <w:szCs w:val="22"/>
        </w:rPr>
        <w:t>didn’t</w:t>
      </w:r>
      <w:r w:rsidR="00A762B9" w:rsidRPr="00A12542">
        <w:rPr>
          <w:rFonts w:asciiTheme="majorBidi" w:hAnsiTheme="majorBidi" w:cstheme="majorBidi"/>
          <w:sz w:val="22"/>
          <w:szCs w:val="22"/>
        </w:rPr>
        <w:t xml:space="preserve"> find </w:t>
      </w:r>
      <w:r w:rsidR="001E5267" w:rsidRPr="00A12542">
        <w:rPr>
          <w:rFonts w:asciiTheme="majorBidi" w:hAnsiTheme="majorBidi" w:cstheme="majorBidi"/>
          <w:sz w:val="22"/>
          <w:szCs w:val="22"/>
        </w:rPr>
        <w:t xml:space="preserve">a </w:t>
      </w:r>
      <w:r w:rsidR="00A762B9" w:rsidRPr="00A12542">
        <w:rPr>
          <w:rFonts w:asciiTheme="majorBidi" w:hAnsiTheme="majorBidi" w:cstheme="majorBidi"/>
          <w:sz w:val="22"/>
          <w:szCs w:val="22"/>
        </w:rPr>
        <w:t xml:space="preserve">significant association </w:t>
      </w:r>
      <w:r w:rsidR="0066413E" w:rsidRPr="00A12542">
        <w:rPr>
          <w:rFonts w:asciiTheme="majorBidi" w:hAnsiTheme="majorBidi" w:cstheme="majorBidi"/>
          <w:sz w:val="22"/>
          <w:szCs w:val="22"/>
        </w:rPr>
        <w:t>between</w:t>
      </w:r>
      <w:r w:rsidR="00A762B9" w:rsidRPr="00A12542">
        <w:rPr>
          <w:rFonts w:asciiTheme="majorBidi" w:hAnsiTheme="majorBidi" w:cstheme="majorBidi"/>
          <w:sz w:val="22"/>
          <w:szCs w:val="22"/>
        </w:rPr>
        <w:t xml:space="preserve"> undernutrition </w:t>
      </w:r>
      <w:r w:rsidR="0066413E" w:rsidRPr="00A12542">
        <w:rPr>
          <w:rFonts w:asciiTheme="majorBidi" w:hAnsiTheme="majorBidi" w:cstheme="majorBidi"/>
          <w:sz w:val="22"/>
          <w:szCs w:val="22"/>
        </w:rPr>
        <w:t>and</w:t>
      </w:r>
      <w:r w:rsidR="00A762B9" w:rsidRPr="00A12542">
        <w:rPr>
          <w:rFonts w:asciiTheme="majorBidi" w:hAnsiTheme="majorBidi" w:cstheme="majorBidi"/>
          <w:sz w:val="22"/>
          <w:szCs w:val="22"/>
        </w:rPr>
        <w:t xml:space="preserve"> </w:t>
      </w:r>
      <w:r w:rsidR="00E21298" w:rsidRPr="00A12542">
        <w:rPr>
          <w:rFonts w:asciiTheme="majorBidi" w:hAnsiTheme="majorBidi" w:cstheme="majorBidi"/>
          <w:sz w:val="22"/>
          <w:szCs w:val="22"/>
        </w:rPr>
        <w:t xml:space="preserve">mother participation in household </w:t>
      </w:r>
      <w:r w:rsidR="001E5267" w:rsidRPr="00A12542">
        <w:rPr>
          <w:rFonts w:asciiTheme="majorBidi" w:hAnsiTheme="majorBidi" w:cstheme="majorBidi"/>
          <w:sz w:val="22"/>
          <w:szCs w:val="22"/>
        </w:rPr>
        <w:t>decisions</w:t>
      </w:r>
      <w:r w:rsidR="00E21298" w:rsidRPr="00A12542">
        <w:rPr>
          <w:rFonts w:asciiTheme="majorBidi" w:hAnsiTheme="majorBidi" w:cstheme="majorBidi"/>
          <w:sz w:val="22"/>
          <w:szCs w:val="22"/>
        </w:rPr>
        <w:t xml:space="preserve"> and exposure to health programs </w:t>
      </w:r>
      <w:r w:rsidR="0066413E" w:rsidRPr="00A12542">
        <w:rPr>
          <w:rFonts w:asciiTheme="majorBidi" w:hAnsiTheme="majorBidi" w:cstheme="majorBidi"/>
          <w:sz w:val="22"/>
          <w:szCs w:val="22"/>
        </w:rPr>
        <w:t>on</w:t>
      </w:r>
      <w:r w:rsidR="00E21298" w:rsidRPr="00A12542">
        <w:rPr>
          <w:rFonts w:asciiTheme="majorBidi" w:hAnsiTheme="majorBidi" w:cstheme="majorBidi"/>
          <w:sz w:val="22"/>
          <w:szCs w:val="22"/>
        </w:rPr>
        <w:t xml:space="preserve"> </w:t>
      </w:r>
      <w:r w:rsidR="007A6A1B">
        <w:rPr>
          <w:rFonts w:asciiTheme="majorBidi" w:hAnsiTheme="majorBidi" w:cstheme="majorBidi"/>
          <w:sz w:val="22"/>
          <w:szCs w:val="22"/>
        </w:rPr>
        <w:t>TV</w:t>
      </w:r>
      <w:r w:rsidR="00E21298" w:rsidRPr="00A12542">
        <w:rPr>
          <w:rFonts w:asciiTheme="majorBidi" w:hAnsiTheme="majorBidi" w:cstheme="majorBidi"/>
          <w:sz w:val="22"/>
          <w:szCs w:val="22"/>
        </w:rPr>
        <w:t>/radio</w:t>
      </w:r>
      <w:r w:rsidR="003F7D17" w:rsidRPr="00A12542">
        <w:rPr>
          <w:rFonts w:asciiTheme="majorBidi" w:hAnsiTheme="majorBidi" w:cstheme="majorBidi"/>
          <w:sz w:val="22"/>
          <w:szCs w:val="22"/>
        </w:rPr>
        <w:t>.</w:t>
      </w:r>
    </w:p>
    <w:p w14:paraId="3F389E2B" w14:textId="77777777" w:rsidR="00696FE3" w:rsidRPr="009D176F" w:rsidRDefault="00696FE3" w:rsidP="009D176F">
      <w:pPr>
        <w:spacing w:line="360" w:lineRule="auto"/>
        <w:jc w:val="both"/>
        <w:rPr>
          <w:rFonts w:asciiTheme="majorBidi" w:hAnsiTheme="majorBidi" w:cstheme="majorBidi"/>
          <w:sz w:val="22"/>
          <w:szCs w:val="22"/>
        </w:rPr>
      </w:pPr>
    </w:p>
    <w:p w14:paraId="4FB16593" w14:textId="6DBDF3ED" w:rsidR="00A42A13" w:rsidRPr="00A12542" w:rsidRDefault="00A42A13" w:rsidP="00A42A13">
      <w:pPr>
        <w:pStyle w:val="Caption"/>
        <w:keepNext/>
        <w:rPr>
          <w:rFonts w:asciiTheme="majorBidi" w:hAnsiTheme="majorBidi" w:cstheme="majorBidi"/>
          <w:b/>
          <w:bCs/>
          <w:color w:val="auto"/>
          <w:sz w:val="24"/>
          <w:szCs w:val="24"/>
        </w:rPr>
      </w:pPr>
      <w:r w:rsidRPr="00A12542">
        <w:rPr>
          <w:rFonts w:asciiTheme="majorBidi" w:hAnsiTheme="majorBidi" w:cstheme="majorBidi"/>
          <w:b/>
          <w:bCs/>
          <w:color w:val="auto"/>
          <w:sz w:val="24"/>
          <w:szCs w:val="24"/>
        </w:rPr>
        <w:t>Table</w:t>
      </w:r>
      <w:r w:rsidR="00487508">
        <w:rPr>
          <w:rFonts w:asciiTheme="majorBidi" w:hAnsiTheme="majorBidi" w:cstheme="majorBidi"/>
          <w:b/>
          <w:bCs/>
          <w:color w:val="auto"/>
          <w:sz w:val="24"/>
          <w:szCs w:val="24"/>
        </w:rPr>
        <w:t xml:space="preserve"> </w:t>
      </w:r>
      <w:r w:rsidRPr="00A12542">
        <w:rPr>
          <w:rFonts w:asciiTheme="majorBidi" w:hAnsiTheme="majorBidi" w:cstheme="majorBidi"/>
          <w:b/>
          <w:bCs/>
          <w:color w:val="auto"/>
          <w:sz w:val="24"/>
          <w:szCs w:val="24"/>
        </w:rPr>
        <w:fldChar w:fldCharType="begin"/>
      </w:r>
      <w:r w:rsidRPr="00A12542">
        <w:rPr>
          <w:rFonts w:asciiTheme="majorBidi" w:hAnsiTheme="majorBidi" w:cstheme="majorBidi"/>
          <w:b/>
          <w:bCs/>
          <w:color w:val="auto"/>
          <w:sz w:val="24"/>
          <w:szCs w:val="24"/>
        </w:rPr>
        <w:instrText xml:space="preserve"> SEQ Table \* ARABIC </w:instrText>
      </w:r>
      <w:r w:rsidRPr="00A12542">
        <w:rPr>
          <w:rFonts w:asciiTheme="majorBidi" w:hAnsiTheme="majorBidi" w:cstheme="majorBidi"/>
          <w:b/>
          <w:bCs/>
          <w:color w:val="auto"/>
          <w:sz w:val="24"/>
          <w:szCs w:val="24"/>
        </w:rPr>
        <w:fldChar w:fldCharType="separate"/>
      </w:r>
      <w:r w:rsidR="008B418D">
        <w:rPr>
          <w:rFonts w:asciiTheme="majorBidi" w:hAnsiTheme="majorBidi" w:cstheme="majorBidi"/>
          <w:b/>
          <w:bCs/>
          <w:noProof/>
          <w:color w:val="auto"/>
          <w:sz w:val="24"/>
          <w:szCs w:val="24"/>
        </w:rPr>
        <w:t>5</w:t>
      </w:r>
      <w:r w:rsidRPr="00A12542">
        <w:rPr>
          <w:rFonts w:asciiTheme="majorBidi" w:hAnsiTheme="majorBidi" w:cstheme="majorBidi"/>
          <w:b/>
          <w:bCs/>
          <w:color w:val="auto"/>
          <w:sz w:val="24"/>
          <w:szCs w:val="24"/>
        </w:rPr>
        <w:fldChar w:fldCharType="end"/>
      </w:r>
      <w:r w:rsidRPr="00A12542">
        <w:rPr>
          <w:rFonts w:asciiTheme="majorBidi" w:hAnsiTheme="majorBidi" w:cstheme="majorBidi"/>
          <w:b/>
          <w:bCs/>
          <w:color w:val="auto"/>
          <w:sz w:val="24"/>
          <w:szCs w:val="24"/>
        </w:rPr>
        <w:t xml:space="preserve">: </w:t>
      </w:r>
      <w:r w:rsidRPr="0BBFE31F">
        <w:rPr>
          <w:rFonts w:asciiTheme="majorBidi" w:hAnsiTheme="majorBidi" w:cstheme="majorBidi"/>
          <w:b/>
          <w:bCs/>
          <w:color w:val="auto"/>
          <w:sz w:val="24"/>
          <w:szCs w:val="24"/>
        </w:rPr>
        <w:t>Factors</w:t>
      </w:r>
      <w:r w:rsidRPr="00A12542">
        <w:rPr>
          <w:rFonts w:asciiTheme="majorBidi" w:hAnsiTheme="majorBidi" w:cstheme="majorBidi"/>
          <w:b/>
          <w:bCs/>
          <w:color w:val="auto"/>
          <w:sz w:val="24"/>
          <w:szCs w:val="24"/>
        </w:rPr>
        <w:t xml:space="preserve"> associated with undernutrition among children aged 6-59 months</w:t>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5"/>
        <w:gridCol w:w="1488"/>
        <w:gridCol w:w="1004"/>
        <w:gridCol w:w="1125"/>
        <w:gridCol w:w="1230"/>
        <w:gridCol w:w="864"/>
        <w:gridCol w:w="1155"/>
        <w:gridCol w:w="1128"/>
        <w:tblGridChange w:id="714">
          <w:tblGrid>
            <w:gridCol w:w="2025"/>
            <w:gridCol w:w="176"/>
            <w:gridCol w:w="1312"/>
            <w:gridCol w:w="195"/>
            <w:gridCol w:w="809"/>
            <w:gridCol w:w="234"/>
            <w:gridCol w:w="891"/>
            <w:gridCol w:w="293"/>
            <w:gridCol w:w="931"/>
            <w:gridCol w:w="6"/>
            <w:gridCol w:w="863"/>
            <w:gridCol w:w="1"/>
            <w:gridCol w:w="1155"/>
            <w:gridCol w:w="67"/>
            <w:gridCol w:w="1061"/>
          </w:tblGrid>
        </w:tblGridChange>
      </w:tblGrid>
      <w:tr w:rsidR="00190CB7" w:rsidRPr="00A12542" w14:paraId="7D116ACA" w14:textId="77777777" w:rsidTr="00490E39">
        <w:trPr>
          <w:trHeight w:val="20"/>
        </w:trPr>
        <w:tc>
          <w:tcPr>
            <w:tcW w:w="2025" w:type="dxa"/>
            <w:vMerge w:val="restart"/>
            <w:shd w:val="clear" w:color="auto" w:fill="C1E4F5" w:themeFill="accent1" w:themeFillTint="33"/>
            <w:vAlign w:val="center"/>
            <w:hideMark/>
          </w:tcPr>
          <w:p w14:paraId="079EA946" w14:textId="6E85A28F" w:rsidR="00E27860" w:rsidRPr="00A12542" w:rsidRDefault="00E27860" w:rsidP="00E27860">
            <w:pPr>
              <w:spacing w:after="0" w:line="240" w:lineRule="auto"/>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Characteristic</w:t>
            </w:r>
          </w:p>
        </w:tc>
        <w:tc>
          <w:tcPr>
            <w:tcW w:w="1488" w:type="dxa"/>
            <w:vMerge w:val="restart"/>
            <w:shd w:val="clear" w:color="auto" w:fill="C1E4F5" w:themeFill="accent1" w:themeFillTint="33"/>
            <w:vAlign w:val="center"/>
            <w:hideMark/>
          </w:tcPr>
          <w:p w14:paraId="6CD0A257" w14:textId="62FF76EC" w:rsidR="00E27860" w:rsidRPr="00A12542"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Presence of undernutrition, n</w:t>
            </w:r>
            <w:r w:rsidR="005E0A0D" w:rsidRPr="00A12542">
              <w:rPr>
                <w:rFonts w:asciiTheme="majorBidi" w:eastAsia="Times New Roman" w:hAnsiTheme="majorBidi" w:cstheme="majorBidi"/>
                <w:b/>
                <w:bCs/>
                <w:kern w:val="0"/>
                <w:sz w:val="18"/>
                <w:szCs w:val="18"/>
                <w14:ligatures w14:val="none"/>
              </w:rPr>
              <w:t xml:space="preserve"> </w:t>
            </w:r>
            <w:r w:rsidRPr="00A12542">
              <w:rPr>
                <w:rFonts w:asciiTheme="majorBidi" w:eastAsia="Times New Roman" w:hAnsiTheme="majorBidi" w:cstheme="majorBidi"/>
                <w:b/>
                <w:bCs/>
                <w:kern w:val="0"/>
                <w:sz w:val="18"/>
                <w:szCs w:val="18"/>
                <w14:ligatures w14:val="none"/>
              </w:rPr>
              <w:t>(%)</w:t>
            </w:r>
            <w:r w:rsidR="00396907" w:rsidRPr="00A12542">
              <w:rPr>
                <w:rFonts w:asciiTheme="majorBidi" w:eastAsia="Times New Roman" w:hAnsiTheme="majorBidi" w:cstheme="majorBidi"/>
                <w:b/>
                <w:bCs/>
                <w:kern w:val="0"/>
                <w:sz w:val="18"/>
                <w:szCs w:val="18"/>
                <w14:ligatures w14:val="none"/>
              </w:rPr>
              <w:t xml:space="preserve"> </w:t>
            </w:r>
            <w:r w:rsidRPr="00A12542">
              <w:rPr>
                <w:rFonts w:asciiTheme="majorBidi" w:eastAsia="Times New Roman" w:hAnsiTheme="majorBidi" w:cstheme="majorBidi"/>
                <w:b/>
                <w:bCs/>
                <w:kern w:val="0"/>
                <w:sz w:val="18"/>
                <w:szCs w:val="18"/>
                <w14:ligatures w14:val="none"/>
              </w:rPr>
              <w:t>*</w:t>
            </w:r>
          </w:p>
        </w:tc>
        <w:tc>
          <w:tcPr>
            <w:tcW w:w="3359" w:type="dxa"/>
            <w:gridSpan w:val="3"/>
            <w:shd w:val="clear" w:color="auto" w:fill="C1E4F5" w:themeFill="accent1" w:themeFillTint="33"/>
            <w:vAlign w:val="center"/>
            <w:hideMark/>
          </w:tcPr>
          <w:p w14:paraId="1AF0E17D" w14:textId="73809FA7" w:rsidR="00E27860" w:rsidRPr="00A12542"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Unadjusted</w:t>
            </w:r>
            <w:ins w:id="715" w:author="Bikram Adhikari (bdhikari)" w:date="2025-12-02T15:55:00Z" w16du:dateUtc="2025-12-02T21:55:00Z">
              <w:r w:rsidR="00E24511">
                <w:rPr>
                  <w:rFonts w:asciiTheme="majorBidi" w:eastAsia="Times New Roman" w:hAnsiTheme="majorBidi" w:cstheme="majorBidi"/>
                  <w:b/>
                  <w:bCs/>
                  <w:kern w:val="0"/>
                  <w:sz w:val="18"/>
                  <w:szCs w:val="18"/>
                  <w14:ligatures w14:val="none"/>
                </w:rPr>
                <w:t xml:space="preserve"> model</w:t>
              </w:r>
              <w:r w:rsidR="00316284">
                <w:rPr>
                  <w:rFonts w:asciiTheme="majorBidi" w:eastAsia="Times New Roman" w:hAnsiTheme="majorBidi" w:cstheme="majorBidi"/>
                  <w:b/>
                  <w:bCs/>
                  <w:kern w:val="0"/>
                  <w:sz w:val="18"/>
                  <w:szCs w:val="18"/>
                  <w14:ligatures w14:val="none"/>
                </w:rPr>
                <w:t>s</w:t>
              </w:r>
            </w:ins>
          </w:p>
        </w:tc>
        <w:tc>
          <w:tcPr>
            <w:tcW w:w="3147" w:type="dxa"/>
            <w:gridSpan w:val="3"/>
            <w:shd w:val="clear" w:color="auto" w:fill="C1E4F5" w:themeFill="accent1" w:themeFillTint="33"/>
            <w:vAlign w:val="center"/>
            <w:hideMark/>
          </w:tcPr>
          <w:p w14:paraId="260731E2" w14:textId="6AD55A61" w:rsidR="00E27860" w:rsidRPr="00A12542"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Adjusted</w:t>
            </w:r>
            <w:ins w:id="716" w:author="Bikram Adhikari (bdhikari)" w:date="2025-12-02T15:55:00Z" w16du:dateUtc="2025-12-02T21:55:00Z">
              <w:r w:rsidR="00E24511">
                <w:rPr>
                  <w:rFonts w:asciiTheme="majorBidi" w:eastAsia="Times New Roman" w:hAnsiTheme="majorBidi" w:cstheme="majorBidi"/>
                  <w:b/>
                  <w:bCs/>
                  <w:kern w:val="0"/>
                  <w:sz w:val="18"/>
                  <w:szCs w:val="18"/>
                  <w14:ligatures w14:val="none"/>
                </w:rPr>
                <w:t xml:space="preserve"> model</w:t>
              </w:r>
            </w:ins>
            <w:r w:rsidR="00C81C4F" w:rsidRPr="00473791">
              <w:rPr>
                <w:rFonts w:asciiTheme="majorBidi" w:eastAsia="Times New Roman" w:hAnsiTheme="majorBidi" w:cstheme="majorBidi"/>
                <w:b/>
                <w:bCs/>
                <w:kern w:val="0"/>
                <w:sz w:val="18"/>
                <w:szCs w:val="18"/>
                <w:vertAlign w:val="superscript"/>
                <w14:ligatures w14:val="none"/>
              </w:rPr>
              <w:t>#</w:t>
            </w:r>
          </w:p>
        </w:tc>
      </w:tr>
      <w:tr w:rsidR="00190CB7" w:rsidRPr="00A12542" w14:paraId="2320415C" w14:textId="77777777" w:rsidTr="00490E39">
        <w:trPr>
          <w:trHeight w:val="20"/>
        </w:trPr>
        <w:tc>
          <w:tcPr>
            <w:tcW w:w="2025" w:type="dxa"/>
            <w:vMerge/>
            <w:shd w:val="clear" w:color="auto" w:fill="C1E4F5" w:themeFill="accent1" w:themeFillTint="33"/>
            <w:vAlign w:val="center"/>
            <w:hideMark/>
          </w:tcPr>
          <w:p w14:paraId="203AB05C" w14:textId="7DC05B80" w:rsidR="00E27860" w:rsidRPr="00A12542" w:rsidRDefault="00E27860" w:rsidP="00E27860">
            <w:pPr>
              <w:spacing w:after="0" w:line="240" w:lineRule="auto"/>
              <w:rPr>
                <w:rFonts w:asciiTheme="majorBidi" w:eastAsia="Times New Roman" w:hAnsiTheme="majorBidi" w:cstheme="majorBidi"/>
                <w:b/>
                <w:bCs/>
                <w:kern w:val="0"/>
                <w:sz w:val="18"/>
                <w:szCs w:val="18"/>
                <w14:ligatures w14:val="none"/>
              </w:rPr>
            </w:pPr>
          </w:p>
        </w:tc>
        <w:tc>
          <w:tcPr>
            <w:tcW w:w="1488" w:type="dxa"/>
            <w:vMerge/>
            <w:shd w:val="clear" w:color="auto" w:fill="C1E4F5" w:themeFill="accent1" w:themeFillTint="33"/>
            <w:vAlign w:val="center"/>
            <w:hideMark/>
          </w:tcPr>
          <w:p w14:paraId="068C7F55" w14:textId="25F64506" w:rsidR="00E27860" w:rsidRPr="00A12542" w:rsidRDefault="00E27860" w:rsidP="0088475D">
            <w:pPr>
              <w:spacing w:after="0" w:line="240" w:lineRule="auto"/>
              <w:jc w:val="center"/>
              <w:rPr>
                <w:rFonts w:asciiTheme="majorBidi" w:eastAsia="Times New Roman" w:hAnsiTheme="majorBidi" w:cstheme="majorBidi"/>
                <w:b/>
                <w:bCs/>
                <w:kern w:val="0"/>
                <w:sz w:val="18"/>
                <w:szCs w:val="18"/>
                <w14:ligatures w14:val="none"/>
              </w:rPr>
            </w:pPr>
          </w:p>
        </w:tc>
        <w:tc>
          <w:tcPr>
            <w:tcW w:w="1004" w:type="dxa"/>
            <w:shd w:val="clear" w:color="auto" w:fill="C1E4F5" w:themeFill="accent1" w:themeFillTint="33"/>
            <w:vAlign w:val="center"/>
            <w:hideMark/>
          </w:tcPr>
          <w:p w14:paraId="56FDA569" w14:textId="77777777" w:rsidR="00E27860" w:rsidRPr="00A12542"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OR</w:t>
            </w:r>
          </w:p>
        </w:tc>
        <w:tc>
          <w:tcPr>
            <w:tcW w:w="1125" w:type="dxa"/>
            <w:shd w:val="clear" w:color="auto" w:fill="C1E4F5" w:themeFill="accent1" w:themeFillTint="33"/>
            <w:vAlign w:val="center"/>
            <w:hideMark/>
          </w:tcPr>
          <w:p w14:paraId="5BBF9C90" w14:textId="77777777" w:rsidR="00E27860" w:rsidRPr="00A12542"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95% CI</w:t>
            </w:r>
          </w:p>
        </w:tc>
        <w:tc>
          <w:tcPr>
            <w:tcW w:w="1230" w:type="dxa"/>
            <w:shd w:val="clear" w:color="auto" w:fill="C1E4F5" w:themeFill="accent1" w:themeFillTint="33"/>
            <w:vAlign w:val="center"/>
            <w:hideMark/>
          </w:tcPr>
          <w:p w14:paraId="60E61DF9" w14:textId="77777777" w:rsidR="00E27860" w:rsidRPr="00A12542"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p-value</w:t>
            </w:r>
          </w:p>
        </w:tc>
        <w:tc>
          <w:tcPr>
            <w:tcW w:w="864" w:type="dxa"/>
            <w:shd w:val="clear" w:color="auto" w:fill="C1E4F5" w:themeFill="accent1" w:themeFillTint="33"/>
            <w:vAlign w:val="center"/>
            <w:hideMark/>
          </w:tcPr>
          <w:p w14:paraId="7718B53E" w14:textId="77777777" w:rsidR="00E27860" w:rsidRPr="00A12542"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OR</w:t>
            </w:r>
          </w:p>
        </w:tc>
        <w:tc>
          <w:tcPr>
            <w:tcW w:w="1155" w:type="dxa"/>
            <w:shd w:val="clear" w:color="auto" w:fill="C1E4F5" w:themeFill="accent1" w:themeFillTint="33"/>
            <w:vAlign w:val="center"/>
            <w:hideMark/>
          </w:tcPr>
          <w:p w14:paraId="09EDF8EC" w14:textId="77777777" w:rsidR="00E27860" w:rsidRPr="00A12542"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95% CI</w:t>
            </w:r>
          </w:p>
        </w:tc>
        <w:tc>
          <w:tcPr>
            <w:tcW w:w="1128" w:type="dxa"/>
            <w:shd w:val="clear" w:color="auto" w:fill="C1E4F5" w:themeFill="accent1" w:themeFillTint="33"/>
            <w:vAlign w:val="center"/>
            <w:hideMark/>
          </w:tcPr>
          <w:p w14:paraId="097330B5" w14:textId="77777777" w:rsidR="00E27860" w:rsidRPr="00A12542"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p-value</w:t>
            </w:r>
          </w:p>
        </w:tc>
      </w:tr>
      <w:tr w:rsidR="00AF109B" w:rsidRPr="00A12542" w14:paraId="49B2B977" w14:textId="77777777" w:rsidTr="00490E39">
        <w:trPr>
          <w:trHeight w:val="20"/>
        </w:trPr>
        <w:tc>
          <w:tcPr>
            <w:tcW w:w="2025" w:type="dxa"/>
            <w:vAlign w:val="center"/>
          </w:tcPr>
          <w:p w14:paraId="6C6EF6E9" w14:textId="36B379E8" w:rsidR="00AF109B" w:rsidRPr="00C12C0C" w:rsidRDefault="00AF109B" w:rsidP="00664B3A">
            <w:pPr>
              <w:spacing w:after="0" w:line="240" w:lineRule="auto"/>
              <w:rPr>
                <w:rFonts w:asciiTheme="majorBidi" w:eastAsia="Times New Roman" w:hAnsiTheme="majorBidi" w:cstheme="majorBidi"/>
                <w:b/>
                <w:bCs/>
                <w:kern w:val="0"/>
                <w:sz w:val="18"/>
                <w:szCs w:val="18"/>
                <w14:ligatures w14:val="none"/>
              </w:rPr>
            </w:pPr>
            <w:r w:rsidRPr="00C12C0C">
              <w:rPr>
                <w:rFonts w:asciiTheme="majorBidi" w:eastAsia="Times New Roman" w:hAnsiTheme="majorBidi" w:cstheme="majorBidi"/>
                <w:b/>
                <w:bCs/>
                <w:kern w:val="0"/>
                <w:sz w:val="18"/>
                <w:szCs w:val="18"/>
                <w14:ligatures w14:val="none"/>
              </w:rPr>
              <w:t>Age of child</w:t>
            </w:r>
          </w:p>
        </w:tc>
        <w:tc>
          <w:tcPr>
            <w:tcW w:w="1488" w:type="dxa"/>
          </w:tcPr>
          <w:p w14:paraId="780349AB" w14:textId="77777777" w:rsidR="00AF109B" w:rsidRPr="00A12542" w:rsidRDefault="00AF109B" w:rsidP="00664B3A">
            <w:pPr>
              <w:spacing w:after="0" w:line="240" w:lineRule="auto"/>
              <w:rPr>
                <w:rFonts w:asciiTheme="majorBidi" w:hAnsiTheme="majorBidi" w:cstheme="majorBidi"/>
                <w:sz w:val="22"/>
                <w:szCs w:val="22"/>
              </w:rPr>
            </w:pPr>
          </w:p>
        </w:tc>
        <w:tc>
          <w:tcPr>
            <w:tcW w:w="1004" w:type="dxa"/>
          </w:tcPr>
          <w:p w14:paraId="312E1D3B" w14:textId="77777777" w:rsidR="00AF109B" w:rsidRPr="00A12542" w:rsidRDefault="00AF109B" w:rsidP="00664B3A">
            <w:pPr>
              <w:spacing w:after="0" w:line="240" w:lineRule="auto"/>
              <w:rPr>
                <w:rFonts w:asciiTheme="majorBidi" w:hAnsiTheme="majorBidi" w:cstheme="majorBidi"/>
                <w:sz w:val="22"/>
                <w:szCs w:val="22"/>
              </w:rPr>
            </w:pPr>
          </w:p>
        </w:tc>
        <w:tc>
          <w:tcPr>
            <w:tcW w:w="1125" w:type="dxa"/>
          </w:tcPr>
          <w:p w14:paraId="512440DE" w14:textId="77777777" w:rsidR="00AF109B" w:rsidRPr="00A12542" w:rsidRDefault="00AF109B" w:rsidP="00664B3A">
            <w:pPr>
              <w:spacing w:after="0" w:line="240" w:lineRule="auto"/>
              <w:rPr>
                <w:rFonts w:asciiTheme="majorBidi" w:hAnsiTheme="majorBidi" w:cstheme="majorBidi"/>
                <w:sz w:val="22"/>
                <w:szCs w:val="22"/>
              </w:rPr>
            </w:pPr>
          </w:p>
        </w:tc>
        <w:tc>
          <w:tcPr>
            <w:tcW w:w="1230" w:type="dxa"/>
          </w:tcPr>
          <w:p w14:paraId="76D955B8" w14:textId="77777777" w:rsidR="00AF109B" w:rsidRPr="00A12542" w:rsidRDefault="00AF109B" w:rsidP="00664B3A">
            <w:pPr>
              <w:spacing w:after="0" w:line="240" w:lineRule="auto"/>
              <w:rPr>
                <w:rFonts w:asciiTheme="majorBidi" w:hAnsiTheme="majorBidi" w:cstheme="majorBidi"/>
                <w:sz w:val="22"/>
                <w:szCs w:val="22"/>
              </w:rPr>
            </w:pPr>
          </w:p>
        </w:tc>
        <w:tc>
          <w:tcPr>
            <w:tcW w:w="864" w:type="dxa"/>
          </w:tcPr>
          <w:p w14:paraId="0ABA6237" w14:textId="77777777" w:rsidR="00AF109B" w:rsidRPr="00A12542" w:rsidRDefault="00AF109B" w:rsidP="00664B3A">
            <w:pPr>
              <w:spacing w:after="0" w:line="240" w:lineRule="auto"/>
              <w:rPr>
                <w:rFonts w:asciiTheme="majorBidi" w:hAnsiTheme="majorBidi" w:cstheme="majorBidi"/>
                <w:sz w:val="22"/>
                <w:szCs w:val="22"/>
              </w:rPr>
            </w:pPr>
          </w:p>
        </w:tc>
        <w:tc>
          <w:tcPr>
            <w:tcW w:w="1155" w:type="dxa"/>
          </w:tcPr>
          <w:p w14:paraId="2B56A0E3" w14:textId="77777777" w:rsidR="00AF109B" w:rsidRPr="00A12542" w:rsidRDefault="00AF109B" w:rsidP="00664B3A">
            <w:pPr>
              <w:spacing w:after="0" w:line="240" w:lineRule="auto"/>
              <w:rPr>
                <w:rFonts w:asciiTheme="majorBidi" w:hAnsiTheme="majorBidi" w:cstheme="majorBidi"/>
                <w:sz w:val="22"/>
                <w:szCs w:val="22"/>
              </w:rPr>
            </w:pPr>
          </w:p>
        </w:tc>
        <w:tc>
          <w:tcPr>
            <w:tcW w:w="1128" w:type="dxa"/>
          </w:tcPr>
          <w:p w14:paraId="3566F431" w14:textId="77777777" w:rsidR="00AF109B" w:rsidRPr="00A12542" w:rsidRDefault="00AF109B" w:rsidP="00664B3A">
            <w:pPr>
              <w:spacing w:after="0" w:line="240" w:lineRule="auto"/>
              <w:rPr>
                <w:rFonts w:asciiTheme="majorBidi" w:hAnsiTheme="majorBidi" w:cstheme="majorBidi"/>
                <w:sz w:val="22"/>
                <w:szCs w:val="22"/>
              </w:rPr>
            </w:pPr>
          </w:p>
        </w:tc>
      </w:tr>
      <w:tr w:rsidR="009D2ED6" w:rsidRPr="00A12542" w14:paraId="1BC31DCB" w14:textId="77777777" w:rsidTr="00490E39">
        <w:trPr>
          <w:trHeight w:val="20"/>
        </w:trPr>
        <w:tc>
          <w:tcPr>
            <w:tcW w:w="2025" w:type="dxa"/>
          </w:tcPr>
          <w:p w14:paraId="12A7055D" w14:textId="0E033C38" w:rsidR="009D2ED6" w:rsidRPr="00C12C0C" w:rsidRDefault="009D2ED6" w:rsidP="009D2ED6">
            <w:pPr>
              <w:spacing w:after="0" w:line="240" w:lineRule="auto"/>
              <w:rPr>
                <w:rFonts w:asciiTheme="majorBidi" w:eastAsia="Times New Roman" w:hAnsiTheme="majorBidi" w:cstheme="majorBidi"/>
                <w:b/>
                <w:bCs/>
                <w:kern w:val="0"/>
                <w:sz w:val="18"/>
                <w:szCs w:val="18"/>
                <w14:ligatures w14:val="none"/>
              </w:rPr>
            </w:pPr>
            <w:r w:rsidRPr="001245B7">
              <w:rPr>
                <w:rFonts w:asciiTheme="majorBidi" w:hAnsiTheme="majorBidi" w:cstheme="majorBidi"/>
                <w:color w:val="000000"/>
                <w:sz w:val="18"/>
                <w:szCs w:val="18"/>
              </w:rPr>
              <w:t xml:space="preserve">    6-1</w:t>
            </w:r>
            <w:ins w:id="717" w:author="Bikram Adhikari (bdhikari)" w:date="2025-12-02T15:32:00Z" w16du:dateUtc="2025-12-02T21:32:00Z">
              <w:r w:rsidR="00FD4109">
                <w:rPr>
                  <w:rFonts w:asciiTheme="majorBidi" w:hAnsiTheme="majorBidi" w:cstheme="majorBidi"/>
                  <w:color w:val="000000"/>
                  <w:sz w:val="18"/>
                  <w:szCs w:val="18"/>
                </w:rPr>
                <w:t>2</w:t>
              </w:r>
            </w:ins>
            <w:del w:id="718" w:author="Bikram Adhikari (bdhikari)" w:date="2025-11-26T22:13:00Z">
              <w:r w:rsidRPr="001245B7" w:rsidDel="009E16AD">
                <w:rPr>
                  <w:rFonts w:asciiTheme="majorBidi" w:hAnsiTheme="majorBidi" w:cstheme="majorBidi"/>
                  <w:color w:val="000000"/>
                  <w:sz w:val="18"/>
                  <w:szCs w:val="18"/>
                </w:rPr>
                <w:delText>2</w:delText>
              </w:r>
            </w:del>
            <w:r w:rsidRPr="001245B7">
              <w:rPr>
                <w:rFonts w:asciiTheme="majorBidi" w:hAnsiTheme="majorBidi" w:cstheme="majorBidi"/>
                <w:color w:val="000000"/>
                <w:sz w:val="18"/>
                <w:szCs w:val="18"/>
              </w:rPr>
              <w:t xml:space="preserve"> months</w:t>
            </w:r>
          </w:p>
        </w:tc>
        <w:tc>
          <w:tcPr>
            <w:tcW w:w="1488" w:type="dxa"/>
          </w:tcPr>
          <w:p w14:paraId="2C856E6B" w14:textId="2C7BD368"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49 (20.1)</w:t>
            </w:r>
          </w:p>
        </w:tc>
        <w:tc>
          <w:tcPr>
            <w:tcW w:w="1004" w:type="dxa"/>
          </w:tcPr>
          <w:p w14:paraId="15E9CA1A" w14:textId="743E6F09"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Ref</w:t>
            </w:r>
          </w:p>
        </w:tc>
        <w:tc>
          <w:tcPr>
            <w:tcW w:w="1125" w:type="dxa"/>
          </w:tcPr>
          <w:p w14:paraId="44FB0902" w14:textId="1A36B4F1"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1230" w:type="dxa"/>
          </w:tcPr>
          <w:p w14:paraId="6D956917" w14:textId="3FC84104"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864" w:type="dxa"/>
          </w:tcPr>
          <w:p w14:paraId="17ED8F9E" w14:textId="00730A87"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Ref</w:t>
            </w:r>
          </w:p>
        </w:tc>
        <w:tc>
          <w:tcPr>
            <w:tcW w:w="1155" w:type="dxa"/>
          </w:tcPr>
          <w:p w14:paraId="0FAB6868" w14:textId="586788E0"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1128" w:type="dxa"/>
          </w:tcPr>
          <w:p w14:paraId="3DD1269D" w14:textId="16FADD2F"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r>
      <w:tr w:rsidR="009D2ED6" w:rsidRPr="00A12542" w14:paraId="4853E561" w14:textId="77777777" w:rsidTr="00490E39">
        <w:trPr>
          <w:trHeight w:val="20"/>
        </w:trPr>
        <w:tc>
          <w:tcPr>
            <w:tcW w:w="2025" w:type="dxa"/>
          </w:tcPr>
          <w:p w14:paraId="3A255E52" w14:textId="5DFCC7C0" w:rsidR="009D2ED6" w:rsidRPr="00C12C0C" w:rsidRDefault="009D2ED6" w:rsidP="009D2ED6">
            <w:pPr>
              <w:spacing w:after="0" w:line="240" w:lineRule="auto"/>
              <w:rPr>
                <w:rFonts w:asciiTheme="majorBidi" w:eastAsia="Times New Roman" w:hAnsiTheme="majorBidi" w:cstheme="majorBidi"/>
                <w:b/>
                <w:bCs/>
                <w:kern w:val="0"/>
                <w:sz w:val="18"/>
                <w:szCs w:val="18"/>
                <w14:ligatures w14:val="none"/>
              </w:rPr>
            </w:pPr>
            <w:r w:rsidRPr="001245B7">
              <w:rPr>
                <w:rFonts w:asciiTheme="majorBidi" w:hAnsiTheme="majorBidi" w:cstheme="majorBidi"/>
                <w:color w:val="000000"/>
                <w:sz w:val="18"/>
                <w:szCs w:val="18"/>
              </w:rPr>
              <w:t xml:space="preserve">    </w:t>
            </w:r>
            <w:del w:id="719" w:author="Bikram Adhikari (bdhikari)" w:date="2025-12-02T15:32:00Z" w16du:dateUtc="2025-12-02T21:32:00Z">
              <w:r w:rsidRPr="001245B7" w:rsidDel="00FD4109">
                <w:rPr>
                  <w:rFonts w:asciiTheme="majorBidi" w:hAnsiTheme="majorBidi" w:cstheme="majorBidi"/>
                  <w:color w:val="000000"/>
                  <w:sz w:val="18"/>
                  <w:szCs w:val="18"/>
                </w:rPr>
                <w:delText>1 year to 3 years</w:delText>
              </w:r>
            </w:del>
            <w:ins w:id="720" w:author="Bikram Adhikari (bdhikari)" w:date="2025-12-02T15:32:00Z" w16du:dateUtc="2025-12-02T21:32:00Z">
              <w:r w:rsidR="00FD4109">
                <w:rPr>
                  <w:rFonts w:asciiTheme="majorBidi" w:hAnsiTheme="majorBidi" w:cstheme="majorBidi"/>
                  <w:color w:val="000000"/>
                  <w:sz w:val="18"/>
                  <w:szCs w:val="18"/>
                </w:rPr>
                <w:t>13-36 months</w:t>
              </w:r>
            </w:ins>
          </w:p>
        </w:tc>
        <w:tc>
          <w:tcPr>
            <w:tcW w:w="1488" w:type="dxa"/>
          </w:tcPr>
          <w:p w14:paraId="46A04116" w14:textId="327F246F"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394 (36.9)</w:t>
            </w:r>
          </w:p>
        </w:tc>
        <w:tc>
          <w:tcPr>
            <w:tcW w:w="1004" w:type="dxa"/>
          </w:tcPr>
          <w:p w14:paraId="0CEDC5E8" w14:textId="310410EB"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2.32</w:t>
            </w:r>
          </w:p>
        </w:tc>
        <w:tc>
          <w:tcPr>
            <w:tcW w:w="1125" w:type="dxa"/>
          </w:tcPr>
          <w:p w14:paraId="18CE11C0" w14:textId="0409CDBC"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1.67, 3.22</w:t>
            </w:r>
          </w:p>
        </w:tc>
        <w:tc>
          <w:tcPr>
            <w:tcW w:w="1230" w:type="dxa"/>
          </w:tcPr>
          <w:p w14:paraId="348BBCA1" w14:textId="072647EB"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&lt;0.001</w:t>
            </w:r>
          </w:p>
        </w:tc>
        <w:tc>
          <w:tcPr>
            <w:tcW w:w="864" w:type="dxa"/>
          </w:tcPr>
          <w:p w14:paraId="6FD04A12" w14:textId="62A1B2B3"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1.96</w:t>
            </w:r>
          </w:p>
        </w:tc>
        <w:tc>
          <w:tcPr>
            <w:tcW w:w="1155" w:type="dxa"/>
          </w:tcPr>
          <w:p w14:paraId="24B68FB9" w14:textId="70515CEF"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1.33, 2.90</w:t>
            </w:r>
          </w:p>
        </w:tc>
        <w:tc>
          <w:tcPr>
            <w:tcW w:w="1128" w:type="dxa"/>
          </w:tcPr>
          <w:p w14:paraId="0AB4775D" w14:textId="7C6729D7"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&lt;0.001</w:t>
            </w:r>
          </w:p>
        </w:tc>
      </w:tr>
      <w:tr w:rsidR="009D2ED6" w:rsidRPr="00A12542" w14:paraId="0D487EE5" w14:textId="77777777" w:rsidTr="00490E39">
        <w:trPr>
          <w:trHeight w:val="20"/>
        </w:trPr>
        <w:tc>
          <w:tcPr>
            <w:tcW w:w="2025" w:type="dxa"/>
          </w:tcPr>
          <w:p w14:paraId="5BF5E2C0" w14:textId="3EAA0A39" w:rsidR="009D2ED6" w:rsidRPr="00C12C0C" w:rsidRDefault="009D2ED6" w:rsidP="009D2ED6">
            <w:pPr>
              <w:spacing w:after="0" w:line="240" w:lineRule="auto"/>
              <w:rPr>
                <w:rFonts w:asciiTheme="majorBidi" w:eastAsia="Times New Roman" w:hAnsiTheme="majorBidi" w:cstheme="majorBidi"/>
                <w:b/>
                <w:bCs/>
                <w:kern w:val="0"/>
                <w:sz w:val="18"/>
                <w:szCs w:val="18"/>
                <w14:ligatures w14:val="none"/>
              </w:rPr>
            </w:pPr>
            <w:r w:rsidRPr="001245B7">
              <w:rPr>
                <w:rFonts w:asciiTheme="majorBidi" w:hAnsiTheme="majorBidi" w:cstheme="majorBidi"/>
                <w:color w:val="000000"/>
                <w:sz w:val="18"/>
                <w:szCs w:val="18"/>
              </w:rPr>
              <w:t xml:space="preserve">    </w:t>
            </w:r>
            <w:ins w:id="721" w:author="Bikram Adhikari (bdhikari)" w:date="2025-12-02T15:32:00Z" w16du:dateUtc="2025-12-02T21:32:00Z">
              <w:r w:rsidR="00FD4109">
                <w:rPr>
                  <w:rFonts w:asciiTheme="majorBidi" w:hAnsiTheme="majorBidi" w:cstheme="majorBidi"/>
                  <w:color w:val="000000"/>
                  <w:sz w:val="18"/>
                  <w:szCs w:val="18"/>
                </w:rPr>
                <w:t>37-59 months</w:t>
              </w:r>
            </w:ins>
            <w:del w:id="722" w:author="Bikram Adhikari (bdhikari)" w:date="2025-12-02T15:32:00Z" w16du:dateUtc="2025-12-02T21:32:00Z">
              <w:r w:rsidRPr="001245B7" w:rsidDel="00FD4109">
                <w:rPr>
                  <w:rFonts w:asciiTheme="majorBidi" w:hAnsiTheme="majorBidi" w:cstheme="majorBidi"/>
                  <w:color w:val="000000"/>
                  <w:sz w:val="18"/>
                  <w:szCs w:val="18"/>
                </w:rPr>
                <w:delText>4 to 5 years</w:delText>
              </w:r>
            </w:del>
          </w:p>
        </w:tc>
        <w:tc>
          <w:tcPr>
            <w:tcW w:w="1488" w:type="dxa"/>
          </w:tcPr>
          <w:p w14:paraId="0308C129" w14:textId="558D1D6E"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339 (33.2)</w:t>
            </w:r>
          </w:p>
        </w:tc>
        <w:tc>
          <w:tcPr>
            <w:tcW w:w="1004" w:type="dxa"/>
          </w:tcPr>
          <w:p w14:paraId="01E6FA78" w14:textId="1CBD2866"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1.97</w:t>
            </w:r>
          </w:p>
        </w:tc>
        <w:tc>
          <w:tcPr>
            <w:tcW w:w="1125" w:type="dxa"/>
          </w:tcPr>
          <w:p w14:paraId="15238665" w14:textId="1FC39E4F"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1.39, 2.81</w:t>
            </w:r>
          </w:p>
        </w:tc>
        <w:tc>
          <w:tcPr>
            <w:tcW w:w="1230" w:type="dxa"/>
          </w:tcPr>
          <w:p w14:paraId="0EE78F08" w14:textId="2E9CFA97"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&lt;0.001</w:t>
            </w:r>
          </w:p>
        </w:tc>
        <w:tc>
          <w:tcPr>
            <w:tcW w:w="864" w:type="dxa"/>
          </w:tcPr>
          <w:p w14:paraId="6466D68D" w14:textId="30472F6B"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1.7</w:t>
            </w:r>
            <w:ins w:id="723" w:author="Bikram Adhikari (bdhikari)" w:date="2025-12-02T15:18:00Z" w16du:dateUtc="2025-12-02T21:18:00Z">
              <w:r w:rsidR="0069055C">
                <w:rPr>
                  <w:rFonts w:asciiTheme="majorBidi" w:hAnsiTheme="majorBidi" w:cstheme="majorBidi"/>
                  <w:sz w:val="18"/>
                  <w:szCs w:val="18"/>
                </w:rPr>
                <w:t>0</w:t>
              </w:r>
            </w:ins>
          </w:p>
        </w:tc>
        <w:tc>
          <w:tcPr>
            <w:tcW w:w="1155" w:type="dxa"/>
          </w:tcPr>
          <w:p w14:paraId="5841D327" w14:textId="3F2CD802"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1.12, 2.59</w:t>
            </w:r>
          </w:p>
        </w:tc>
        <w:tc>
          <w:tcPr>
            <w:tcW w:w="1128" w:type="dxa"/>
          </w:tcPr>
          <w:p w14:paraId="704E776D" w14:textId="3667A0AA"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0.013</w:t>
            </w:r>
          </w:p>
        </w:tc>
      </w:tr>
      <w:tr w:rsidR="009D2ED6" w:rsidRPr="00A12542" w14:paraId="6F1C38BF" w14:textId="77777777" w:rsidTr="00490E39">
        <w:trPr>
          <w:trHeight w:val="20"/>
        </w:trPr>
        <w:tc>
          <w:tcPr>
            <w:tcW w:w="2025" w:type="dxa"/>
            <w:vAlign w:val="center"/>
            <w:hideMark/>
          </w:tcPr>
          <w:p w14:paraId="27782357" w14:textId="64D253C8" w:rsidR="009D2ED6" w:rsidRPr="00A12542" w:rsidRDefault="009D2ED6" w:rsidP="009D2ED6">
            <w:pPr>
              <w:spacing w:after="0" w:line="240" w:lineRule="auto"/>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Wealth quintile</w:t>
            </w:r>
          </w:p>
        </w:tc>
        <w:tc>
          <w:tcPr>
            <w:tcW w:w="1488" w:type="dxa"/>
            <w:hideMark/>
          </w:tcPr>
          <w:p w14:paraId="46F08DEE" w14:textId="0B825847"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hAnsiTheme="majorBidi" w:cstheme="majorBidi"/>
                <w:sz w:val="22"/>
                <w:szCs w:val="22"/>
              </w:rPr>
              <w:t> </w:t>
            </w:r>
          </w:p>
        </w:tc>
        <w:tc>
          <w:tcPr>
            <w:tcW w:w="1004" w:type="dxa"/>
            <w:hideMark/>
          </w:tcPr>
          <w:p w14:paraId="1581CEB0" w14:textId="2B43C0BD"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1125" w:type="dxa"/>
            <w:hideMark/>
          </w:tcPr>
          <w:p w14:paraId="2FE2E6A4" w14:textId="6145CD07"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1230" w:type="dxa"/>
            <w:hideMark/>
          </w:tcPr>
          <w:p w14:paraId="2EB6FDF7" w14:textId="4DD7727D"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864" w:type="dxa"/>
            <w:hideMark/>
          </w:tcPr>
          <w:p w14:paraId="3D39C525" w14:textId="5D50034B"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1155" w:type="dxa"/>
            <w:hideMark/>
          </w:tcPr>
          <w:p w14:paraId="6C4D032A" w14:textId="619B44F0"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1128" w:type="dxa"/>
            <w:hideMark/>
          </w:tcPr>
          <w:p w14:paraId="617F6395" w14:textId="1CB08C39"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r>
      <w:tr w:rsidR="009D2ED6" w:rsidRPr="00A12542" w14:paraId="55AF364E" w14:textId="77777777" w:rsidTr="00490E39">
        <w:trPr>
          <w:trHeight w:val="20"/>
        </w:trPr>
        <w:tc>
          <w:tcPr>
            <w:tcW w:w="2025" w:type="dxa"/>
            <w:vAlign w:val="center"/>
            <w:hideMark/>
          </w:tcPr>
          <w:p w14:paraId="28B9EDA0" w14:textId="5E2E03FE"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Poorest</w:t>
            </w:r>
          </w:p>
        </w:tc>
        <w:tc>
          <w:tcPr>
            <w:tcW w:w="1488" w:type="dxa"/>
            <w:hideMark/>
          </w:tcPr>
          <w:p w14:paraId="7FDDDEE0" w14:textId="4B7C3914"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246 (43.1)</w:t>
            </w:r>
          </w:p>
        </w:tc>
        <w:tc>
          <w:tcPr>
            <w:tcW w:w="1004" w:type="dxa"/>
            <w:hideMark/>
          </w:tcPr>
          <w:p w14:paraId="7DBC29B6" w14:textId="3C0022CD"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Ref</w:t>
            </w:r>
          </w:p>
        </w:tc>
        <w:tc>
          <w:tcPr>
            <w:tcW w:w="1125" w:type="dxa"/>
            <w:hideMark/>
          </w:tcPr>
          <w:p w14:paraId="36993283" w14:textId="60814487"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1230" w:type="dxa"/>
            <w:hideMark/>
          </w:tcPr>
          <w:p w14:paraId="2E33AE1F" w14:textId="6C43DFDF"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864" w:type="dxa"/>
            <w:hideMark/>
          </w:tcPr>
          <w:p w14:paraId="0FABAFA2" w14:textId="02F06035"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Ref</w:t>
            </w:r>
          </w:p>
        </w:tc>
        <w:tc>
          <w:tcPr>
            <w:tcW w:w="1155" w:type="dxa"/>
            <w:hideMark/>
          </w:tcPr>
          <w:p w14:paraId="487DA18F" w14:textId="06F25A5E"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1128" w:type="dxa"/>
            <w:hideMark/>
          </w:tcPr>
          <w:p w14:paraId="16ABBE46" w14:textId="5AA77DD6"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r>
      <w:tr w:rsidR="009D2ED6" w:rsidRPr="00A12542" w14:paraId="2A526778" w14:textId="77777777" w:rsidTr="00490E39">
        <w:trPr>
          <w:trHeight w:val="20"/>
        </w:trPr>
        <w:tc>
          <w:tcPr>
            <w:tcW w:w="2025" w:type="dxa"/>
            <w:vAlign w:val="center"/>
            <w:hideMark/>
          </w:tcPr>
          <w:p w14:paraId="3DC334FD" w14:textId="34DF8D79"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Poorer</w:t>
            </w:r>
          </w:p>
        </w:tc>
        <w:tc>
          <w:tcPr>
            <w:tcW w:w="1488" w:type="dxa"/>
            <w:hideMark/>
          </w:tcPr>
          <w:p w14:paraId="04D4A1E9" w14:textId="693399FB"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195 (38.1)</w:t>
            </w:r>
          </w:p>
        </w:tc>
        <w:tc>
          <w:tcPr>
            <w:tcW w:w="1004" w:type="dxa"/>
            <w:hideMark/>
          </w:tcPr>
          <w:p w14:paraId="6C540C82" w14:textId="66935781"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0.81</w:t>
            </w:r>
          </w:p>
        </w:tc>
        <w:tc>
          <w:tcPr>
            <w:tcW w:w="1125" w:type="dxa"/>
            <w:hideMark/>
          </w:tcPr>
          <w:p w14:paraId="6F70BF26" w14:textId="63027EDA"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0.62, 1.06</w:t>
            </w:r>
          </w:p>
        </w:tc>
        <w:tc>
          <w:tcPr>
            <w:tcW w:w="1230" w:type="dxa"/>
            <w:hideMark/>
          </w:tcPr>
          <w:p w14:paraId="5362129C" w14:textId="71C94D21"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0.122</w:t>
            </w:r>
          </w:p>
        </w:tc>
        <w:tc>
          <w:tcPr>
            <w:tcW w:w="864" w:type="dxa"/>
            <w:hideMark/>
          </w:tcPr>
          <w:p w14:paraId="7470C39C" w14:textId="52A0E652"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0.93</w:t>
            </w:r>
          </w:p>
        </w:tc>
        <w:tc>
          <w:tcPr>
            <w:tcW w:w="1155" w:type="dxa"/>
            <w:hideMark/>
          </w:tcPr>
          <w:p w14:paraId="250D28D1" w14:textId="569F9229"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0.67, 1.30</w:t>
            </w:r>
          </w:p>
        </w:tc>
        <w:tc>
          <w:tcPr>
            <w:tcW w:w="1128" w:type="dxa"/>
            <w:hideMark/>
          </w:tcPr>
          <w:p w14:paraId="04E39832" w14:textId="42B71120"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0.68</w:t>
            </w:r>
            <w:r w:rsidR="00342586">
              <w:rPr>
                <w:rFonts w:asciiTheme="majorBidi" w:hAnsiTheme="majorBidi" w:cstheme="majorBidi"/>
                <w:sz w:val="18"/>
                <w:szCs w:val="18"/>
              </w:rPr>
              <w:t>0</w:t>
            </w:r>
          </w:p>
        </w:tc>
      </w:tr>
      <w:tr w:rsidR="009D2ED6" w:rsidRPr="00A12542" w14:paraId="528E8A72" w14:textId="77777777" w:rsidTr="00490E39">
        <w:trPr>
          <w:trHeight w:val="20"/>
        </w:trPr>
        <w:tc>
          <w:tcPr>
            <w:tcW w:w="2025" w:type="dxa"/>
            <w:vAlign w:val="center"/>
            <w:hideMark/>
          </w:tcPr>
          <w:p w14:paraId="36582E00" w14:textId="4E114184"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Middle</w:t>
            </w:r>
          </w:p>
        </w:tc>
        <w:tc>
          <w:tcPr>
            <w:tcW w:w="1488" w:type="dxa"/>
            <w:hideMark/>
          </w:tcPr>
          <w:p w14:paraId="6FE993CF" w14:textId="717E2618"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162 (33.6)</w:t>
            </w:r>
          </w:p>
        </w:tc>
        <w:tc>
          <w:tcPr>
            <w:tcW w:w="1004" w:type="dxa"/>
            <w:hideMark/>
          </w:tcPr>
          <w:p w14:paraId="6ED855EC" w14:textId="0418D77D"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0.67</w:t>
            </w:r>
          </w:p>
        </w:tc>
        <w:tc>
          <w:tcPr>
            <w:tcW w:w="1125" w:type="dxa"/>
            <w:hideMark/>
          </w:tcPr>
          <w:p w14:paraId="7C6523F6" w14:textId="38244D83"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0.50, 0.88</w:t>
            </w:r>
          </w:p>
        </w:tc>
        <w:tc>
          <w:tcPr>
            <w:tcW w:w="1230" w:type="dxa"/>
            <w:hideMark/>
          </w:tcPr>
          <w:p w14:paraId="4F217D7E" w14:textId="63BE6092"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0.005</w:t>
            </w:r>
          </w:p>
        </w:tc>
        <w:tc>
          <w:tcPr>
            <w:tcW w:w="864" w:type="dxa"/>
            <w:hideMark/>
          </w:tcPr>
          <w:p w14:paraId="52D81E9E" w14:textId="198BB3E8"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0.78</w:t>
            </w:r>
          </w:p>
        </w:tc>
        <w:tc>
          <w:tcPr>
            <w:tcW w:w="1155" w:type="dxa"/>
            <w:hideMark/>
          </w:tcPr>
          <w:p w14:paraId="481B770E" w14:textId="67EAADB7"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0.54, 1.13</w:t>
            </w:r>
          </w:p>
        </w:tc>
        <w:tc>
          <w:tcPr>
            <w:tcW w:w="1128" w:type="dxa"/>
            <w:hideMark/>
          </w:tcPr>
          <w:p w14:paraId="60B31DE3" w14:textId="311744A3"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0.194</w:t>
            </w:r>
          </w:p>
        </w:tc>
      </w:tr>
      <w:tr w:rsidR="009D2ED6" w:rsidRPr="00A12542" w14:paraId="0584B0BC" w14:textId="77777777" w:rsidTr="00490E39">
        <w:trPr>
          <w:trHeight w:val="20"/>
        </w:trPr>
        <w:tc>
          <w:tcPr>
            <w:tcW w:w="2025" w:type="dxa"/>
            <w:vAlign w:val="center"/>
            <w:hideMark/>
          </w:tcPr>
          <w:p w14:paraId="4162105B" w14:textId="57912B1B"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Richer</w:t>
            </w:r>
          </w:p>
        </w:tc>
        <w:tc>
          <w:tcPr>
            <w:tcW w:w="1488" w:type="dxa"/>
            <w:hideMark/>
          </w:tcPr>
          <w:p w14:paraId="6A1A3DD6" w14:textId="6CD36843"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109 (25.7)</w:t>
            </w:r>
          </w:p>
        </w:tc>
        <w:tc>
          <w:tcPr>
            <w:tcW w:w="1004" w:type="dxa"/>
            <w:hideMark/>
          </w:tcPr>
          <w:p w14:paraId="0BC31F39" w14:textId="64B0DE0E"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0.46</w:t>
            </w:r>
          </w:p>
        </w:tc>
        <w:tc>
          <w:tcPr>
            <w:tcW w:w="1125" w:type="dxa"/>
            <w:hideMark/>
          </w:tcPr>
          <w:p w14:paraId="5791976F" w14:textId="29F1D48E"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0.32, 0.66</w:t>
            </w:r>
          </w:p>
        </w:tc>
        <w:tc>
          <w:tcPr>
            <w:tcW w:w="1230" w:type="dxa"/>
            <w:hideMark/>
          </w:tcPr>
          <w:p w14:paraId="076B7357" w14:textId="3D741325"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&lt;0.001</w:t>
            </w:r>
          </w:p>
        </w:tc>
        <w:tc>
          <w:tcPr>
            <w:tcW w:w="864" w:type="dxa"/>
            <w:hideMark/>
          </w:tcPr>
          <w:p w14:paraId="4034874E" w14:textId="290F37D4"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0.53</w:t>
            </w:r>
          </w:p>
        </w:tc>
        <w:tc>
          <w:tcPr>
            <w:tcW w:w="1155" w:type="dxa"/>
            <w:hideMark/>
          </w:tcPr>
          <w:p w14:paraId="3A3785BE" w14:textId="520871A6"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0.34, 0.82</w:t>
            </w:r>
          </w:p>
        </w:tc>
        <w:tc>
          <w:tcPr>
            <w:tcW w:w="1128" w:type="dxa"/>
            <w:hideMark/>
          </w:tcPr>
          <w:p w14:paraId="7F128BA8" w14:textId="28FCE1BF"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0.005</w:t>
            </w:r>
          </w:p>
        </w:tc>
      </w:tr>
      <w:tr w:rsidR="009D2ED6" w:rsidRPr="00A12542" w14:paraId="15A1C02B" w14:textId="77777777" w:rsidTr="00490E39">
        <w:trPr>
          <w:trHeight w:val="20"/>
        </w:trPr>
        <w:tc>
          <w:tcPr>
            <w:tcW w:w="2025" w:type="dxa"/>
            <w:vAlign w:val="center"/>
            <w:hideMark/>
          </w:tcPr>
          <w:p w14:paraId="4E7CC3C9" w14:textId="73CFF3AF"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Richest</w:t>
            </w:r>
          </w:p>
        </w:tc>
        <w:tc>
          <w:tcPr>
            <w:tcW w:w="1488" w:type="dxa"/>
            <w:hideMark/>
          </w:tcPr>
          <w:p w14:paraId="236FC54C" w14:textId="44EC51A3"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70 (20.2)</w:t>
            </w:r>
          </w:p>
        </w:tc>
        <w:tc>
          <w:tcPr>
            <w:tcW w:w="1004" w:type="dxa"/>
            <w:hideMark/>
          </w:tcPr>
          <w:p w14:paraId="11F0AED5" w14:textId="086D1A35"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0.33</w:t>
            </w:r>
          </w:p>
        </w:tc>
        <w:tc>
          <w:tcPr>
            <w:tcW w:w="1125" w:type="dxa"/>
            <w:hideMark/>
          </w:tcPr>
          <w:p w14:paraId="596FDA06" w14:textId="6AFD6EE5"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0.22, 0.50</w:t>
            </w:r>
          </w:p>
        </w:tc>
        <w:tc>
          <w:tcPr>
            <w:tcW w:w="1230" w:type="dxa"/>
            <w:hideMark/>
          </w:tcPr>
          <w:p w14:paraId="330BFE4F" w14:textId="1794460C"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&lt;0.001</w:t>
            </w:r>
          </w:p>
        </w:tc>
        <w:tc>
          <w:tcPr>
            <w:tcW w:w="864" w:type="dxa"/>
            <w:hideMark/>
          </w:tcPr>
          <w:p w14:paraId="6E27E647" w14:textId="2E5001C4"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0.56</w:t>
            </w:r>
          </w:p>
        </w:tc>
        <w:tc>
          <w:tcPr>
            <w:tcW w:w="1155" w:type="dxa"/>
            <w:hideMark/>
          </w:tcPr>
          <w:p w14:paraId="0BBA19DF" w14:textId="2C3966B8"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0.34, 0.92</w:t>
            </w:r>
          </w:p>
        </w:tc>
        <w:tc>
          <w:tcPr>
            <w:tcW w:w="1128" w:type="dxa"/>
            <w:hideMark/>
          </w:tcPr>
          <w:p w14:paraId="7D7F3F06" w14:textId="31265CB6"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0.024</w:t>
            </w:r>
          </w:p>
        </w:tc>
      </w:tr>
      <w:tr w:rsidR="009D2ED6" w:rsidRPr="00A12542" w14:paraId="545A5E57" w14:textId="77777777" w:rsidTr="00490E39">
        <w:trPr>
          <w:trHeight w:val="20"/>
        </w:trPr>
        <w:tc>
          <w:tcPr>
            <w:tcW w:w="2025" w:type="dxa"/>
            <w:vAlign w:val="center"/>
            <w:hideMark/>
          </w:tcPr>
          <w:p w14:paraId="7955F62D" w14:textId="4166375E" w:rsidR="009D2ED6" w:rsidRPr="00A12542" w:rsidRDefault="009D2ED6" w:rsidP="009D2ED6">
            <w:pPr>
              <w:spacing w:after="0" w:line="240" w:lineRule="auto"/>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Mother education</w:t>
            </w:r>
          </w:p>
        </w:tc>
        <w:tc>
          <w:tcPr>
            <w:tcW w:w="1488" w:type="dxa"/>
            <w:hideMark/>
          </w:tcPr>
          <w:p w14:paraId="71D22444" w14:textId="35D47EF5"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 </w:t>
            </w:r>
          </w:p>
        </w:tc>
        <w:tc>
          <w:tcPr>
            <w:tcW w:w="1004" w:type="dxa"/>
            <w:hideMark/>
          </w:tcPr>
          <w:p w14:paraId="25C631BA" w14:textId="27BF90FA"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1125" w:type="dxa"/>
            <w:hideMark/>
          </w:tcPr>
          <w:p w14:paraId="3F6E6B23" w14:textId="7B299F02"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1230" w:type="dxa"/>
            <w:hideMark/>
          </w:tcPr>
          <w:p w14:paraId="0A10EAE5" w14:textId="06C607EA"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864" w:type="dxa"/>
            <w:hideMark/>
          </w:tcPr>
          <w:p w14:paraId="46100A1D" w14:textId="762A5CF8"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1155" w:type="dxa"/>
            <w:hideMark/>
          </w:tcPr>
          <w:p w14:paraId="7060D9D7" w14:textId="523D8270"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1128" w:type="dxa"/>
            <w:hideMark/>
          </w:tcPr>
          <w:p w14:paraId="4E920F1B" w14:textId="1CC1F5B4"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r>
      <w:tr w:rsidR="009D2ED6" w:rsidRPr="00A12542" w14:paraId="69C0E1DC" w14:textId="77777777" w:rsidTr="00490E39">
        <w:trPr>
          <w:trHeight w:val="20"/>
        </w:trPr>
        <w:tc>
          <w:tcPr>
            <w:tcW w:w="2025" w:type="dxa"/>
            <w:vAlign w:val="center"/>
            <w:hideMark/>
          </w:tcPr>
          <w:p w14:paraId="29E22026" w14:textId="77777777"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No education</w:t>
            </w:r>
          </w:p>
        </w:tc>
        <w:tc>
          <w:tcPr>
            <w:tcW w:w="1488" w:type="dxa"/>
            <w:hideMark/>
          </w:tcPr>
          <w:p w14:paraId="62F824E6" w14:textId="469BE322"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234 (46.3)</w:t>
            </w:r>
          </w:p>
        </w:tc>
        <w:tc>
          <w:tcPr>
            <w:tcW w:w="1004" w:type="dxa"/>
            <w:hideMark/>
          </w:tcPr>
          <w:p w14:paraId="64AC7640" w14:textId="57FBCD43"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Ref</w:t>
            </w:r>
          </w:p>
        </w:tc>
        <w:tc>
          <w:tcPr>
            <w:tcW w:w="1125" w:type="dxa"/>
            <w:hideMark/>
          </w:tcPr>
          <w:p w14:paraId="47416844" w14:textId="7BECBCFD"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1230" w:type="dxa"/>
            <w:hideMark/>
          </w:tcPr>
          <w:p w14:paraId="3349CB93" w14:textId="71FE5921"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864" w:type="dxa"/>
            <w:hideMark/>
          </w:tcPr>
          <w:p w14:paraId="31139C32" w14:textId="45AE465E"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Ref</w:t>
            </w:r>
          </w:p>
        </w:tc>
        <w:tc>
          <w:tcPr>
            <w:tcW w:w="1155" w:type="dxa"/>
            <w:hideMark/>
          </w:tcPr>
          <w:p w14:paraId="585C032D" w14:textId="6F697D1E"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1128" w:type="dxa"/>
            <w:hideMark/>
          </w:tcPr>
          <w:p w14:paraId="5CF2CD75" w14:textId="49CE55E5"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r>
      <w:tr w:rsidR="009D2ED6" w:rsidRPr="00A12542" w14:paraId="0A002C02" w14:textId="77777777" w:rsidTr="00490E39">
        <w:trPr>
          <w:trHeight w:val="20"/>
        </w:trPr>
        <w:tc>
          <w:tcPr>
            <w:tcW w:w="2025" w:type="dxa"/>
            <w:vAlign w:val="center"/>
            <w:hideMark/>
          </w:tcPr>
          <w:p w14:paraId="27A5A564" w14:textId="3A30A644"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Basic </w:t>
            </w:r>
          </w:p>
        </w:tc>
        <w:tc>
          <w:tcPr>
            <w:tcW w:w="1488" w:type="dxa"/>
            <w:hideMark/>
          </w:tcPr>
          <w:p w14:paraId="18C6B975" w14:textId="46225EC4"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301 (36.7)</w:t>
            </w:r>
          </w:p>
        </w:tc>
        <w:tc>
          <w:tcPr>
            <w:tcW w:w="1004" w:type="dxa"/>
            <w:hideMark/>
          </w:tcPr>
          <w:p w14:paraId="1AC585F6" w14:textId="0BC2128D"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0.67</w:t>
            </w:r>
          </w:p>
        </w:tc>
        <w:tc>
          <w:tcPr>
            <w:tcW w:w="1125" w:type="dxa"/>
            <w:hideMark/>
          </w:tcPr>
          <w:p w14:paraId="26B0FAA5" w14:textId="13E4F966"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0.52, 0.88</w:t>
            </w:r>
          </w:p>
        </w:tc>
        <w:tc>
          <w:tcPr>
            <w:tcW w:w="1230" w:type="dxa"/>
            <w:hideMark/>
          </w:tcPr>
          <w:p w14:paraId="6E8C6255" w14:textId="52408A68"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0.003</w:t>
            </w:r>
          </w:p>
        </w:tc>
        <w:tc>
          <w:tcPr>
            <w:tcW w:w="864" w:type="dxa"/>
            <w:hideMark/>
          </w:tcPr>
          <w:p w14:paraId="1AA54148" w14:textId="110A9525"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0.87</w:t>
            </w:r>
          </w:p>
        </w:tc>
        <w:tc>
          <w:tcPr>
            <w:tcW w:w="1155" w:type="dxa"/>
            <w:hideMark/>
          </w:tcPr>
          <w:p w14:paraId="50C617EF" w14:textId="0236053D"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0.65, 1.16</w:t>
            </w:r>
          </w:p>
        </w:tc>
        <w:tc>
          <w:tcPr>
            <w:tcW w:w="1128" w:type="dxa"/>
            <w:hideMark/>
          </w:tcPr>
          <w:p w14:paraId="5A910F2E" w14:textId="6D73B4D9"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0.332</w:t>
            </w:r>
          </w:p>
        </w:tc>
      </w:tr>
      <w:tr w:rsidR="009D2ED6" w:rsidRPr="00A12542" w14:paraId="7FE82357" w14:textId="77777777" w:rsidTr="00490E39">
        <w:trPr>
          <w:trHeight w:val="20"/>
        </w:trPr>
        <w:tc>
          <w:tcPr>
            <w:tcW w:w="2025" w:type="dxa"/>
            <w:vAlign w:val="center"/>
            <w:hideMark/>
          </w:tcPr>
          <w:p w14:paraId="43A50977" w14:textId="6DA4A1BE"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Secondary and higher</w:t>
            </w:r>
          </w:p>
        </w:tc>
        <w:tc>
          <w:tcPr>
            <w:tcW w:w="1488" w:type="dxa"/>
            <w:hideMark/>
          </w:tcPr>
          <w:p w14:paraId="2D68F1AC" w14:textId="34070A84"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231 (24.2)</w:t>
            </w:r>
          </w:p>
        </w:tc>
        <w:tc>
          <w:tcPr>
            <w:tcW w:w="1004" w:type="dxa"/>
            <w:hideMark/>
          </w:tcPr>
          <w:p w14:paraId="2E0C2C5A" w14:textId="0AEDD1D0"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0.37</w:t>
            </w:r>
          </w:p>
        </w:tc>
        <w:tc>
          <w:tcPr>
            <w:tcW w:w="1125" w:type="dxa"/>
            <w:hideMark/>
          </w:tcPr>
          <w:p w14:paraId="240E3C82" w14:textId="2954AE5B"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0.28, 0.49</w:t>
            </w:r>
          </w:p>
        </w:tc>
        <w:tc>
          <w:tcPr>
            <w:tcW w:w="1230" w:type="dxa"/>
            <w:hideMark/>
          </w:tcPr>
          <w:p w14:paraId="51340976" w14:textId="30B18FE8"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&lt;0.001</w:t>
            </w:r>
          </w:p>
        </w:tc>
        <w:tc>
          <w:tcPr>
            <w:tcW w:w="864" w:type="dxa"/>
            <w:hideMark/>
          </w:tcPr>
          <w:p w14:paraId="545BE396" w14:textId="26EA8FA0"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0.64</w:t>
            </w:r>
          </w:p>
        </w:tc>
        <w:tc>
          <w:tcPr>
            <w:tcW w:w="1155" w:type="dxa"/>
            <w:hideMark/>
          </w:tcPr>
          <w:p w14:paraId="6436C4A9" w14:textId="28B90527"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0.45, 0.93</w:t>
            </w:r>
          </w:p>
        </w:tc>
        <w:tc>
          <w:tcPr>
            <w:tcW w:w="1128" w:type="dxa"/>
            <w:hideMark/>
          </w:tcPr>
          <w:p w14:paraId="24237910" w14:textId="5D076EA0"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0.019</w:t>
            </w:r>
          </w:p>
        </w:tc>
      </w:tr>
      <w:tr w:rsidR="009D2ED6" w:rsidRPr="00A12542" w14:paraId="55A0D547" w14:textId="77777777" w:rsidTr="00490E39">
        <w:tblPrEx>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724" w:author="Bikram Adhikari (bdhikari)" w:date="2025-11-26T22:10:00Z">
            <w:tblPrEx>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20"/>
          <w:trPrChange w:id="725" w:author="Bikram Adhikari (bdhikari)" w:date="2025-11-26T22:10:00Z">
            <w:trPr>
              <w:trHeight w:val="20"/>
            </w:trPr>
          </w:trPrChange>
        </w:trPr>
        <w:tc>
          <w:tcPr>
            <w:tcW w:w="2025" w:type="dxa"/>
            <w:vAlign w:val="center"/>
            <w:hideMark/>
            <w:tcPrChange w:id="726" w:author="Bikram Adhikari (bdhikari)" w:date="2025-11-26T22:10:00Z">
              <w:tcPr>
                <w:tcW w:w="2025" w:type="dxa"/>
                <w:vAlign w:val="center"/>
                <w:hideMark/>
              </w:tcPr>
            </w:tcPrChange>
          </w:tcPr>
          <w:p w14:paraId="691217FC" w14:textId="4845019E" w:rsidR="009D2ED6" w:rsidRPr="00A12542" w:rsidRDefault="009D2ED6" w:rsidP="009D2ED6">
            <w:pPr>
              <w:spacing w:after="0" w:line="240" w:lineRule="auto"/>
              <w:rPr>
                <w:rFonts w:asciiTheme="majorBidi" w:eastAsia="Times New Roman" w:hAnsiTheme="majorBidi" w:cstheme="majorBidi"/>
                <w:b/>
                <w:bCs/>
                <w:kern w:val="0"/>
                <w:sz w:val="18"/>
                <w:szCs w:val="18"/>
                <w14:ligatures w14:val="none"/>
              </w:rPr>
            </w:pPr>
            <w:r>
              <w:rPr>
                <w:rFonts w:asciiTheme="majorBidi" w:eastAsia="Times New Roman" w:hAnsiTheme="majorBidi" w:cstheme="majorBidi"/>
                <w:b/>
                <w:bCs/>
                <w:kern w:val="0"/>
                <w:sz w:val="18"/>
                <w:szCs w:val="18"/>
                <w14:ligatures w14:val="none"/>
              </w:rPr>
              <w:t xml:space="preserve">Mother’s </w:t>
            </w:r>
            <w:r w:rsidRPr="00A12542">
              <w:rPr>
                <w:rFonts w:asciiTheme="majorBidi" w:eastAsia="Times New Roman" w:hAnsiTheme="majorBidi" w:cstheme="majorBidi"/>
                <w:b/>
                <w:bCs/>
                <w:kern w:val="0"/>
                <w:sz w:val="18"/>
                <w:szCs w:val="18"/>
                <w14:ligatures w14:val="none"/>
              </w:rPr>
              <w:t>Participation in household decision</w:t>
            </w:r>
          </w:p>
        </w:tc>
        <w:tc>
          <w:tcPr>
            <w:tcW w:w="1488" w:type="dxa"/>
            <w:hideMark/>
            <w:tcPrChange w:id="727" w:author="Bikram Adhikari (bdhikari)" w:date="2025-11-26T22:10:00Z">
              <w:tcPr>
                <w:tcW w:w="1488" w:type="dxa"/>
                <w:gridSpan w:val="2"/>
                <w:hideMark/>
              </w:tcPr>
            </w:tcPrChange>
          </w:tcPr>
          <w:p w14:paraId="762F13CF" w14:textId="72A36719"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 </w:t>
            </w:r>
          </w:p>
        </w:tc>
        <w:tc>
          <w:tcPr>
            <w:tcW w:w="1004" w:type="dxa"/>
            <w:tcPrChange w:id="728" w:author="Bikram Adhikari (bdhikari)" w:date="2025-11-26T22:10:00Z">
              <w:tcPr>
                <w:tcW w:w="1004" w:type="dxa"/>
                <w:gridSpan w:val="2"/>
              </w:tcPr>
            </w:tcPrChange>
          </w:tcPr>
          <w:p w14:paraId="0717D04F" w14:textId="69C14A73" w:rsidR="009D2ED6" w:rsidRPr="001245B7" w:rsidRDefault="009D2ED6" w:rsidP="009D2ED6">
            <w:pPr>
              <w:spacing w:after="0" w:line="240" w:lineRule="auto"/>
              <w:jc w:val="center"/>
              <w:rPr>
                <w:rFonts w:asciiTheme="majorBidi" w:hAnsiTheme="majorBidi" w:cstheme="majorBidi"/>
                <w:sz w:val="18"/>
                <w:szCs w:val="18"/>
              </w:rPr>
            </w:pPr>
            <w:del w:id="729" w:author="Bikram Adhikari (bdhikari)" w:date="2025-11-26T22:10:00Z">
              <w:r w:rsidRPr="001245B7" w:rsidDel="00490E39">
                <w:rPr>
                  <w:rFonts w:asciiTheme="majorBidi" w:hAnsiTheme="majorBidi" w:cstheme="majorBidi"/>
                  <w:sz w:val="18"/>
                  <w:szCs w:val="18"/>
                </w:rPr>
                <w:delText>Ref</w:delText>
              </w:r>
            </w:del>
          </w:p>
        </w:tc>
        <w:tc>
          <w:tcPr>
            <w:tcW w:w="1125" w:type="dxa"/>
            <w:tcPrChange w:id="730" w:author="Bikram Adhikari (bdhikari)" w:date="2025-11-26T22:10:00Z">
              <w:tcPr>
                <w:tcW w:w="1125" w:type="dxa"/>
                <w:gridSpan w:val="2"/>
              </w:tcPr>
            </w:tcPrChange>
          </w:tcPr>
          <w:p w14:paraId="379F0D96" w14:textId="2D3BCA01" w:rsidR="009D2ED6" w:rsidRPr="001245B7" w:rsidRDefault="009D2ED6" w:rsidP="009D2ED6">
            <w:pPr>
              <w:spacing w:after="0" w:line="240" w:lineRule="auto"/>
              <w:jc w:val="center"/>
              <w:rPr>
                <w:rFonts w:asciiTheme="majorBidi" w:hAnsiTheme="majorBidi" w:cstheme="majorBidi"/>
                <w:sz w:val="18"/>
                <w:szCs w:val="18"/>
              </w:rPr>
            </w:pPr>
            <w:del w:id="731" w:author="Bikram Adhikari (bdhikari)" w:date="2025-11-26T22:10:00Z">
              <w:r w:rsidRPr="001245B7" w:rsidDel="00490E39">
                <w:rPr>
                  <w:rFonts w:asciiTheme="majorBidi" w:hAnsiTheme="majorBidi" w:cstheme="majorBidi"/>
                  <w:sz w:val="18"/>
                  <w:szCs w:val="18"/>
                </w:rPr>
                <w:delText> </w:delText>
              </w:r>
            </w:del>
          </w:p>
        </w:tc>
        <w:tc>
          <w:tcPr>
            <w:tcW w:w="1230" w:type="dxa"/>
            <w:tcPrChange w:id="732" w:author="Bikram Adhikari (bdhikari)" w:date="2025-11-26T22:10:00Z">
              <w:tcPr>
                <w:tcW w:w="1230" w:type="dxa"/>
                <w:gridSpan w:val="3"/>
              </w:tcPr>
            </w:tcPrChange>
          </w:tcPr>
          <w:p w14:paraId="6BD917BE" w14:textId="0D165807" w:rsidR="009D2ED6" w:rsidRPr="001245B7" w:rsidRDefault="009D2ED6" w:rsidP="009D2ED6">
            <w:pPr>
              <w:spacing w:after="0" w:line="240" w:lineRule="auto"/>
              <w:jc w:val="center"/>
              <w:rPr>
                <w:rFonts w:asciiTheme="majorBidi" w:hAnsiTheme="majorBidi" w:cstheme="majorBidi"/>
                <w:sz w:val="18"/>
                <w:szCs w:val="18"/>
              </w:rPr>
            </w:pPr>
            <w:del w:id="733" w:author="Bikram Adhikari (bdhikari)" w:date="2025-11-26T22:10:00Z">
              <w:r w:rsidRPr="001245B7" w:rsidDel="00490E39">
                <w:rPr>
                  <w:rFonts w:asciiTheme="majorBidi" w:hAnsiTheme="majorBidi" w:cstheme="majorBidi"/>
                  <w:sz w:val="18"/>
                  <w:szCs w:val="18"/>
                </w:rPr>
                <w:delText> </w:delText>
              </w:r>
            </w:del>
          </w:p>
        </w:tc>
        <w:tc>
          <w:tcPr>
            <w:tcW w:w="864" w:type="dxa"/>
            <w:tcPrChange w:id="734" w:author="Bikram Adhikari (bdhikari)" w:date="2025-11-26T22:10:00Z">
              <w:tcPr>
                <w:tcW w:w="864" w:type="dxa"/>
                <w:gridSpan w:val="2"/>
              </w:tcPr>
            </w:tcPrChange>
          </w:tcPr>
          <w:p w14:paraId="0270D594" w14:textId="6980CBC6" w:rsidR="009D2ED6" w:rsidRPr="001245B7" w:rsidRDefault="009D2ED6" w:rsidP="009D2ED6">
            <w:pPr>
              <w:spacing w:after="0" w:line="240" w:lineRule="auto"/>
              <w:jc w:val="center"/>
              <w:rPr>
                <w:rFonts w:asciiTheme="majorBidi" w:hAnsiTheme="majorBidi" w:cstheme="majorBidi"/>
                <w:sz w:val="18"/>
                <w:szCs w:val="18"/>
              </w:rPr>
            </w:pPr>
            <w:del w:id="735" w:author="Bikram Adhikari (bdhikari)" w:date="2025-11-26T22:10:00Z">
              <w:r w:rsidRPr="001245B7" w:rsidDel="00490E39">
                <w:rPr>
                  <w:rFonts w:asciiTheme="majorBidi" w:hAnsiTheme="majorBidi" w:cstheme="majorBidi"/>
                  <w:sz w:val="18"/>
                  <w:szCs w:val="18"/>
                </w:rPr>
                <w:delText>Ref</w:delText>
              </w:r>
            </w:del>
          </w:p>
        </w:tc>
        <w:tc>
          <w:tcPr>
            <w:tcW w:w="1155" w:type="dxa"/>
            <w:tcPrChange w:id="736" w:author="Bikram Adhikari (bdhikari)" w:date="2025-11-26T22:10:00Z">
              <w:tcPr>
                <w:tcW w:w="1155" w:type="dxa"/>
              </w:tcPr>
            </w:tcPrChange>
          </w:tcPr>
          <w:p w14:paraId="3DBE447D" w14:textId="12D75266" w:rsidR="009D2ED6" w:rsidRPr="001245B7" w:rsidRDefault="009D2ED6" w:rsidP="009D2ED6">
            <w:pPr>
              <w:spacing w:after="0" w:line="240" w:lineRule="auto"/>
              <w:jc w:val="center"/>
              <w:rPr>
                <w:rFonts w:asciiTheme="majorBidi" w:hAnsiTheme="majorBidi" w:cstheme="majorBidi"/>
                <w:sz w:val="18"/>
                <w:szCs w:val="18"/>
              </w:rPr>
            </w:pPr>
            <w:del w:id="737" w:author="Bikram Adhikari (bdhikari)" w:date="2025-11-26T22:10:00Z">
              <w:r w:rsidRPr="001245B7" w:rsidDel="00490E39">
                <w:rPr>
                  <w:rFonts w:asciiTheme="majorBidi" w:hAnsiTheme="majorBidi" w:cstheme="majorBidi"/>
                  <w:sz w:val="18"/>
                  <w:szCs w:val="18"/>
                </w:rPr>
                <w:delText> </w:delText>
              </w:r>
            </w:del>
          </w:p>
        </w:tc>
        <w:tc>
          <w:tcPr>
            <w:tcW w:w="1128" w:type="dxa"/>
            <w:tcPrChange w:id="738" w:author="Bikram Adhikari (bdhikari)" w:date="2025-11-26T22:10:00Z">
              <w:tcPr>
                <w:tcW w:w="1128" w:type="dxa"/>
                <w:gridSpan w:val="2"/>
              </w:tcPr>
            </w:tcPrChange>
          </w:tcPr>
          <w:p w14:paraId="47565251" w14:textId="03F96D00" w:rsidR="009D2ED6" w:rsidRPr="001245B7" w:rsidRDefault="009D2ED6" w:rsidP="009D2ED6">
            <w:pPr>
              <w:spacing w:after="0" w:line="240" w:lineRule="auto"/>
              <w:jc w:val="center"/>
              <w:rPr>
                <w:rFonts w:asciiTheme="majorBidi" w:hAnsiTheme="majorBidi" w:cstheme="majorBidi"/>
                <w:sz w:val="18"/>
                <w:szCs w:val="18"/>
              </w:rPr>
            </w:pPr>
            <w:del w:id="739" w:author="Bikram Adhikari (bdhikari)" w:date="2025-11-26T22:10:00Z">
              <w:r w:rsidRPr="001245B7" w:rsidDel="00490E39">
                <w:rPr>
                  <w:rFonts w:asciiTheme="majorBidi" w:hAnsiTheme="majorBidi" w:cstheme="majorBidi"/>
                  <w:sz w:val="18"/>
                  <w:szCs w:val="18"/>
                </w:rPr>
                <w:delText> </w:delText>
              </w:r>
            </w:del>
          </w:p>
        </w:tc>
      </w:tr>
      <w:tr w:rsidR="00490E39" w:rsidRPr="00A12542" w14:paraId="5CF85CB8" w14:textId="77777777" w:rsidTr="00490E39">
        <w:tblPrEx>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740" w:author="Bikram Adhikari (bdhikari)" w:date="2025-11-26T22:10:00Z">
            <w:tblPrEx>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20"/>
          <w:trPrChange w:id="741" w:author="Bikram Adhikari (bdhikari)" w:date="2025-11-26T22:10:00Z">
            <w:trPr>
              <w:trHeight w:val="20"/>
            </w:trPr>
          </w:trPrChange>
        </w:trPr>
        <w:tc>
          <w:tcPr>
            <w:tcW w:w="2025" w:type="dxa"/>
            <w:vAlign w:val="center"/>
            <w:hideMark/>
            <w:tcPrChange w:id="742" w:author="Bikram Adhikari (bdhikari)" w:date="2025-11-26T22:10:00Z">
              <w:tcPr>
                <w:tcW w:w="2025" w:type="dxa"/>
                <w:vAlign w:val="center"/>
                <w:hideMark/>
              </w:tcPr>
            </w:tcPrChange>
          </w:tcPr>
          <w:p w14:paraId="1622D532" w14:textId="77777777" w:rsidR="00490E39" w:rsidRPr="00A12542" w:rsidRDefault="00490E39" w:rsidP="00490E39">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No participation</w:t>
            </w:r>
          </w:p>
        </w:tc>
        <w:tc>
          <w:tcPr>
            <w:tcW w:w="1488" w:type="dxa"/>
            <w:hideMark/>
            <w:tcPrChange w:id="743" w:author="Bikram Adhikari (bdhikari)" w:date="2025-11-26T22:10:00Z">
              <w:tcPr>
                <w:tcW w:w="1488" w:type="dxa"/>
                <w:gridSpan w:val="2"/>
                <w:hideMark/>
              </w:tcPr>
            </w:tcPrChange>
          </w:tcPr>
          <w:p w14:paraId="51598ED1" w14:textId="07A57515" w:rsidR="00490E39" w:rsidRPr="00A12542" w:rsidRDefault="00490E39" w:rsidP="00490E39">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279 (35.7)</w:t>
            </w:r>
          </w:p>
        </w:tc>
        <w:tc>
          <w:tcPr>
            <w:tcW w:w="1004" w:type="dxa"/>
            <w:tcPrChange w:id="744" w:author="Bikram Adhikari (bdhikari)" w:date="2025-11-26T22:10:00Z">
              <w:tcPr>
                <w:tcW w:w="1004" w:type="dxa"/>
                <w:gridSpan w:val="2"/>
              </w:tcPr>
            </w:tcPrChange>
          </w:tcPr>
          <w:p w14:paraId="73C8D5D8" w14:textId="1B6EAE72" w:rsidR="00490E39" w:rsidRPr="001245B7" w:rsidRDefault="00490E39" w:rsidP="00490E39">
            <w:pPr>
              <w:spacing w:after="0" w:line="240" w:lineRule="auto"/>
              <w:jc w:val="center"/>
              <w:rPr>
                <w:rFonts w:asciiTheme="majorBidi" w:hAnsiTheme="majorBidi" w:cstheme="majorBidi"/>
                <w:sz w:val="18"/>
                <w:szCs w:val="18"/>
              </w:rPr>
            </w:pPr>
            <w:ins w:id="745" w:author="Bikram Adhikari (bdhikari)" w:date="2025-11-26T22:10:00Z">
              <w:r w:rsidRPr="001245B7">
                <w:rPr>
                  <w:rFonts w:asciiTheme="majorBidi" w:hAnsiTheme="majorBidi" w:cstheme="majorBidi"/>
                  <w:sz w:val="18"/>
                  <w:szCs w:val="18"/>
                </w:rPr>
                <w:t>Ref</w:t>
              </w:r>
            </w:ins>
            <w:del w:id="746" w:author="Bikram Adhikari (bdhikari)" w:date="2025-11-26T22:10:00Z">
              <w:r w:rsidRPr="001245B7" w:rsidDel="00490E39">
                <w:rPr>
                  <w:rFonts w:asciiTheme="majorBidi" w:hAnsiTheme="majorBidi" w:cstheme="majorBidi"/>
                  <w:sz w:val="18"/>
                  <w:szCs w:val="18"/>
                </w:rPr>
                <w:delText>0.86</w:delText>
              </w:r>
            </w:del>
          </w:p>
        </w:tc>
        <w:tc>
          <w:tcPr>
            <w:tcW w:w="1125" w:type="dxa"/>
            <w:tcPrChange w:id="747" w:author="Bikram Adhikari (bdhikari)" w:date="2025-11-26T22:10:00Z">
              <w:tcPr>
                <w:tcW w:w="1125" w:type="dxa"/>
                <w:gridSpan w:val="2"/>
              </w:tcPr>
            </w:tcPrChange>
          </w:tcPr>
          <w:p w14:paraId="7AC0AB36" w14:textId="00271A2B" w:rsidR="00490E39" w:rsidRPr="001245B7" w:rsidRDefault="00490E39" w:rsidP="00490E39">
            <w:pPr>
              <w:spacing w:after="0" w:line="240" w:lineRule="auto"/>
              <w:jc w:val="center"/>
              <w:rPr>
                <w:rFonts w:asciiTheme="majorBidi" w:hAnsiTheme="majorBidi" w:cstheme="majorBidi"/>
                <w:sz w:val="18"/>
                <w:szCs w:val="18"/>
              </w:rPr>
            </w:pPr>
            <w:ins w:id="748" w:author="Bikram Adhikari (bdhikari)" w:date="2025-11-26T22:10:00Z">
              <w:r w:rsidRPr="001245B7">
                <w:rPr>
                  <w:rFonts w:asciiTheme="majorBidi" w:hAnsiTheme="majorBidi" w:cstheme="majorBidi"/>
                  <w:sz w:val="18"/>
                  <w:szCs w:val="18"/>
                </w:rPr>
                <w:t> </w:t>
              </w:r>
            </w:ins>
            <w:del w:id="749" w:author="Bikram Adhikari (bdhikari)" w:date="2025-11-26T22:10:00Z">
              <w:r w:rsidRPr="001245B7" w:rsidDel="00490E39">
                <w:rPr>
                  <w:rFonts w:asciiTheme="majorBidi" w:hAnsiTheme="majorBidi" w:cstheme="majorBidi"/>
                  <w:sz w:val="18"/>
                  <w:szCs w:val="18"/>
                </w:rPr>
                <w:delText>0.70, 1.07</w:delText>
              </w:r>
            </w:del>
          </w:p>
        </w:tc>
        <w:tc>
          <w:tcPr>
            <w:tcW w:w="1230" w:type="dxa"/>
            <w:tcPrChange w:id="750" w:author="Bikram Adhikari (bdhikari)" w:date="2025-11-26T22:10:00Z">
              <w:tcPr>
                <w:tcW w:w="1230" w:type="dxa"/>
                <w:gridSpan w:val="3"/>
              </w:tcPr>
            </w:tcPrChange>
          </w:tcPr>
          <w:p w14:paraId="4C753E9D" w14:textId="7723936C" w:rsidR="00490E39" w:rsidRPr="001245B7" w:rsidRDefault="00490E39" w:rsidP="00490E39">
            <w:pPr>
              <w:spacing w:after="0" w:line="240" w:lineRule="auto"/>
              <w:jc w:val="center"/>
              <w:rPr>
                <w:rFonts w:asciiTheme="majorBidi" w:hAnsiTheme="majorBidi" w:cstheme="majorBidi"/>
                <w:sz w:val="18"/>
                <w:szCs w:val="18"/>
              </w:rPr>
            </w:pPr>
            <w:ins w:id="751" w:author="Bikram Adhikari (bdhikari)" w:date="2025-11-26T22:10:00Z">
              <w:r w:rsidRPr="001245B7">
                <w:rPr>
                  <w:rFonts w:asciiTheme="majorBidi" w:hAnsiTheme="majorBidi" w:cstheme="majorBidi"/>
                  <w:sz w:val="18"/>
                  <w:szCs w:val="18"/>
                </w:rPr>
                <w:t> </w:t>
              </w:r>
            </w:ins>
            <w:del w:id="752" w:author="Bikram Adhikari (bdhikari)" w:date="2025-11-26T22:10:00Z">
              <w:r w:rsidRPr="001245B7" w:rsidDel="00490E39">
                <w:rPr>
                  <w:rFonts w:asciiTheme="majorBidi" w:hAnsiTheme="majorBidi" w:cstheme="majorBidi"/>
                  <w:sz w:val="18"/>
                  <w:szCs w:val="18"/>
                </w:rPr>
                <w:delText>0.173</w:delText>
              </w:r>
            </w:del>
          </w:p>
        </w:tc>
        <w:tc>
          <w:tcPr>
            <w:tcW w:w="864" w:type="dxa"/>
            <w:tcPrChange w:id="753" w:author="Bikram Adhikari (bdhikari)" w:date="2025-11-26T22:10:00Z">
              <w:tcPr>
                <w:tcW w:w="864" w:type="dxa"/>
                <w:gridSpan w:val="2"/>
              </w:tcPr>
            </w:tcPrChange>
          </w:tcPr>
          <w:p w14:paraId="48EFDA96" w14:textId="2ADB9218" w:rsidR="00490E39" w:rsidRPr="001245B7" w:rsidRDefault="00490E39" w:rsidP="00490E39">
            <w:pPr>
              <w:spacing w:after="0" w:line="240" w:lineRule="auto"/>
              <w:jc w:val="center"/>
              <w:rPr>
                <w:rFonts w:asciiTheme="majorBidi" w:hAnsiTheme="majorBidi" w:cstheme="majorBidi"/>
                <w:sz w:val="18"/>
                <w:szCs w:val="18"/>
              </w:rPr>
            </w:pPr>
            <w:ins w:id="754" w:author="Bikram Adhikari (bdhikari)" w:date="2025-11-26T22:10:00Z">
              <w:r w:rsidRPr="001245B7">
                <w:rPr>
                  <w:rFonts w:asciiTheme="majorBidi" w:hAnsiTheme="majorBidi" w:cstheme="majorBidi"/>
                  <w:sz w:val="18"/>
                  <w:szCs w:val="18"/>
                </w:rPr>
                <w:t>Ref</w:t>
              </w:r>
            </w:ins>
            <w:del w:id="755" w:author="Bikram Adhikari (bdhikari)" w:date="2025-11-26T22:10:00Z">
              <w:r w:rsidRPr="001245B7" w:rsidDel="00490E39">
                <w:rPr>
                  <w:rFonts w:asciiTheme="majorBidi" w:hAnsiTheme="majorBidi" w:cstheme="majorBidi"/>
                  <w:sz w:val="18"/>
                  <w:szCs w:val="18"/>
                </w:rPr>
                <w:delText>0.82</w:delText>
              </w:r>
            </w:del>
          </w:p>
        </w:tc>
        <w:tc>
          <w:tcPr>
            <w:tcW w:w="1155" w:type="dxa"/>
            <w:tcPrChange w:id="756" w:author="Bikram Adhikari (bdhikari)" w:date="2025-11-26T22:10:00Z">
              <w:tcPr>
                <w:tcW w:w="1155" w:type="dxa"/>
              </w:tcPr>
            </w:tcPrChange>
          </w:tcPr>
          <w:p w14:paraId="34A18642" w14:textId="44806E52" w:rsidR="00490E39" w:rsidRPr="001245B7" w:rsidRDefault="00490E39" w:rsidP="00490E39">
            <w:pPr>
              <w:spacing w:after="0" w:line="240" w:lineRule="auto"/>
              <w:jc w:val="center"/>
              <w:rPr>
                <w:rFonts w:asciiTheme="majorBidi" w:hAnsiTheme="majorBidi" w:cstheme="majorBidi"/>
                <w:sz w:val="18"/>
                <w:szCs w:val="18"/>
              </w:rPr>
            </w:pPr>
            <w:ins w:id="757" w:author="Bikram Adhikari (bdhikari)" w:date="2025-11-26T22:10:00Z">
              <w:r w:rsidRPr="001245B7">
                <w:rPr>
                  <w:rFonts w:asciiTheme="majorBidi" w:hAnsiTheme="majorBidi" w:cstheme="majorBidi"/>
                  <w:sz w:val="18"/>
                  <w:szCs w:val="18"/>
                </w:rPr>
                <w:t> </w:t>
              </w:r>
            </w:ins>
            <w:del w:id="758" w:author="Bikram Adhikari (bdhikari)" w:date="2025-11-26T22:10:00Z">
              <w:r w:rsidRPr="001245B7" w:rsidDel="00490E39">
                <w:rPr>
                  <w:rFonts w:asciiTheme="majorBidi" w:hAnsiTheme="majorBidi" w:cstheme="majorBidi"/>
                  <w:sz w:val="18"/>
                  <w:szCs w:val="18"/>
                </w:rPr>
                <w:delText>0.63, 1.06</w:delText>
              </w:r>
            </w:del>
          </w:p>
        </w:tc>
        <w:tc>
          <w:tcPr>
            <w:tcW w:w="1128" w:type="dxa"/>
            <w:tcPrChange w:id="759" w:author="Bikram Adhikari (bdhikari)" w:date="2025-11-26T22:10:00Z">
              <w:tcPr>
                <w:tcW w:w="1128" w:type="dxa"/>
                <w:gridSpan w:val="2"/>
              </w:tcPr>
            </w:tcPrChange>
          </w:tcPr>
          <w:p w14:paraId="33A85CAE" w14:textId="0E152432" w:rsidR="00490E39" w:rsidRPr="001245B7" w:rsidRDefault="00490E39" w:rsidP="00490E39">
            <w:pPr>
              <w:spacing w:after="0" w:line="240" w:lineRule="auto"/>
              <w:jc w:val="center"/>
              <w:rPr>
                <w:rFonts w:asciiTheme="majorBidi" w:hAnsiTheme="majorBidi" w:cstheme="majorBidi"/>
                <w:sz w:val="18"/>
                <w:szCs w:val="18"/>
              </w:rPr>
            </w:pPr>
            <w:ins w:id="760" w:author="Bikram Adhikari (bdhikari)" w:date="2025-11-26T22:10:00Z">
              <w:r w:rsidRPr="001245B7">
                <w:rPr>
                  <w:rFonts w:asciiTheme="majorBidi" w:hAnsiTheme="majorBidi" w:cstheme="majorBidi"/>
                  <w:sz w:val="18"/>
                  <w:szCs w:val="18"/>
                </w:rPr>
                <w:t> </w:t>
              </w:r>
            </w:ins>
            <w:del w:id="761" w:author="Bikram Adhikari (bdhikari)" w:date="2025-11-26T22:10:00Z">
              <w:r w:rsidRPr="001245B7" w:rsidDel="00490E39">
                <w:rPr>
                  <w:rFonts w:asciiTheme="majorBidi" w:hAnsiTheme="majorBidi" w:cstheme="majorBidi"/>
                  <w:sz w:val="18"/>
                  <w:szCs w:val="18"/>
                </w:rPr>
                <w:delText>0.133</w:delText>
              </w:r>
            </w:del>
          </w:p>
        </w:tc>
      </w:tr>
      <w:tr w:rsidR="00490E39" w:rsidRPr="00A12542" w14:paraId="321416B0" w14:textId="77777777" w:rsidTr="00490E39">
        <w:trPr>
          <w:trHeight w:val="20"/>
        </w:trPr>
        <w:tc>
          <w:tcPr>
            <w:tcW w:w="2025" w:type="dxa"/>
            <w:vAlign w:val="center"/>
            <w:hideMark/>
          </w:tcPr>
          <w:p w14:paraId="3F09F30F" w14:textId="77777777" w:rsidR="00490E39" w:rsidRPr="00A12542" w:rsidRDefault="00490E39" w:rsidP="00490E39">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Participation</w:t>
            </w:r>
          </w:p>
        </w:tc>
        <w:tc>
          <w:tcPr>
            <w:tcW w:w="1488" w:type="dxa"/>
            <w:hideMark/>
          </w:tcPr>
          <w:p w14:paraId="7BBE55B8" w14:textId="1030F3A1" w:rsidR="00490E39" w:rsidRPr="00A12542" w:rsidRDefault="00490E39" w:rsidP="00490E39">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503 (32.4)</w:t>
            </w:r>
          </w:p>
        </w:tc>
        <w:tc>
          <w:tcPr>
            <w:tcW w:w="1004" w:type="dxa"/>
            <w:hideMark/>
          </w:tcPr>
          <w:p w14:paraId="4FEB7ACA" w14:textId="7938DBDD" w:rsidR="00490E39" w:rsidRPr="001245B7" w:rsidRDefault="00490E39" w:rsidP="00490E39">
            <w:pPr>
              <w:spacing w:after="0" w:line="240" w:lineRule="auto"/>
              <w:jc w:val="center"/>
              <w:rPr>
                <w:rFonts w:asciiTheme="majorBidi" w:hAnsiTheme="majorBidi" w:cstheme="majorBidi"/>
                <w:sz w:val="18"/>
                <w:szCs w:val="18"/>
              </w:rPr>
            </w:pPr>
            <w:ins w:id="762" w:author="Bikram Adhikari (bdhikari)" w:date="2025-11-26T22:10:00Z">
              <w:r w:rsidRPr="001245B7">
                <w:rPr>
                  <w:rFonts w:asciiTheme="majorBidi" w:hAnsiTheme="majorBidi" w:cstheme="majorBidi"/>
                  <w:sz w:val="18"/>
                  <w:szCs w:val="18"/>
                </w:rPr>
                <w:t>0.86</w:t>
              </w:r>
            </w:ins>
            <w:del w:id="763" w:author="Bikram Adhikari (bdhikari)" w:date="2025-11-26T22:10:00Z">
              <w:r w:rsidRPr="001245B7" w:rsidDel="00F470D6">
                <w:rPr>
                  <w:rFonts w:asciiTheme="majorBidi" w:hAnsiTheme="majorBidi" w:cstheme="majorBidi"/>
                  <w:sz w:val="18"/>
                  <w:szCs w:val="18"/>
                </w:rPr>
                <w:delText> </w:delText>
              </w:r>
            </w:del>
          </w:p>
        </w:tc>
        <w:tc>
          <w:tcPr>
            <w:tcW w:w="1125" w:type="dxa"/>
            <w:hideMark/>
          </w:tcPr>
          <w:p w14:paraId="17D27678" w14:textId="6014A13E" w:rsidR="00490E39" w:rsidRPr="001245B7" w:rsidRDefault="00490E39" w:rsidP="00490E39">
            <w:pPr>
              <w:spacing w:after="0" w:line="240" w:lineRule="auto"/>
              <w:jc w:val="center"/>
              <w:rPr>
                <w:rFonts w:asciiTheme="majorBidi" w:hAnsiTheme="majorBidi" w:cstheme="majorBidi"/>
                <w:sz w:val="18"/>
                <w:szCs w:val="18"/>
              </w:rPr>
            </w:pPr>
            <w:ins w:id="764" w:author="Bikram Adhikari (bdhikari)" w:date="2025-11-26T22:10:00Z">
              <w:r w:rsidRPr="001245B7">
                <w:rPr>
                  <w:rFonts w:asciiTheme="majorBidi" w:hAnsiTheme="majorBidi" w:cstheme="majorBidi"/>
                  <w:sz w:val="18"/>
                  <w:szCs w:val="18"/>
                </w:rPr>
                <w:t>0.70, 1.07</w:t>
              </w:r>
            </w:ins>
            <w:del w:id="765" w:author="Bikram Adhikari (bdhikari)" w:date="2025-11-26T22:10:00Z">
              <w:r w:rsidRPr="001245B7" w:rsidDel="00F470D6">
                <w:rPr>
                  <w:rFonts w:asciiTheme="majorBidi" w:hAnsiTheme="majorBidi" w:cstheme="majorBidi"/>
                  <w:sz w:val="18"/>
                  <w:szCs w:val="18"/>
                </w:rPr>
                <w:delText> </w:delText>
              </w:r>
            </w:del>
          </w:p>
        </w:tc>
        <w:tc>
          <w:tcPr>
            <w:tcW w:w="1230" w:type="dxa"/>
            <w:hideMark/>
          </w:tcPr>
          <w:p w14:paraId="0017A055" w14:textId="060E98A4" w:rsidR="00490E39" w:rsidRPr="001245B7" w:rsidRDefault="00490E39" w:rsidP="00490E39">
            <w:pPr>
              <w:spacing w:after="0" w:line="240" w:lineRule="auto"/>
              <w:jc w:val="center"/>
              <w:rPr>
                <w:rFonts w:asciiTheme="majorBidi" w:hAnsiTheme="majorBidi" w:cstheme="majorBidi"/>
                <w:sz w:val="18"/>
                <w:szCs w:val="18"/>
              </w:rPr>
            </w:pPr>
            <w:ins w:id="766" w:author="Bikram Adhikari (bdhikari)" w:date="2025-11-26T22:10:00Z">
              <w:r w:rsidRPr="001245B7">
                <w:rPr>
                  <w:rFonts w:asciiTheme="majorBidi" w:hAnsiTheme="majorBidi" w:cstheme="majorBidi"/>
                  <w:sz w:val="18"/>
                  <w:szCs w:val="18"/>
                </w:rPr>
                <w:t>0.173</w:t>
              </w:r>
            </w:ins>
            <w:del w:id="767" w:author="Bikram Adhikari (bdhikari)" w:date="2025-11-26T22:10:00Z">
              <w:r w:rsidRPr="001245B7" w:rsidDel="00F470D6">
                <w:rPr>
                  <w:rFonts w:asciiTheme="majorBidi" w:hAnsiTheme="majorBidi" w:cstheme="majorBidi"/>
                  <w:sz w:val="18"/>
                  <w:szCs w:val="18"/>
                </w:rPr>
                <w:delText> </w:delText>
              </w:r>
            </w:del>
          </w:p>
        </w:tc>
        <w:tc>
          <w:tcPr>
            <w:tcW w:w="864" w:type="dxa"/>
            <w:hideMark/>
          </w:tcPr>
          <w:p w14:paraId="256E7BFA" w14:textId="70B4238A" w:rsidR="00490E39" w:rsidRPr="001245B7" w:rsidRDefault="00490E39" w:rsidP="00490E39">
            <w:pPr>
              <w:spacing w:after="0" w:line="240" w:lineRule="auto"/>
              <w:jc w:val="center"/>
              <w:rPr>
                <w:rFonts w:asciiTheme="majorBidi" w:hAnsiTheme="majorBidi" w:cstheme="majorBidi"/>
                <w:sz w:val="18"/>
                <w:szCs w:val="18"/>
              </w:rPr>
            </w:pPr>
            <w:ins w:id="768" w:author="Bikram Adhikari (bdhikari)" w:date="2025-11-26T22:10:00Z">
              <w:r w:rsidRPr="001245B7">
                <w:rPr>
                  <w:rFonts w:asciiTheme="majorBidi" w:hAnsiTheme="majorBidi" w:cstheme="majorBidi"/>
                  <w:sz w:val="18"/>
                  <w:szCs w:val="18"/>
                </w:rPr>
                <w:t>0.82</w:t>
              </w:r>
            </w:ins>
            <w:del w:id="769" w:author="Bikram Adhikari (bdhikari)" w:date="2025-11-26T22:10:00Z">
              <w:r w:rsidRPr="001245B7" w:rsidDel="00F470D6">
                <w:rPr>
                  <w:rFonts w:asciiTheme="majorBidi" w:hAnsiTheme="majorBidi" w:cstheme="majorBidi"/>
                  <w:sz w:val="18"/>
                  <w:szCs w:val="18"/>
                </w:rPr>
                <w:delText> </w:delText>
              </w:r>
            </w:del>
          </w:p>
        </w:tc>
        <w:tc>
          <w:tcPr>
            <w:tcW w:w="1155" w:type="dxa"/>
            <w:hideMark/>
          </w:tcPr>
          <w:p w14:paraId="1A96E7E9" w14:textId="0B9646D7" w:rsidR="00490E39" w:rsidRPr="001245B7" w:rsidRDefault="00490E39" w:rsidP="00490E39">
            <w:pPr>
              <w:spacing w:after="0" w:line="240" w:lineRule="auto"/>
              <w:jc w:val="center"/>
              <w:rPr>
                <w:rFonts w:asciiTheme="majorBidi" w:hAnsiTheme="majorBidi" w:cstheme="majorBidi"/>
                <w:sz w:val="18"/>
                <w:szCs w:val="18"/>
              </w:rPr>
            </w:pPr>
            <w:ins w:id="770" w:author="Bikram Adhikari (bdhikari)" w:date="2025-11-26T22:10:00Z">
              <w:r w:rsidRPr="001245B7">
                <w:rPr>
                  <w:rFonts w:asciiTheme="majorBidi" w:hAnsiTheme="majorBidi" w:cstheme="majorBidi"/>
                  <w:sz w:val="18"/>
                  <w:szCs w:val="18"/>
                </w:rPr>
                <w:t>0.63, 1.06</w:t>
              </w:r>
            </w:ins>
            <w:del w:id="771" w:author="Bikram Adhikari (bdhikari)" w:date="2025-11-26T22:10:00Z">
              <w:r w:rsidRPr="001245B7" w:rsidDel="00F470D6">
                <w:rPr>
                  <w:rFonts w:asciiTheme="majorBidi" w:hAnsiTheme="majorBidi" w:cstheme="majorBidi"/>
                  <w:sz w:val="18"/>
                  <w:szCs w:val="18"/>
                </w:rPr>
                <w:delText> </w:delText>
              </w:r>
            </w:del>
          </w:p>
        </w:tc>
        <w:tc>
          <w:tcPr>
            <w:tcW w:w="1128" w:type="dxa"/>
            <w:hideMark/>
          </w:tcPr>
          <w:p w14:paraId="2A4B9EB4" w14:textId="6C9F3CAA" w:rsidR="00490E39" w:rsidRPr="001245B7" w:rsidRDefault="00490E39" w:rsidP="00490E39">
            <w:pPr>
              <w:spacing w:after="0" w:line="240" w:lineRule="auto"/>
              <w:jc w:val="center"/>
              <w:rPr>
                <w:rFonts w:asciiTheme="majorBidi" w:hAnsiTheme="majorBidi" w:cstheme="majorBidi"/>
                <w:sz w:val="18"/>
                <w:szCs w:val="18"/>
              </w:rPr>
            </w:pPr>
            <w:ins w:id="772" w:author="Bikram Adhikari (bdhikari)" w:date="2025-11-26T22:10:00Z">
              <w:r w:rsidRPr="001245B7">
                <w:rPr>
                  <w:rFonts w:asciiTheme="majorBidi" w:hAnsiTheme="majorBidi" w:cstheme="majorBidi"/>
                  <w:sz w:val="18"/>
                  <w:szCs w:val="18"/>
                </w:rPr>
                <w:t>0.133</w:t>
              </w:r>
            </w:ins>
            <w:del w:id="773" w:author="Bikram Adhikari (bdhikari)" w:date="2025-11-26T22:10:00Z">
              <w:r w:rsidRPr="001245B7" w:rsidDel="00F470D6">
                <w:rPr>
                  <w:rFonts w:asciiTheme="majorBidi" w:hAnsiTheme="majorBidi" w:cstheme="majorBidi"/>
                  <w:sz w:val="18"/>
                  <w:szCs w:val="18"/>
                </w:rPr>
                <w:delText> </w:delText>
              </w:r>
            </w:del>
          </w:p>
        </w:tc>
      </w:tr>
      <w:tr w:rsidR="009D2ED6" w:rsidRPr="00A12542" w14:paraId="546413C1" w14:textId="77777777" w:rsidTr="00490E39">
        <w:tblPrEx>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774" w:author="Bikram Adhikari (bdhikari)" w:date="2025-11-26T22:10:00Z">
            <w:tblPrEx>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20"/>
          <w:trPrChange w:id="775" w:author="Bikram Adhikari (bdhikari)" w:date="2025-11-26T22:10:00Z">
            <w:trPr>
              <w:trHeight w:val="20"/>
            </w:trPr>
          </w:trPrChange>
        </w:trPr>
        <w:tc>
          <w:tcPr>
            <w:tcW w:w="2025" w:type="dxa"/>
            <w:vAlign w:val="center"/>
            <w:hideMark/>
            <w:tcPrChange w:id="776" w:author="Bikram Adhikari (bdhikari)" w:date="2025-11-26T22:10:00Z">
              <w:tcPr>
                <w:tcW w:w="2201" w:type="dxa"/>
                <w:vAlign w:val="center"/>
                <w:hideMark/>
              </w:tcPr>
            </w:tcPrChange>
          </w:tcPr>
          <w:p w14:paraId="47B739B9" w14:textId="71F5A166" w:rsidR="009D2ED6" w:rsidRPr="00A12542" w:rsidRDefault="009D2ED6" w:rsidP="009D2ED6">
            <w:pPr>
              <w:spacing w:after="0" w:line="240" w:lineRule="auto"/>
              <w:rPr>
                <w:rFonts w:asciiTheme="majorBidi" w:eastAsia="Times New Roman" w:hAnsiTheme="majorBidi" w:cstheme="majorBidi"/>
                <w:b/>
                <w:bCs/>
                <w:kern w:val="0"/>
                <w:sz w:val="18"/>
                <w:szCs w:val="18"/>
                <w14:ligatures w14:val="none"/>
              </w:rPr>
            </w:pPr>
            <w:r>
              <w:rPr>
                <w:rFonts w:asciiTheme="majorBidi" w:eastAsia="Times New Roman" w:hAnsiTheme="majorBidi" w:cstheme="majorBidi"/>
                <w:b/>
                <w:bCs/>
                <w:kern w:val="0"/>
                <w:sz w:val="18"/>
                <w:szCs w:val="18"/>
                <w14:ligatures w14:val="none"/>
              </w:rPr>
              <w:t xml:space="preserve">Exposure to </w:t>
            </w:r>
            <w:r w:rsidR="007A6A1B">
              <w:rPr>
                <w:rFonts w:asciiTheme="majorBidi" w:eastAsia="Times New Roman" w:hAnsiTheme="majorBidi" w:cstheme="majorBidi"/>
                <w:b/>
                <w:bCs/>
                <w:kern w:val="0"/>
                <w:sz w:val="18"/>
                <w:szCs w:val="18"/>
                <w14:ligatures w14:val="none"/>
              </w:rPr>
              <w:t>h</w:t>
            </w:r>
            <w:r w:rsidRPr="00A12542">
              <w:rPr>
                <w:rFonts w:asciiTheme="majorBidi" w:eastAsia="Times New Roman" w:hAnsiTheme="majorBidi" w:cstheme="majorBidi"/>
                <w:b/>
                <w:bCs/>
                <w:kern w:val="0"/>
                <w:sz w:val="18"/>
                <w:szCs w:val="18"/>
                <w14:ligatures w14:val="none"/>
              </w:rPr>
              <w:t xml:space="preserve">ealth </w:t>
            </w:r>
            <w:r w:rsidR="000E4FA0" w:rsidRPr="00A12542">
              <w:rPr>
                <w:rFonts w:asciiTheme="majorBidi" w:eastAsia="Times New Roman" w:hAnsiTheme="majorBidi" w:cstheme="majorBidi"/>
                <w:b/>
                <w:bCs/>
                <w:kern w:val="0"/>
                <w:sz w:val="18"/>
                <w:szCs w:val="18"/>
                <w14:ligatures w14:val="none"/>
              </w:rPr>
              <w:t>programs</w:t>
            </w:r>
            <w:r w:rsidRPr="00A12542">
              <w:rPr>
                <w:rFonts w:asciiTheme="majorBidi" w:eastAsia="Times New Roman" w:hAnsiTheme="majorBidi" w:cstheme="majorBidi"/>
                <w:b/>
                <w:bCs/>
                <w:kern w:val="0"/>
                <w:sz w:val="18"/>
                <w:szCs w:val="18"/>
                <w14:ligatures w14:val="none"/>
              </w:rPr>
              <w:t xml:space="preserve"> </w:t>
            </w:r>
            <w:r w:rsidR="00177372">
              <w:rPr>
                <w:rFonts w:asciiTheme="majorBidi" w:eastAsia="Times New Roman" w:hAnsiTheme="majorBidi" w:cstheme="majorBidi"/>
                <w:b/>
                <w:bCs/>
                <w:kern w:val="0"/>
                <w:sz w:val="18"/>
                <w:szCs w:val="18"/>
                <w14:ligatures w14:val="none"/>
              </w:rPr>
              <w:t>on</w:t>
            </w:r>
            <w:r>
              <w:rPr>
                <w:rFonts w:asciiTheme="majorBidi" w:eastAsia="Times New Roman" w:hAnsiTheme="majorBidi" w:cstheme="majorBidi"/>
                <w:b/>
                <w:bCs/>
                <w:kern w:val="0"/>
                <w:sz w:val="18"/>
                <w:szCs w:val="18"/>
                <w14:ligatures w14:val="none"/>
              </w:rPr>
              <w:t xml:space="preserve"> TV/radio</w:t>
            </w:r>
          </w:p>
        </w:tc>
        <w:tc>
          <w:tcPr>
            <w:tcW w:w="1488" w:type="dxa"/>
            <w:hideMark/>
            <w:tcPrChange w:id="777" w:author="Bikram Adhikari (bdhikari)" w:date="2025-11-26T22:10:00Z">
              <w:tcPr>
                <w:tcW w:w="1507" w:type="dxa"/>
                <w:gridSpan w:val="2"/>
                <w:hideMark/>
              </w:tcPr>
            </w:tcPrChange>
          </w:tcPr>
          <w:p w14:paraId="5B2E5B9A" w14:textId="2AF1A1A8"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 </w:t>
            </w:r>
          </w:p>
        </w:tc>
        <w:tc>
          <w:tcPr>
            <w:tcW w:w="1004" w:type="dxa"/>
            <w:tcPrChange w:id="778" w:author="Bikram Adhikari (bdhikari)" w:date="2025-11-26T22:10:00Z">
              <w:tcPr>
                <w:tcW w:w="1043" w:type="dxa"/>
                <w:gridSpan w:val="2"/>
              </w:tcPr>
            </w:tcPrChange>
          </w:tcPr>
          <w:p w14:paraId="1C7D0448" w14:textId="681DD57D" w:rsidR="009D2ED6" w:rsidRPr="001245B7" w:rsidRDefault="009D2ED6" w:rsidP="009D2ED6">
            <w:pPr>
              <w:spacing w:after="0" w:line="240" w:lineRule="auto"/>
              <w:jc w:val="center"/>
              <w:rPr>
                <w:rFonts w:asciiTheme="majorBidi" w:hAnsiTheme="majorBidi" w:cstheme="majorBidi"/>
                <w:sz w:val="18"/>
                <w:szCs w:val="18"/>
              </w:rPr>
            </w:pPr>
            <w:del w:id="779" w:author="Bikram Adhikari (bdhikari)" w:date="2025-11-26T22:10:00Z">
              <w:r w:rsidRPr="001245B7" w:rsidDel="00490E39">
                <w:rPr>
                  <w:rFonts w:asciiTheme="majorBidi" w:hAnsiTheme="majorBidi" w:cstheme="majorBidi"/>
                  <w:sz w:val="18"/>
                  <w:szCs w:val="18"/>
                </w:rPr>
                <w:delText>Ref</w:delText>
              </w:r>
            </w:del>
          </w:p>
        </w:tc>
        <w:tc>
          <w:tcPr>
            <w:tcW w:w="1125" w:type="dxa"/>
            <w:tcPrChange w:id="780" w:author="Bikram Adhikari (bdhikari)" w:date="2025-11-26T22:10:00Z">
              <w:tcPr>
                <w:tcW w:w="1184" w:type="dxa"/>
                <w:gridSpan w:val="2"/>
              </w:tcPr>
            </w:tcPrChange>
          </w:tcPr>
          <w:p w14:paraId="0319EFC3" w14:textId="75AF7B65" w:rsidR="009D2ED6" w:rsidRPr="001245B7" w:rsidRDefault="009D2ED6" w:rsidP="009D2ED6">
            <w:pPr>
              <w:spacing w:after="0" w:line="240" w:lineRule="auto"/>
              <w:jc w:val="center"/>
              <w:rPr>
                <w:rFonts w:asciiTheme="majorBidi" w:hAnsiTheme="majorBidi" w:cstheme="majorBidi"/>
                <w:sz w:val="18"/>
                <w:szCs w:val="18"/>
              </w:rPr>
            </w:pPr>
            <w:del w:id="781" w:author="Bikram Adhikari (bdhikari)" w:date="2025-11-26T22:10:00Z">
              <w:r w:rsidRPr="001245B7" w:rsidDel="00490E39">
                <w:rPr>
                  <w:rFonts w:asciiTheme="majorBidi" w:hAnsiTheme="majorBidi" w:cstheme="majorBidi"/>
                  <w:sz w:val="18"/>
                  <w:szCs w:val="18"/>
                </w:rPr>
                <w:delText> </w:delText>
              </w:r>
            </w:del>
          </w:p>
        </w:tc>
        <w:tc>
          <w:tcPr>
            <w:tcW w:w="1230" w:type="dxa"/>
            <w:tcPrChange w:id="782" w:author="Bikram Adhikari (bdhikari)" w:date="2025-11-26T22:10:00Z">
              <w:tcPr>
                <w:tcW w:w="931" w:type="dxa"/>
                <w:gridSpan w:val="3"/>
              </w:tcPr>
            </w:tcPrChange>
          </w:tcPr>
          <w:p w14:paraId="150FC8C2" w14:textId="6C5AE27B" w:rsidR="009D2ED6" w:rsidRPr="001245B7" w:rsidRDefault="009D2ED6" w:rsidP="009D2ED6">
            <w:pPr>
              <w:spacing w:after="0" w:line="240" w:lineRule="auto"/>
              <w:jc w:val="center"/>
              <w:rPr>
                <w:rFonts w:asciiTheme="majorBidi" w:hAnsiTheme="majorBidi" w:cstheme="majorBidi"/>
                <w:sz w:val="18"/>
                <w:szCs w:val="18"/>
              </w:rPr>
            </w:pPr>
            <w:del w:id="783" w:author="Bikram Adhikari (bdhikari)" w:date="2025-11-26T22:10:00Z">
              <w:r w:rsidRPr="001245B7" w:rsidDel="00490E39">
                <w:rPr>
                  <w:rFonts w:asciiTheme="majorBidi" w:hAnsiTheme="majorBidi" w:cstheme="majorBidi"/>
                  <w:sz w:val="18"/>
                  <w:szCs w:val="18"/>
                </w:rPr>
                <w:delText> </w:delText>
              </w:r>
            </w:del>
          </w:p>
        </w:tc>
        <w:tc>
          <w:tcPr>
            <w:tcW w:w="864" w:type="dxa"/>
            <w:tcPrChange w:id="784" w:author="Bikram Adhikari (bdhikari)" w:date="2025-11-26T22:10:00Z">
              <w:tcPr>
                <w:tcW w:w="869" w:type="dxa"/>
                <w:gridSpan w:val="2"/>
              </w:tcPr>
            </w:tcPrChange>
          </w:tcPr>
          <w:p w14:paraId="199587CF" w14:textId="0487E4A3" w:rsidR="009D2ED6" w:rsidRPr="001245B7" w:rsidRDefault="009D2ED6" w:rsidP="009D2ED6">
            <w:pPr>
              <w:spacing w:after="0" w:line="240" w:lineRule="auto"/>
              <w:jc w:val="center"/>
              <w:rPr>
                <w:rFonts w:asciiTheme="majorBidi" w:hAnsiTheme="majorBidi" w:cstheme="majorBidi"/>
                <w:sz w:val="18"/>
                <w:szCs w:val="18"/>
              </w:rPr>
            </w:pPr>
            <w:del w:id="785" w:author="Bikram Adhikari (bdhikari)" w:date="2025-11-26T22:10:00Z">
              <w:r w:rsidRPr="001245B7" w:rsidDel="00490E39">
                <w:rPr>
                  <w:rFonts w:asciiTheme="majorBidi" w:hAnsiTheme="majorBidi" w:cstheme="majorBidi"/>
                  <w:sz w:val="18"/>
                  <w:szCs w:val="18"/>
                </w:rPr>
                <w:delText>Ref</w:delText>
              </w:r>
            </w:del>
          </w:p>
        </w:tc>
        <w:tc>
          <w:tcPr>
            <w:tcW w:w="1155" w:type="dxa"/>
            <w:tcPrChange w:id="786" w:author="Bikram Adhikari (bdhikari)" w:date="2025-11-26T22:10:00Z">
              <w:tcPr>
                <w:tcW w:w="1223" w:type="dxa"/>
              </w:tcPr>
            </w:tcPrChange>
          </w:tcPr>
          <w:p w14:paraId="1887C5B3" w14:textId="10897631" w:rsidR="009D2ED6" w:rsidRPr="001245B7" w:rsidRDefault="009D2ED6" w:rsidP="009D2ED6">
            <w:pPr>
              <w:spacing w:after="0" w:line="240" w:lineRule="auto"/>
              <w:jc w:val="center"/>
              <w:rPr>
                <w:rFonts w:asciiTheme="majorBidi" w:hAnsiTheme="majorBidi" w:cstheme="majorBidi"/>
                <w:sz w:val="18"/>
                <w:szCs w:val="18"/>
              </w:rPr>
            </w:pPr>
            <w:del w:id="787" w:author="Bikram Adhikari (bdhikari)" w:date="2025-11-26T22:10:00Z">
              <w:r w:rsidRPr="001245B7" w:rsidDel="00490E39">
                <w:rPr>
                  <w:rFonts w:asciiTheme="majorBidi" w:hAnsiTheme="majorBidi" w:cstheme="majorBidi"/>
                  <w:sz w:val="18"/>
                  <w:szCs w:val="18"/>
                </w:rPr>
                <w:delText> </w:delText>
              </w:r>
            </w:del>
          </w:p>
        </w:tc>
        <w:tc>
          <w:tcPr>
            <w:tcW w:w="1128" w:type="dxa"/>
            <w:tcPrChange w:id="788" w:author="Bikram Adhikari (bdhikari)" w:date="2025-11-26T22:10:00Z">
              <w:tcPr>
                <w:tcW w:w="1061" w:type="dxa"/>
                <w:gridSpan w:val="2"/>
              </w:tcPr>
            </w:tcPrChange>
          </w:tcPr>
          <w:p w14:paraId="2BB83207" w14:textId="72C1D15B" w:rsidR="009D2ED6" w:rsidRPr="001245B7" w:rsidRDefault="009D2ED6" w:rsidP="009D2ED6">
            <w:pPr>
              <w:spacing w:after="0" w:line="240" w:lineRule="auto"/>
              <w:jc w:val="center"/>
              <w:rPr>
                <w:rFonts w:asciiTheme="majorBidi" w:hAnsiTheme="majorBidi" w:cstheme="majorBidi"/>
                <w:sz w:val="18"/>
                <w:szCs w:val="18"/>
              </w:rPr>
            </w:pPr>
            <w:del w:id="789" w:author="Bikram Adhikari (bdhikari)" w:date="2025-11-26T22:10:00Z">
              <w:r w:rsidRPr="001245B7" w:rsidDel="00490E39">
                <w:rPr>
                  <w:rFonts w:asciiTheme="majorBidi" w:hAnsiTheme="majorBidi" w:cstheme="majorBidi"/>
                  <w:sz w:val="18"/>
                  <w:szCs w:val="18"/>
                </w:rPr>
                <w:delText> </w:delText>
              </w:r>
            </w:del>
          </w:p>
        </w:tc>
      </w:tr>
      <w:tr w:rsidR="00490E39" w:rsidRPr="00A12542" w14:paraId="3273B8D4" w14:textId="77777777" w:rsidTr="00490E39">
        <w:tblPrEx>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790" w:author="Bikram Adhikari (bdhikari)" w:date="2025-11-26T22:10:00Z">
            <w:tblPrEx>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20"/>
          <w:trPrChange w:id="791" w:author="Bikram Adhikari (bdhikari)" w:date="2025-11-26T22:10:00Z">
            <w:trPr>
              <w:trHeight w:val="20"/>
            </w:trPr>
          </w:trPrChange>
        </w:trPr>
        <w:tc>
          <w:tcPr>
            <w:tcW w:w="2025" w:type="dxa"/>
            <w:vAlign w:val="center"/>
            <w:hideMark/>
            <w:tcPrChange w:id="792" w:author="Bikram Adhikari (bdhikari)" w:date="2025-11-26T22:10:00Z">
              <w:tcPr>
                <w:tcW w:w="2201" w:type="dxa"/>
                <w:vAlign w:val="center"/>
                <w:hideMark/>
              </w:tcPr>
            </w:tcPrChange>
          </w:tcPr>
          <w:p w14:paraId="1E56AB75" w14:textId="77777777" w:rsidR="00490E39" w:rsidRPr="00A12542" w:rsidRDefault="00490E39" w:rsidP="00490E39">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No</w:t>
            </w:r>
          </w:p>
        </w:tc>
        <w:tc>
          <w:tcPr>
            <w:tcW w:w="1488" w:type="dxa"/>
            <w:hideMark/>
            <w:tcPrChange w:id="793" w:author="Bikram Adhikari (bdhikari)" w:date="2025-11-26T22:10:00Z">
              <w:tcPr>
                <w:tcW w:w="1507" w:type="dxa"/>
                <w:gridSpan w:val="2"/>
                <w:hideMark/>
              </w:tcPr>
            </w:tcPrChange>
          </w:tcPr>
          <w:p w14:paraId="7DFC60E5" w14:textId="55B2B21F" w:rsidR="00490E39" w:rsidRPr="00A12542" w:rsidRDefault="00490E39" w:rsidP="00490E39">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615 (34.5)</w:t>
            </w:r>
          </w:p>
        </w:tc>
        <w:tc>
          <w:tcPr>
            <w:tcW w:w="1004" w:type="dxa"/>
            <w:tcPrChange w:id="794" w:author="Bikram Adhikari (bdhikari)" w:date="2025-11-26T22:10:00Z">
              <w:tcPr>
                <w:tcW w:w="1043" w:type="dxa"/>
                <w:gridSpan w:val="2"/>
              </w:tcPr>
            </w:tcPrChange>
          </w:tcPr>
          <w:p w14:paraId="561E36A3" w14:textId="7633F4A0" w:rsidR="00490E39" w:rsidRPr="001245B7" w:rsidRDefault="00490E39" w:rsidP="00490E39">
            <w:pPr>
              <w:spacing w:after="0" w:line="240" w:lineRule="auto"/>
              <w:jc w:val="center"/>
              <w:rPr>
                <w:rFonts w:asciiTheme="majorBidi" w:hAnsiTheme="majorBidi" w:cstheme="majorBidi"/>
                <w:sz w:val="18"/>
                <w:szCs w:val="18"/>
              </w:rPr>
            </w:pPr>
            <w:ins w:id="795" w:author="Bikram Adhikari (bdhikari)" w:date="2025-11-26T22:10:00Z">
              <w:r w:rsidRPr="001245B7">
                <w:rPr>
                  <w:rFonts w:asciiTheme="majorBidi" w:hAnsiTheme="majorBidi" w:cstheme="majorBidi"/>
                  <w:sz w:val="18"/>
                  <w:szCs w:val="18"/>
                </w:rPr>
                <w:t>Ref</w:t>
              </w:r>
            </w:ins>
            <w:del w:id="796" w:author="Bikram Adhikari (bdhikari)" w:date="2025-11-26T22:10:00Z">
              <w:r w:rsidRPr="001245B7" w:rsidDel="00490E39">
                <w:rPr>
                  <w:rFonts w:asciiTheme="majorBidi" w:hAnsiTheme="majorBidi" w:cstheme="majorBidi"/>
                  <w:sz w:val="18"/>
                  <w:szCs w:val="18"/>
                </w:rPr>
                <w:delText>0.85</w:delText>
              </w:r>
            </w:del>
          </w:p>
        </w:tc>
        <w:tc>
          <w:tcPr>
            <w:tcW w:w="1125" w:type="dxa"/>
            <w:tcPrChange w:id="797" w:author="Bikram Adhikari (bdhikari)" w:date="2025-11-26T22:10:00Z">
              <w:tcPr>
                <w:tcW w:w="1184" w:type="dxa"/>
                <w:gridSpan w:val="2"/>
              </w:tcPr>
            </w:tcPrChange>
          </w:tcPr>
          <w:p w14:paraId="6022F862" w14:textId="423C87B3" w:rsidR="00490E39" w:rsidRPr="001245B7" w:rsidRDefault="00490E39" w:rsidP="00490E39">
            <w:pPr>
              <w:spacing w:after="0" w:line="240" w:lineRule="auto"/>
              <w:jc w:val="center"/>
              <w:rPr>
                <w:rFonts w:asciiTheme="majorBidi" w:hAnsiTheme="majorBidi" w:cstheme="majorBidi"/>
                <w:sz w:val="18"/>
                <w:szCs w:val="18"/>
              </w:rPr>
            </w:pPr>
            <w:ins w:id="798" w:author="Bikram Adhikari (bdhikari)" w:date="2025-11-26T22:10:00Z">
              <w:r w:rsidRPr="001245B7">
                <w:rPr>
                  <w:rFonts w:asciiTheme="majorBidi" w:hAnsiTheme="majorBidi" w:cstheme="majorBidi"/>
                  <w:sz w:val="18"/>
                  <w:szCs w:val="18"/>
                </w:rPr>
                <w:t> </w:t>
              </w:r>
            </w:ins>
            <w:del w:id="799" w:author="Bikram Adhikari (bdhikari)" w:date="2025-11-26T22:10:00Z">
              <w:r w:rsidRPr="001245B7" w:rsidDel="00490E39">
                <w:rPr>
                  <w:rFonts w:asciiTheme="majorBidi" w:hAnsiTheme="majorBidi" w:cstheme="majorBidi"/>
                  <w:sz w:val="18"/>
                  <w:szCs w:val="18"/>
                </w:rPr>
                <w:delText>0.67, 1.09</w:delText>
              </w:r>
            </w:del>
          </w:p>
        </w:tc>
        <w:tc>
          <w:tcPr>
            <w:tcW w:w="1230" w:type="dxa"/>
            <w:tcPrChange w:id="800" w:author="Bikram Adhikari (bdhikari)" w:date="2025-11-26T22:10:00Z">
              <w:tcPr>
                <w:tcW w:w="931" w:type="dxa"/>
                <w:gridSpan w:val="3"/>
              </w:tcPr>
            </w:tcPrChange>
          </w:tcPr>
          <w:p w14:paraId="389FBA64" w14:textId="272EB552" w:rsidR="00490E39" w:rsidRPr="001245B7" w:rsidRDefault="00490E39" w:rsidP="00490E39">
            <w:pPr>
              <w:spacing w:after="0" w:line="240" w:lineRule="auto"/>
              <w:jc w:val="center"/>
              <w:rPr>
                <w:rFonts w:asciiTheme="majorBidi" w:hAnsiTheme="majorBidi" w:cstheme="majorBidi"/>
                <w:sz w:val="18"/>
                <w:szCs w:val="18"/>
              </w:rPr>
            </w:pPr>
            <w:ins w:id="801" w:author="Bikram Adhikari (bdhikari)" w:date="2025-11-26T22:10:00Z">
              <w:r w:rsidRPr="001245B7">
                <w:rPr>
                  <w:rFonts w:asciiTheme="majorBidi" w:hAnsiTheme="majorBidi" w:cstheme="majorBidi"/>
                  <w:sz w:val="18"/>
                  <w:szCs w:val="18"/>
                </w:rPr>
                <w:t> </w:t>
              </w:r>
            </w:ins>
            <w:del w:id="802" w:author="Bikram Adhikari (bdhikari)" w:date="2025-11-26T22:10:00Z">
              <w:r w:rsidRPr="001245B7" w:rsidDel="00490E39">
                <w:rPr>
                  <w:rFonts w:asciiTheme="majorBidi" w:hAnsiTheme="majorBidi" w:cstheme="majorBidi"/>
                  <w:sz w:val="18"/>
                  <w:szCs w:val="18"/>
                </w:rPr>
                <w:delText>0.199</w:delText>
              </w:r>
            </w:del>
          </w:p>
        </w:tc>
        <w:tc>
          <w:tcPr>
            <w:tcW w:w="864" w:type="dxa"/>
            <w:tcPrChange w:id="803" w:author="Bikram Adhikari (bdhikari)" w:date="2025-11-26T22:10:00Z">
              <w:tcPr>
                <w:tcW w:w="869" w:type="dxa"/>
                <w:gridSpan w:val="2"/>
              </w:tcPr>
            </w:tcPrChange>
          </w:tcPr>
          <w:p w14:paraId="62BE72A8" w14:textId="45EED5B8" w:rsidR="00490E39" w:rsidRPr="001245B7" w:rsidRDefault="00490E39" w:rsidP="00490E39">
            <w:pPr>
              <w:spacing w:after="0" w:line="240" w:lineRule="auto"/>
              <w:jc w:val="center"/>
              <w:rPr>
                <w:rFonts w:asciiTheme="majorBidi" w:hAnsiTheme="majorBidi" w:cstheme="majorBidi"/>
                <w:sz w:val="18"/>
                <w:szCs w:val="18"/>
              </w:rPr>
            </w:pPr>
            <w:ins w:id="804" w:author="Bikram Adhikari (bdhikari)" w:date="2025-11-26T22:10:00Z">
              <w:r w:rsidRPr="001245B7">
                <w:rPr>
                  <w:rFonts w:asciiTheme="majorBidi" w:hAnsiTheme="majorBidi" w:cstheme="majorBidi"/>
                  <w:sz w:val="18"/>
                  <w:szCs w:val="18"/>
                </w:rPr>
                <w:t>Ref</w:t>
              </w:r>
            </w:ins>
            <w:del w:id="805" w:author="Bikram Adhikari (bdhikari)" w:date="2025-11-26T22:10:00Z">
              <w:r w:rsidRPr="001245B7" w:rsidDel="00490E39">
                <w:rPr>
                  <w:rFonts w:asciiTheme="majorBidi" w:hAnsiTheme="majorBidi" w:cstheme="majorBidi"/>
                  <w:sz w:val="18"/>
                  <w:szCs w:val="18"/>
                </w:rPr>
                <w:delText>0.92</w:delText>
              </w:r>
            </w:del>
          </w:p>
        </w:tc>
        <w:tc>
          <w:tcPr>
            <w:tcW w:w="1155" w:type="dxa"/>
            <w:tcPrChange w:id="806" w:author="Bikram Adhikari (bdhikari)" w:date="2025-11-26T22:10:00Z">
              <w:tcPr>
                <w:tcW w:w="1223" w:type="dxa"/>
              </w:tcPr>
            </w:tcPrChange>
          </w:tcPr>
          <w:p w14:paraId="3F417930" w14:textId="7689BFE5" w:rsidR="00490E39" w:rsidRPr="001245B7" w:rsidRDefault="00490E39" w:rsidP="00490E39">
            <w:pPr>
              <w:spacing w:after="0" w:line="240" w:lineRule="auto"/>
              <w:jc w:val="center"/>
              <w:rPr>
                <w:rFonts w:asciiTheme="majorBidi" w:hAnsiTheme="majorBidi" w:cstheme="majorBidi"/>
                <w:sz w:val="18"/>
                <w:szCs w:val="18"/>
              </w:rPr>
            </w:pPr>
            <w:ins w:id="807" w:author="Bikram Adhikari (bdhikari)" w:date="2025-11-26T22:10:00Z">
              <w:r w:rsidRPr="001245B7">
                <w:rPr>
                  <w:rFonts w:asciiTheme="majorBidi" w:hAnsiTheme="majorBidi" w:cstheme="majorBidi"/>
                  <w:sz w:val="18"/>
                  <w:szCs w:val="18"/>
                </w:rPr>
                <w:t> </w:t>
              </w:r>
            </w:ins>
            <w:del w:id="808" w:author="Bikram Adhikari (bdhikari)" w:date="2025-11-26T22:10:00Z">
              <w:r w:rsidRPr="001245B7" w:rsidDel="00490E39">
                <w:rPr>
                  <w:rFonts w:asciiTheme="majorBidi" w:hAnsiTheme="majorBidi" w:cstheme="majorBidi"/>
                  <w:sz w:val="18"/>
                  <w:szCs w:val="18"/>
                </w:rPr>
                <w:delText>0.69, 1.24</w:delText>
              </w:r>
            </w:del>
          </w:p>
        </w:tc>
        <w:tc>
          <w:tcPr>
            <w:tcW w:w="1128" w:type="dxa"/>
            <w:tcPrChange w:id="809" w:author="Bikram Adhikari (bdhikari)" w:date="2025-11-26T22:10:00Z">
              <w:tcPr>
                <w:tcW w:w="1061" w:type="dxa"/>
                <w:gridSpan w:val="2"/>
              </w:tcPr>
            </w:tcPrChange>
          </w:tcPr>
          <w:p w14:paraId="4DD2FE54" w14:textId="1D939C0B" w:rsidR="00490E39" w:rsidRPr="001245B7" w:rsidRDefault="00490E39" w:rsidP="00490E39">
            <w:pPr>
              <w:spacing w:after="0" w:line="240" w:lineRule="auto"/>
              <w:jc w:val="center"/>
              <w:rPr>
                <w:rFonts w:asciiTheme="majorBidi" w:hAnsiTheme="majorBidi" w:cstheme="majorBidi"/>
                <w:sz w:val="18"/>
                <w:szCs w:val="18"/>
              </w:rPr>
            </w:pPr>
            <w:ins w:id="810" w:author="Bikram Adhikari (bdhikari)" w:date="2025-11-26T22:10:00Z">
              <w:r w:rsidRPr="001245B7">
                <w:rPr>
                  <w:rFonts w:asciiTheme="majorBidi" w:hAnsiTheme="majorBidi" w:cstheme="majorBidi"/>
                  <w:sz w:val="18"/>
                  <w:szCs w:val="18"/>
                </w:rPr>
                <w:t> </w:t>
              </w:r>
            </w:ins>
            <w:del w:id="811" w:author="Bikram Adhikari (bdhikari)" w:date="2025-11-26T22:10:00Z">
              <w:r w:rsidRPr="001245B7" w:rsidDel="00490E39">
                <w:rPr>
                  <w:rFonts w:asciiTheme="majorBidi" w:hAnsiTheme="majorBidi" w:cstheme="majorBidi"/>
                  <w:sz w:val="18"/>
                  <w:szCs w:val="18"/>
                </w:rPr>
                <w:delText>0.595</w:delText>
              </w:r>
            </w:del>
          </w:p>
        </w:tc>
      </w:tr>
      <w:tr w:rsidR="00490E39" w:rsidRPr="00A12542" w14:paraId="380F6F99" w14:textId="77777777" w:rsidTr="00490E39">
        <w:trPr>
          <w:trHeight w:val="20"/>
        </w:trPr>
        <w:tc>
          <w:tcPr>
            <w:tcW w:w="2025" w:type="dxa"/>
            <w:vAlign w:val="center"/>
            <w:hideMark/>
          </w:tcPr>
          <w:p w14:paraId="1C866E77" w14:textId="77777777" w:rsidR="00490E39" w:rsidRPr="00A12542" w:rsidRDefault="00490E39" w:rsidP="00490E39">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Yes</w:t>
            </w:r>
          </w:p>
        </w:tc>
        <w:tc>
          <w:tcPr>
            <w:tcW w:w="1488" w:type="dxa"/>
            <w:hideMark/>
          </w:tcPr>
          <w:p w14:paraId="6C488FB6" w14:textId="17A3BF40" w:rsidR="00490E39" w:rsidRPr="00A12542" w:rsidRDefault="00490E39" w:rsidP="00490E39">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145 (31.0)</w:t>
            </w:r>
          </w:p>
        </w:tc>
        <w:tc>
          <w:tcPr>
            <w:tcW w:w="1004" w:type="dxa"/>
            <w:hideMark/>
          </w:tcPr>
          <w:p w14:paraId="36BE3A12" w14:textId="2BF81274" w:rsidR="00490E39" w:rsidRPr="001245B7" w:rsidRDefault="00490E39" w:rsidP="00490E39">
            <w:pPr>
              <w:spacing w:after="0" w:line="240" w:lineRule="auto"/>
              <w:jc w:val="center"/>
              <w:rPr>
                <w:rFonts w:asciiTheme="majorBidi" w:hAnsiTheme="majorBidi" w:cstheme="majorBidi"/>
                <w:sz w:val="18"/>
                <w:szCs w:val="18"/>
              </w:rPr>
            </w:pPr>
            <w:ins w:id="812" w:author="Bikram Adhikari (bdhikari)" w:date="2025-11-26T22:10:00Z">
              <w:r w:rsidRPr="001245B7">
                <w:rPr>
                  <w:rFonts w:asciiTheme="majorBidi" w:hAnsiTheme="majorBidi" w:cstheme="majorBidi"/>
                  <w:sz w:val="18"/>
                  <w:szCs w:val="18"/>
                </w:rPr>
                <w:t>0.85</w:t>
              </w:r>
            </w:ins>
            <w:del w:id="813" w:author="Bikram Adhikari (bdhikari)" w:date="2025-11-26T22:10:00Z">
              <w:r w:rsidRPr="001245B7" w:rsidDel="002D0578">
                <w:rPr>
                  <w:rFonts w:asciiTheme="majorBidi" w:hAnsiTheme="majorBidi" w:cstheme="majorBidi"/>
                  <w:sz w:val="18"/>
                  <w:szCs w:val="18"/>
                </w:rPr>
                <w:delText> </w:delText>
              </w:r>
            </w:del>
          </w:p>
        </w:tc>
        <w:tc>
          <w:tcPr>
            <w:tcW w:w="1125" w:type="dxa"/>
            <w:hideMark/>
          </w:tcPr>
          <w:p w14:paraId="3AC68F3E" w14:textId="07066DA4" w:rsidR="00490E39" w:rsidRPr="001245B7" w:rsidRDefault="00490E39" w:rsidP="00490E39">
            <w:pPr>
              <w:spacing w:after="0" w:line="240" w:lineRule="auto"/>
              <w:jc w:val="center"/>
              <w:rPr>
                <w:rFonts w:asciiTheme="majorBidi" w:hAnsiTheme="majorBidi" w:cstheme="majorBidi"/>
                <w:sz w:val="18"/>
                <w:szCs w:val="18"/>
              </w:rPr>
            </w:pPr>
            <w:ins w:id="814" w:author="Bikram Adhikari (bdhikari)" w:date="2025-11-26T22:10:00Z">
              <w:r w:rsidRPr="001245B7">
                <w:rPr>
                  <w:rFonts w:asciiTheme="majorBidi" w:hAnsiTheme="majorBidi" w:cstheme="majorBidi"/>
                  <w:sz w:val="18"/>
                  <w:szCs w:val="18"/>
                </w:rPr>
                <w:t>0.67, 1.09</w:t>
              </w:r>
            </w:ins>
            <w:del w:id="815" w:author="Bikram Adhikari (bdhikari)" w:date="2025-11-26T22:10:00Z">
              <w:r w:rsidRPr="001245B7" w:rsidDel="002D0578">
                <w:rPr>
                  <w:rFonts w:asciiTheme="majorBidi" w:hAnsiTheme="majorBidi" w:cstheme="majorBidi"/>
                  <w:sz w:val="18"/>
                  <w:szCs w:val="18"/>
                </w:rPr>
                <w:delText> </w:delText>
              </w:r>
            </w:del>
          </w:p>
        </w:tc>
        <w:tc>
          <w:tcPr>
            <w:tcW w:w="1230" w:type="dxa"/>
            <w:hideMark/>
          </w:tcPr>
          <w:p w14:paraId="6E721B08" w14:textId="15BF49BA" w:rsidR="00490E39" w:rsidRPr="001245B7" w:rsidRDefault="00490E39" w:rsidP="00490E39">
            <w:pPr>
              <w:spacing w:after="0" w:line="240" w:lineRule="auto"/>
              <w:jc w:val="center"/>
              <w:rPr>
                <w:rFonts w:asciiTheme="majorBidi" w:hAnsiTheme="majorBidi" w:cstheme="majorBidi"/>
                <w:sz w:val="18"/>
                <w:szCs w:val="18"/>
              </w:rPr>
            </w:pPr>
            <w:ins w:id="816" w:author="Bikram Adhikari (bdhikari)" w:date="2025-11-26T22:10:00Z">
              <w:r w:rsidRPr="001245B7">
                <w:rPr>
                  <w:rFonts w:asciiTheme="majorBidi" w:hAnsiTheme="majorBidi" w:cstheme="majorBidi"/>
                  <w:sz w:val="18"/>
                  <w:szCs w:val="18"/>
                </w:rPr>
                <w:t>0.199</w:t>
              </w:r>
            </w:ins>
            <w:del w:id="817" w:author="Bikram Adhikari (bdhikari)" w:date="2025-11-26T22:10:00Z">
              <w:r w:rsidRPr="001245B7" w:rsidDel="002D0578">
                <w:rPr>
                  <w:rFonts w:asciiTheme="majorBidi" w:hAnsiTheme="majorBidi" w:cstheme="majorBidi"/>
                  <w:sz w:val="18"/>
                  <w:szCs w:val="18"/>
                </w:rPr>
                <w:delText> </w:delText>
              </w:r>
            </w:del>
          </w:p>
        </w:tc>
        <w:tc>
          <w:tcPr>
            <w:tcW w:w="864" w:type="dxa"/>
            <w:hideMark/>
          </w:tcPr>
          <w:p w14:paraId="2A83F61F" w14:textId="42710D7F" w:rsidR="00490E39" w:rsidRPr="001245B7" w:rsidRDefault="00490E39" w:rsidP="00490E39">
            <w:pPr>
              <w:spacing w:after="0" w:line="240" w:lineRule="auto"/>
              <w:jc w:val="center"/>
              <w:rPr>
                <w:rFonts w:asciiTheme="majorBidi" w:hAnsiTheme="majorBidi" w:cstheme="majorBidi"/>
                <w:sz w:val="18"/>
                <w:szCs w:val="18"/>
              </w:rPr>
            </w:pPr>
            <w:ins w:id="818" w:author="Bikram Adhikari (bdhikari)" w:date="2025-11-26T22:10:00Z">
              <w:r w:rsidRPr="001245B7">
                <w:rPr>
                  <w:rFonts w:asciiTheme="majorBidi" w:hAnsiTheme="majorBidi" w:cstheme="majorBidi"/>
                  <w:sz w:val="18"/>
                  <w:szCs w:val="18"/>
                </w:rPr>
                <w:t>0.92</w:t>
              </w:r>
            </w:ins>
            <w:del w:id="819" w:author="Bikram Adhikari (bdhikari)" w:date="2025-11-26T22:10:00Z">
              <w:r w:rsidRPr="001245B7" w:rsidDel="002D0578">
                <w:rPr>
                  <w:rFonts w:asciiTheme="majorBidi" w:hAnsiTheme="majorBidi" w:cstheme="majorBidi"/>
                  <w:sz w:val="18"/>
                  <w:szCs w:val="18"/>
                </w:rPr>
                <w:delText> </w:delText>
              </w:r>
            </w:del>
          </w:p>
        </w:tc>
        <w:tc>
          <w:tcPr>
            <w:tcW w:w="1155" w:type="dxa"/>
            <w:hideMark/>
          </w:tcPr>
          <w:p w14:paraId="2385D29D" w14:textId="04F3C139" w:rsidR="00490E39" w:rsidRPr="001245B7" w:rsidRDefault="00490E39" w:rsidP="00490E39">
            <w:pPr>
              <w:spacing w:after="0" w:line="240" w:lineRule="auto"/>
              <w:jc w:val="center"/>
              <w:rPr>
                <w:rFonts w:asciiTheme="majorBidi" w:hAnsiTheme="majorBidi" w:cstheme="majorBidi"/>
                <w:sz w:val="18"/>
                <w:szCs w:val="18"/>
              </w:rPr>
            </w:pPr>
            <w:ins w:id="820" w:author="Bikram Adhikari (bdhikari)" w:date="2025-11-26T22:10:00Z">
              <w:r w:rsidRPr="001245B7">
                <w:rPr>
                  <w:rFonts w:asciiTheme="majorBidi" w:hAnsiTheme="majorBidi" w:cstheme="majorBidi"/>
                  <w:sz w:val="18"/>
                  <w:szCs w:val="18"/>
                </w:rPr>
                <w:t>0.69, 1.24</w:t>
              </w:r>
            </w:ins>
            <w:del w:id="821" w:author="Bikram Adhikari (bdhikari)" w:date="2025-11-26T22:10:00Z">
              <w:r w:rsidRPr="001245B7" w:rsidDel="002D0578">
                <w:rPr>
                  <w:rFonts w:asciiTheme="majorBidi" w:hAnsiTheme="majorBidi" w:cstheme="majorBidi"/>
                  <w:sz w:val="18"/>
                  <w:szCs w:val="18"/>
                </w:rPr>
                <w:delText> </w:delText>
              </w:r>
            </w:del>
          </w:p>
        </w:tc>
        <w:tc>
          <w:tcPr>
            <w:tcW w:w="1128" w:type="dxa"/>
            <w:hideMark/>
          </w:tcPr>
          <w:p w14:paraId="5FED9239" w14:textId="6E6C47F0" w:rsidR="00490E39" w:rsidRPr="001245B7" w:rsidRDefault="00490E39" w:rsidP="00490E39">
            <w:pPr>
              <w:spacing w:after="0" w:line="240" w:lineRule="auto"/>
              <w:jc w:val="center"/>
              <w:rPr>
                <w:rFonts w:asciiTheme="majorBidi" w:hAnsiTheme="majorBidi" w:cstheme="majorBidi"/>
                <w:sz w:val="18"/>
                <w:szCs w:val="18"/>
              </w:rPr>
            </w:pPr>
            <w:ins w:id="822" w:author="Bikram Adhikari (bdhikari)" w:date="2025-11-26T22:10:00Z">
              <w:r w:rsidRPr="001245B7">
                <w:rPr>
                  <w:rFonts w:asciiTheme="majorBidi" w:hAnsiTheme="majorBidi" w:cstheme="majorBidi"/>
                  <w:sz w:val="18"/>
                  <w:szCs w:val="18"/>
                </w:rPr>
                <w:t>0.595</w:t>
              </w:r>
            </w:ins>
            <w:del w:id="823" w:author="Bikram Adhikari (bdhikari)" w:date="2025-11-26T22:10:00Z">
              <w:r w:rsidRPr="001245B7" w:rsidDel="002D0578">
                <w:rPr>
                  <w:rFonts w:asciiTheme="majorBidi" w:hAnsiTheme="majorBidi" w:cstheme="majorBidi"/>
                  <w:sz w:val="18"/>
                  <w:szCs w:val="18"/>
                </w:rPr>
                <w:delText> </w:delText>
              </w:r>
            </w:del>
          </w:p>
        </w:tc>
      </w:tr>
      <w:tr w:rsidR="009D2ED6" w:rsidRPr="00A12542" w14:paraId="557F43BB" w14:textId="77777777" w:rsidTr="00490E39">
        <w:tblPrEx>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824" w:author="Bikram Adhikari (bdhikari)" w:date="2025-11-26T22:10:00Z">
            <w:tblPrEx>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20"/>
          <w:trPrChange w:id="825" w:author="Bikram Adhikari (bdhikari)" w:date="2025-11-26T22:10:00Z">
            <w:trPr>
              <w:trHeight w:val="20"/>
            </w:trPr>
          </w:trPrChange>
        </w:trPr>
        <w:tc>
          <w:tcPr>
            <w:tcW w:w="2025" w:type="dxa"/>
            <w:vAlign w:val="center"/>
            <w:hideMark/>
            <w:tcPrChange w:id="826" w:author="Bikram Adhikari (bdhikari)" w:date="2025-11-26T22:10:00Z">
              <w:tcPr>
                <w:tcW w:w="2201" w:type="dxa"/>
                <w:gridSpan w:val="2"/>
                <w:vAlign w:val="center"/>
                <w:hideMark/>
              </w:tcPr>
            </w:tcPrChange>
          </w:tcPr>
          <w:p w14:paraId="55B33CF7" w14:textId="73F2A84C" w:rsidR="009D2ED6" w:rsidRPr="00A12542" w:rsidRDefault="00F6514D" w:rsidP="009D2ED6">
            <w:pPr>
              <w:spacing w:after="0" w:line="240" w:lineRule="auto"/>
              <w:rPr>
                <w:rFonts w:asciiTheme="majorBidi" w:eastAsia="Times New Roman" w:hAnsiTheme="majorBidi" w:cstheme="majorBidi"/>
                <w:b/>
                <w:bCs/>
                <w:kern w:val="0"/>
                <w:sz w:val="18"/>
                <w:szCs w:val="18"/>
                <w14:ligatures w14:val="none"/>
              </w:rPr>
            </w:pPr>
            <w:r>
              <w:rPr>
                <w:rFonts w:asciiTheme="majorBidi" w:eastAsia="Times New Roman" w:hAnsiTheme="majorBidi" w:cstheme="majorBidi"/>
                <w:b/>
                <w:bCs/>
                <w:kern w:val="0"/>
                <w:sz w:val="18"/>
                <w:szCs w:val="18"/>
                <w14:ligatures w14:val="none"/>
              </w:rPr>
              <w:t>Mother’s</w:t>
            </w:r>
            <w:r w:rsidR="00075FBA" w:rsidRPr="001245B7">
              <w:rPr>
                <w:rFonts w:asciiTheme="majorBidi" w:eastAsia="Times New Roman" w:hAnsiTheme="majorBidi" w:cstheme="majorBidi"/>
                <w:b/>
                <w:bCs/>
                <w:kern w:val="0"/>
                <w:sz w:val="18"/>
                <w:szCs w:val="18"/>
                <w14:ligatures w14:val="none"/>
              </w:rPr>
              <w:t xml:space="preserve"> BMI</w:t>
            </w:r>
          </w:p>
        </w:tc>
        <w:tc>
          <w:tcPr>
            <w:tcW w:w="1488" w:type="dxa"/>
            <w:hideMark/>
            <w:tcPrChange w:id="827" w:author="Bikram Adhikari (bdhikari)" w:date="2025-11-26T22:10:00Z">
              <w:tcPr>
                <w:tcW w:w="1507" w:type="dxa"/>
                <w:gridSpan w:val="2"/>
                <w:hideMark/>
              </w:tcPr>
            </w:tcPrChange>
          </w:tcPr>
          <w:p w14:paraId="5836B87B" w14:textId="24445D09"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 </w:t>
            </w:r>
          </w:p>
        </w:tc>
        <w:tc>
          <w:tcPr>
            <w:tcW w:w="1004" w:type="dxa"/>
            <w:tcPrChange w:id="828" w:author="Bikram Adhikari (bdhikari)" w:date="2025-11-26T22:10:00Z">
              <w:tcPr>
                <w:tcW w:w="1043" w:type="dxa"/>
                <w:gridSpan w:val="2"/>
              </w:tcPr>
            </w:tcPrChange>
          </w:tcPr>
          <w:p w14:paraId="46501DFA" w14:textId="65759A05" w:rsidR="009D2ED6" w:rsidRPr="001245B7" w:rsidRDefault="009D2ED6" w:rsidP="009D2ED6">
            <w:pPr>
              <w:spacing w:after="0" w:line="240" w:lineRule="auto"/>
              <w:jc w:val="center"/>
              <w:rPr>
                <w:rFonts w:asciiTheme="majorBidi" w:hAnsiTheme="majorBidi" w:cstheme="majorBidi"/>
                <w:sz w:val="18"/>
                <w:szCs w:val="18"/>
              </w:rPr>
            </w:pPr>
            <w:del w:id="829" w:author="Bikram Adhikari (bdhikari)" w:date="2025-11-26T22:10:00Z">
              <w:r w:rsidRPr="001245B7" w:rsidDel="00490E39">
                <w:rPr>
                  <w:rFonts w:asciiTheme="majorBidi" w:hAnsiTheme="majorBidi" w:cstheme="majorBidi"/>
                  <w:sz w:val="18"/>
                  <w:szCs w:val="18"/>
                </w:rPr>
                <w:delText>0.57</w:delText>
              </w:r>
            </w:del>
          </w:p>
        </w:tc>
        <w:tc>
          <w:tcPr>
            <w:tcW w:w="1125" w:type="dxa"/>
            <w:tcPrChange w:id="830" w:author="Bikram Adhikari (bdhikari)" w:date="2025-11-26T22:10:00Z">
              <w:tcPr>
                <w:tcW w:w="1184" w:type="dxa"/>
                <w:gridSpan w:val="2"/>
              </w:tcPr>
            </w:tcPrChange>
          </w:tcPr>
          <w:p w14:paraId="0A9ACAC1" w14:textId="7D5CA011" w:rsidR="009D2ED6" w:rsidRPr="001245B7" w:rsidRDefault="009D2ED6" w:rsidP="009D2ED6">
            <w:pPr>
              <w:spacing w:after="0" w:line="240" w:lineRule="auto"/>
              <w:jc w:val="center"/>
              <w:rPr>
                <w:rFonts w:asciiTheme="majorBidi" w:hAnsiTheme="majorBidi" w:cstheme="majorBidi"/>
                <w:sz w:val="18"/>
                <w:szCs w:val="18"/>
              </w:rPr>
            </w:pPr>
            <w:del w:id="831" w:author="Bikram Adhikari (bdhikari)" w:date="2025-11-26T22:10:00Z">
              <w:r w:rsidRPr="001245B7" w:rsidDel="00490E39">
                <w:rPr>
                  <w:rFonts w:asciiTheme="majorBidi" w:hAnsiTheme="majorBidi" w:cstheme="majorBidi"/>
                  <w:sz w:val="18"/>
                  <w:szCs w:val="18"/>
                </w:rPr>
                <w:delText>0.43, 0.75</w:delText>
              </w:r>
            </w:del>
          </w:p>
        </w:tc>
        <w:tc>
          <w:tcPr>
            <w:tcW w:w="1230" w:type="dxa"/>
            <w:tcPrChange w:id="832" w:author="Bikram Adhikari (bdhikari)" w:date="2025-11-26T22:10:00Z">
              <w:tcPr>
                <w:tcW w:w="931" w:type="dxa"/>
              </w:tcPr>
            </w:tcPrChange>
          </w:tcPr>
          <w:p w14:paraId="6F60F3CD" w14:textId="210CA682" w:rsidR="009D2ED6" w:rsidRPr="001245B7" w:rsidRDefault="009D2ED6" w:rsidP="009D2ED6">
            <w:pPr>
              <w:spacing w:after="0" w:line="240" w:lineRule="auto"/>
              <w:jc w:val="center"/>
              <w:rPr>
                <w:rFonts w:asciiTheme="majorBidi" w:hAnsiTheme="majorBidi" w:cstheme="majorBidi"/>
                <w:sz w:val="18"/>
                <w:szCs w:val="18"/>
              </w:rPr>
            </w:pPr>
            <w:del w:id="833" w:author="Bikram Adhikari (bdhikari)" w:date="2025-11-26T22:10:00Z">
              <w:r w:rsidRPr="001245B7" w:rsidDel="00490E39">
                <w:rPr>
                  <w:rFonts w:asciiTheme="majorBidi" w:hAnsiTheme="majorBidi" w:cstheme="majorBidi"/>
                  <w:sz w:val="18"/>
                  <w:szCs w:val="18"/>
                </w:rPr>
                <w:delText>&lt;0.001</w:delText>
              </w:r>
            </w:del>
          </w:p>
        </w:tc>
        <w:tc>
          <w:tcPr>
            <w:tcW w:w="864" w:type="dxa"/>
            <w:tcPrChange w:id="834" w:author="Bikram Adhikari (bdhikari)" w:date="2025-11-26T22:10:00Z">
              <w:tcPr>
                <w:tcW w:w="869" w:type="dxa"/>
                <w:gridSpan w:val="2"/>
              </w:tcPr>
            </w:tcPrChange>
          </w:tcPr>
          <w:p w14:paraId="7575E752" w14:textId="33CB807A" w:rsidR="009D2ED6" w:rsidRPr="001245B7" w:rsidRDefault="009D2ED6" w:rsidP="009D2ED6">
            <w:pPr>
              <w:spacing w:after="0" w:line="240" w:lineRule="auto"/>
              <w:jc w:val="center"/>
              <w:rPr>
                <w:rFonts w:asciiTheme="majorBidi" w:hAnsiTheme="majorBidi" w:cstheme="majorBidi"/>
                <w:sz w:val="18"/>
                <w:szCs w:val="18"/>
              </w:rPr>
            </w:pPr>
            <w:del w:id="835" w:author="Bikram Adhikari (bdhikari)" w:date="2025-11-26T22:10:00Z">
              <w:r w:rsidRPr="001245B7" w:rsidDel="00490E39">
                <w:rPr>
                  <w:rFonts w:asciiTheme="majorBidi" w:hAnsiTheme="majorBidi" w:cstheme="majorBidi"/>
                  <w:sz w:val="18"/>
                  <w:szCs w:val="18"/>
                </w:rPr>
                <w:delText>0.75</w:delText>
              </w:r>
            </w:del>
          </w:p>
        </w:tc>
        <w:tc>
          <w:tcPr>
            <w:tcW w:w="1155" w:type="dxa"/>
            <w:tcPrChange w:id="836" w:author="Bikram Adhikari (bdhikari)" w:date="2025-11-26T22:10:00Z">
              <w:tcPr>
                <w:tcW w:w="1223" w:type="dxa"/>
                <w:gridSpan w:val="3"/>
              </w:tcPr>
            </w:tcPrChange>
          </w:tcPr>
          <w:p w14:paraId="47382BB3" w14:textId="02EF5CE5" w:rsidR="009D2ED6" w:rsidRPr="001245B7" w:rsidRDefault="009D2ED6" w:rsidP="009D2ED6">
            <w:pPr>
              <w:spacing w:after="0" w:line="240" w:lineRule="auto"/>
              <w:jc w:val="center"/>
              <w:rPr>
                <w:rFonts w:asciiTheme="majorBidi" w:hAnsiTheme="majorBidi" w:cstheme="majorBidi"/>
                <w:sz w:val="18"/>
                <w:szCs w:val="18"/>
              </w:rPr>
            </w:pPr>
            <w:del w:id="837" w:author="Bikram Adhikari (bdhikari)" w:date="2025-11-26T22:10:00Z">
              <w:r w:rsidRPr="001245B7" w:rsidDel="00490E39">
                <w:rPr>
                  <w:rFonts w:asciiTheme="majorBidi" w:hAnsiTheme="majorBidi" w:cstheme="majorBidi"/>
                  <w:sz w:val="18"/>
                  <w:szCs w:val="18"/>
                </w:rPr>
                <w:delText>0.56, 1.01</w:delText>
              </w:r>
            </w:del>
          </w:p>
        </w:tc>
        <w:tc>
          <w:tcPr>
            <w:tcW w:w="1128" w:type="dxa"/>
            <w:tcPrChange w:id="838" w:author="Bikram Adhikari (bdhikari)" w:date="2025-11-26T22:10:00Z">
              <w:tcPr>
                <w:tcW w:w="1061" w:type="dxa"/>
              </w:tcPr>
            </w:tcPrChange>
          </w:tcPr>
          <w:p w14:paraId="50F1560E" w14:textId="50C3CF2A" w:rsidR="009D2ED6" w:rsidRPr="001245B7" w:rsidRDefault="009D2ED6" w:rsidP="009D2ED6">
            <w:pPr>
              <w:spacing w:after="0" w:line="240" w:lineRule="auto"/>
              <w:jc w:val="center"/>
              <w:rPr>
                <w:rFonts w:asciiTheme="majorBidi" w:hAnsiTheme="majorBidi" w:cstheme="majorBidi"/>
                <w:sz w:val="18"/>
                <w:szCs w:val="18"/>
              </w:rPr>
            </w:pPr>
            <w:del w:id="839" w:author="Bikram Adhikari (bdhikari)" w:date="2025-11-26T22:10:00Z">
              <w:r w:rsidRPr="001245B7" w:rsidDel="00490E39">
                <w:rPr>
                  <w:rFonts w:asciiTheme="majorBidi" w:hAnsiTheme="majorBidi" w:cstheme="majorBidi"/>
                  <w:sz w:val="18"/>
                  <w:szCs w:val="18"/>
                </w:rPr>
                <w:delText>0.057</w:delText>
              </w:r>
            </w:del>
          </w:p>
        </w:tc>
      </w:tr>
      <w:tr w:rsidR="009D2ED6" w:rsidRPr="00A12542" w14:paraId="2BB66BBA" w14:textId="77777777" w:rsidTr="00490E39">
        <w:tblPrEx>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840" w:author="Bikram Adhikari (bdhikari)" w:date="2025-11-26T22:10:00Z">
            <w:tblPrEx>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20"/>
          <w:trPrChange w:id="841" w:author="Bikram Adhikari (bdhikari)" w:date="2025-11-26T22:10:00Z">
            <w:trPr>
              <w:trHeight w:val="20"/>
            </w:trPr>
          </w:trPrChange>
        </w:trPr>
        <w:tc>
          <w:tcPr>
            <w:tcW w:w="2025" w:type="dxa"/>
            <w:vAlign w:val="center"/>
            <w:hideMark/>
            <w:tcPrChange w:id="842" w:author="Bikram Adhikari (bdhikari)" w:date="2025-11-26T22:10:00Z">
              <w:tcPr>
                <w:tcW w:w="2201" w:type="dxa"/>
                <w:gridSpan w:val="2"/>
                <w:vAlign w:val="center"/>
                <w:hideMark/>
              </w:tcPr>
            </w:tcPrChange>
          </w:tcPr>
          <w:p w14:paraId="0E564550" w14:textId="77777777"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Normal</w:t>
            </w:r>
          </w:p>
        </w:tc>
        <w:tc>
          <w:tcPr>
            <w:tcW w:w="1488" w:type="dxa"/>
            <w:hideMark/>
            <w:tcPrChange w:id="843" w:author="Bikram Adhikari (bdhikari)" w:date="2025-11-26T22:10:00Z">
              <w:tcPr>
                <w:tcW w:w="1507" w:type="dxa"/>
                <w:gridSpan w:val="2"/>
                <w:hideMark/>
              </w:tcPr>
            </w:tcPrChange>
          </w:tcPr>
          <w:p w14:paraId="1EADC284" w14:textId="1544B610"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411 (34.5)</w:t>
            </w:r>
          </w:p>
        </w:tc>
        <w:tc>
          <w:tcPr>
            <w:tcW w:w="1004" w:type="dxa"/>
            <w:tcPrChange w:id="844" w:author="Bikram Adhikari (bdhikari)" w:date="2025-11-26T22:10:00Z">
              <w:tcPr>
                <w:tcW w:w="1043" w:type="dxa"/>
                <w:gridSpan w:val="2"/>
              </w:tcPr>
            </w:tcPrChange>
          </w:tcPr>
          <w:p w14:paraId="0B0BFB21" w14:textId="574DEE18" w:rsidR="009D2ED6" w:rsidRPr="001245B7" w:rsidRDefault="009D2ED6" w:rsidP="009D2ED6">
            <w:pPr>
              <w:spacing w:after="0" w:line="240" w:lineRule="auto"/>
              <w:jc w:val="center"/>
              <w:rPr>
                <w:rFonts w:asciiTheme="majorBidi" w:hAnsiTheme="majorBidi" w:cstheme="majorBidi"/>
                <w:sz w:val="18"/>
                <w:szCs w:val="18"/>
              </w:rPr>
            </w:pPr>
            <w:del w:id="845" w:author="Bikram Adhikari (bdhikari)" w:date="2025-11-26T22:10:00Z">
              <w:r w:rsidRPr="001245B7" w:rsidDel="00490E39">
                <w:rPr>
                  <w:rFonts w:asciiTheme="majorBidi" w:hAnsiTheme="majorBidi" w:cstheme="majorBidi"/>
                  <w:sz w:val="18"/>
                  <w:szCs w:val="18"/>
                </w:rPr>
                <w:delText>1.66</w:delText>
              </w:r>
            </w:del>
          </w:p>
        </w:tc>
        <w:tc>
          <w:tcPr>
            <w:tcW w:w="1125" w:type="dxa"/>
            <w:tcPrChange w:id="846" w:author="Bikram Adhikari (bdhikari)" w:date="2025-11-26T22:10:00Z">
              <w:tcPr>
                <w:tcW w:w="1184" w:type="dxa"/>
                <w:gridSpan w:val="2"/>
              </w:tcPr>
            </w:tcPrChange>
          </w:tcPr>
          <w:p w14:paraId="65ADC4CD" w14:textId="20C24140" w:rsidR="009D2ED6" w:rsidRPr="001245B7" w:rsidRDefault="009D2ED6" w:rsidP="009D2ED6">
            <w:pPr>
              <w:spacing w:after="0" w:line="240" w:lineRule="auto"/>
              <w:jc w:val="center"/>
              <w:rPr>
                <w:rFonts w:asciiTheme="majorBidi" w:hAnsiTheme="majorBidi" w:cstheme="majorBidi"/>
                <w:sz w:val="18"/>
                <w:szCs w:val="18"/>
              </w:rPr>
            </w:pPr>
            <w:del w:id="847" w:author="Bikram Adhikari (bdhikari)" w:date="2025-11-26T22:10:00Z">
              <w:r w:rsidRPr="001245B7" w:rsidDel="00490E39">
                <w:rPr>
                  <w:rFonts w:asciiTheme="majorBidi" w:hAnsiTheme="majorBidi" w:cstheme="majorBidi"/>
                  <w:sz w:val="18"/>
                  <w:szCs w:val="18"/>
                </w:rPr>
                <w:delText>1.23, 2.23</w:delText>
              </w:r>
            </w:del>
          </w:p>
        </w:tc>
        <w:tc>
          <w:tcPr>
            <w:tcW w:w="1230" w:type="dxa"/>
            <w:tcPrChange w:id="848" w:author="Bikram Adhikari (bdhikari)" w:date="2025-11-26T22:10:00Z">
              <w:tcPr>
                <w:tcW w:w="931" w:type="dxa"/>
              </w:tcPr>
            </w:tcPrChange>
          </w:tcPr>
          <w:p w14:paraId="5663E5EE" w14:textId="511153A2" w:rsidR="009D2ED6" w:rsidRPr="001245B7" w:rsidRDefault="009D2ED6" w:rsidP="009D2ED6">
            <w:pPr>
              <w:spacing w:after="0" w:line="240" w:lineRule="auto"/>
              <w:jc w:val="center"/>
              <w:rPr>
                <w:rFonts w:asciiTheme="majorBidi" w:hAnsiTheme="majorBidi" w:cstheme="majorBidi"/>
                <w:sz w:val="18"/>
                <w:szCs w:val="18"/>
              </w:rPr>
            </w:pPr>
            <w:del w:id="849" w:author="Bikram Adhikari (bdhikari)" w:date="2025-11-26T22:10:00Z">
              <w:r w:rsidRPr="001245B7" w:rsidDel="00490E39">
                <w:rPr>
                  <w:rFonts w:asciiTheme="majorBidi" w:hAnsiTheme="majorBidi" w:cstheme="majorBidi"/>
                  <w:sz w:val="18"/>
                  <w:szCs w:val="18"/>
                </w:rPr>
                <w:delText>&lt;0.001</w:delText>
              </w:r>
            </w:del>
          </w:p>
        </w:tc>
        <w:tc>
          <w:tcPr>
            <w:tcW w:w="864" w:type="dxa"/>
            <w:tcPrChange w:id="850" w:author="Bikram Adhikari (bdhikari)" w:date="2025-11-26T22:10:00Z">
              <w:tcPr>
                <w:tcW w:w="869" w:type="dxa"/>
                <w:gridSpan w:val="2"/>
              </w:tcPr>
            </w:tcPrChange>
          </w:tcPr>
          <w:p w14:paraId="5178C628" w14:textId="149C73C0" w:rsidR="009D2ED6" w:rsidRPr="001245B7" w:rsidRDefault="009D2ED6" w:rsidP="009D2ED6">
            <w:pPr>
              <w:spacing w:after="0" w:line="240" w:lineRule="auto"/>
              <w:jc w:val="center"/>
              <w:rPr>
                <w:rFonts w:asciiTheme="majorBidi" w:hAnsiTheme="majorBidi" w:cstheme="majorBidi"/>
                <w:sz w:val="18"/>
                <w:szCs w:val="18"/>
              </w:rPr>
            </w:pPr>
            <w:del w:id="851" w:author="Bikram Adhikari (bdhikari)" w:date="2025-11-26T22:10:00Z">
              <w:r w:rsidRPr="001245B7" w:rsidDel="00490E39">
                <w:rPr>
                  <w:rFonts w:asciiTheme="majorBidi" w:hAnsiTheme="majorBidi" w:cstheme="majorBidi"/>
                  <w:sz w:val="18"/>
                  <w:szCs w:val="18"/>
                </w:rPr>
                <w:delText>1.48</w:delText>
              </w:r>
            </w:del>
          </w:p>
        </w:tc>
        <w:tc>
          <w:tcPr>
            <w:tcW w:w="1155" w:type="dxa"/>
            <w:tcPrChange w:id="852" w:author="Bikram Adhikari (bdhikari)" w:date="2025-11-26T22:10:00Z">
              <w:tcPr>
                <w:tcW w:w="1223" w:type="dxa"/>
                <w:gridSpan w:val="3"/>
              </w:tcPr>
            </w:tcPrChange>
          </w:tcPr>
          <w:p w14:paraId="2156DF8C" w14:textId="577DEA90" w:rsidR="009D2ED6" w:rsidRPr="001245B7" w:rsidRDefault="009D2ED6" w:rsidP="009D2ED6">
            <w:pPr>
              <w:spacing w:after="0" w:line="240" w:lineRule="auto"/>
              <w:jc w:val="center"/>
              <w:rPr>
                <w:rFonts w:asciiTheme="majorBidi" w:hAnsiTheme="majorBidi" w:cstheme="majorBidi"/>
                <w:sz w:val="18"/>
                <w:szCs w:val="18"/>
              </w:rPr>
            </w:pPr>
            <w:del w:id="853" w:author="Bikram Adhikari (bdhikari)" w:date="2025-11-26T22:10:00Z">
              <w:r w:rsidRPr="001245B7" w:rsidDel="00490E39">
                <w:rPr>
                  <w:rFonts w:asciiTheme="majorBidi" w:hAnsiTheme="majorBidi" w:cstheme="majorBidi"/>
                  <w:sz w:val="18"/>
                  <w:szCs w:val="18"/>
                </w:rPr>
                <w:delText>1.09, 2.01</w:delText>
              </w:r>
            </w:del>
          </w:p>
        </w:tc>
        <w:tc>
          <w:tcPr>
            <w:tcW w:w="1128" w:type="dxa"/>
            <w:tcPrChange w:id="854" w:author="Bikram Adhikari (bdhikari)" w:date="2025-11-26T22:10:00Z">
              <w:tcPr>
                <w:tcW w:w="1061" w:type="dxa"/>
              </w:tcPr>
            </w:tcPrChange>
          </w:tcPr>
          <w:p w14:paraId="1CCAD0BC" w14:textId="6BA296BE" w:rsidR="009D2ED6" w:rsidRPr="001245B7" w:rsidRDefault="009D2ED6" w:rsidP="009D2ED6">
            <w:pPr>
              <w:spacing w:after="0" w:line="240" w:lineRule="auto"/>
              <w:jc w:val="center"/>
              <w:rPr>
                <w:rFonts w:asciiTheme="majorBidi" w:hAnsiTheme="majorBidi" w:cstheme="majorBidi"/>
                <w:sz w:val="18"/>
                <w:szCs w:val="18"/>
              </w:rPr>
            </w:pPr>
            <w:del w:id="855" w:author="Bikram Adhikari (bdhikari)" w:date="2025-11-26T22:10:00Z">
              <w:r w:rsidRPr="001245B7" w:rsidDel="00490E39">
                <w:rPr>
                  <w:rFonts w:asciiTheme="majorBidi" w:hAnsiTheme="majorBidi" w:cstheme="majorBidi"/>
                  <w:sz w:val="18"/>
                  <w:szCs w:val="18"/>
                </w:rPr>
                <w:delText>0.013</w:delText>
              </w:r>
            </w:del>
          </w:p>
        </w:tc>
      </w:tr>
      <w:tr w:rsidR="00B47D9B" w:rsidRPr="00A12542" w14:paraId="269F4FE6" w14:textId="77777777" w:rsidTr="00490E39">
        <w:trPr>
          <w:trHeight w:val="20"/>
          <w:ins w:id="856" w:author="Dahal, Kajol" w:date="2025-12-02T11:55:00Z"/>
        </w:trPr>
        <w:tc>
          <w:tcPr>
            <w:tcW w:w="2025" w:type="dxa"/>
            <w:vAlign w:val="center"/>
          </w:tcPr>
          <w:p w14:paraId="129872C7" w14:textId="49617017" w:rsidR="00B47D9B" w:rsidRPr="00A12542" w:rsidRDefault="00B47D9B" w:rsidP="00B47D9B">
            <w:pPr>
              <w:spacing w:after="0" w:line="240" w:lineRule="auto"/>
              <w:rPr>
                <w:ins w:id="857" w:author="Dahal, Kajol" w:date="2025-12-02T11:55:00Z"/>
                <w:rFonts w:asciiTheme="majorBidi" w:eastAsia="Times New Roman" w:hAnsiTheme="majorBidi" w:cstheme="majorBidi"/>
                <w:kern w:val="0"/>
                <w:sz w:val="18"/>
                <w:szCs w:val="18"/>
                <w14:ligatures w14:val="none"/>
              </w:rPr>
            </w:pPr>
            <w:ins w:id="858" w:author="Dahal, Kajol" w:date="2025-12-02T11:56:00Z">
              <w:r w:rsidRPr="00A12542">
                <w:rPr>
                  <w:rFonts w:asciiTheme="majorBidi" w:eastAsia="Times New Roman" w:hAnsiTheme="majorBidi" w:cstheme="majorBidi"/>
                  <w:kern w:val="0"/>
                  <w:sz w:val="18"/>
                  <w:szCs w:val="18"/>
                  <w14:ligatures w14:val="none"/>
                </w:rPr>
                <w:t xml:space="preserve">    </w:t>
              </w:r>
              <w:r>
                <w:rPr>
                  <w:rFonts w:asciiTheme="majorBidi" w:eastAsia="Times New Roman" w:hAnsiTheme="majorBidi" w:cstheme="majorBidi"/>
                  <w:kern w:val="0"/>
                  <w:sz w:val="18"/>
                  <w:szCs w:val="18"/>
                  <w14:ligatures w14:val="none"/>
                </w:rPr>
                <w:t>Underweight</w:t>
              </w:r>
            </w:ins>
          </w:p>
        </w:tc>
        <w:tc>
          <w:tcPr>
            <w:tcW w:w="1488" w:type="dxa"/>
          </w:tcPr>
          <w:p w14:paraId="7D77FC34" w14:textId="3A15FE98" w:rsidR="00B47D9B" w:rsidRPr="00A12542" w:rsidRDefault="00B47D9B" w:rsidP="00B47D9B">
            <w:pPr>
              <w:spacing w:after="0" w:line="240" w:lineRule="auto"/>
              <w:jc w:val="center"/>
              <w:rPr>
                <w:ins w:id="859" w:author="Dahal, Kajol" w:date="2025-12-02T11:55:00Z"/>
                <w:rFonts w:asciiTheme="majorBidi" w:hAnsiTheme="majorBidi" w:cstheme="majorBidi"/>
                <w:sz w:val="18"/>
                <w:szCs w:val="18"/>
              </w:rPr>
            </w:pPr>
            <w:ins w:id="860" w:author="Dahal, Kajol" w:date="2025-12-02T11:56:00Z">
              <w:r w:rsidRPr="00A12542">
                <w:rPr>
                  <w:rFonts w:asciiTheme="majorBidi" w:hAnsiTheme="majorBidi" w:cstheme="majorBidi"/>
                  <w:sz w:val="18"/>
                  <w:szCs w:val="18"/>
                </w:rPr>
                <w:t>132 (46.6)</w:t>
              </w:r>
            </w:ins>
          </w:p>
        </w:tc>
        <w:tc>
          <w:tcPr>
            <w:tcW w:w="1004" w:type="dxa"/>
          </w:tcPr>
          <w:p w14:paraId="7F1354C4" w14:textId="78D4D7B2" w:rsidR="00B47D9B" w:rsidRPr="001245B7" w:rsidRDefault="00B47D9B" w:rsidP="00B47D9B">
            <w:pPr>
              <w:spacing w:after="0" w:line="240" w:lineRule="auto"/>
              <w:jc w:val="center"/>
              <w:rPr>
                <w:ins w:id="861" w:author="Dahal, Kajol" w:date="2025-12-02T11:55:00Z"/>
                <w:rFonts w:asciiTheme="majorBidi" w:hAnsiTheme="majorBidi" w:cstheme="majorBidi"/>
                <w:sz w:val="18"/>
                <w:szCs w:val="18"/>
              </w:rPr>
            </w:pPr>
            <w:ins w:id="862" w:author="Dahal, Kajol" w:date="2025-12-02T11:56:00Z">
              <w:r w:rsidRPr="001245B7">
                <w:rPr>
                  <w:rFonts w:asciiTheme="majorBidi" w:hAnsiTheme="majorBidi" w:cstheme="majorBidi"/>
                  <w:sz w:val="18"/>
                  <w:szCs w:val="18"/>
                </w:rPr>
                <w:t>1.66</w:t>
              </w:r>
            </w:ins>
          </w:p>
        </w:tc>
        <w:tc>
          <w:tcPr>
            <w:tcW w:w="1125" w:type="dxa"/>
          </w:tcPr>
          <w:p w14:paraId="23A7E967" w14:textId="1863B6A3" w:rsidR="00B47D9B" w:rsidRPr="001245B7" w:rsidRDefault="00B47D9B" w:rsidP="00B47D9B">
            <w:pPr>
              <w:spacing w:after="0" w:line="240" w:lineRule="auto"/>
              <w:jc w:val="center"/>
              <w:rPr>
                <w:ins w:id="863" w:author="Dahal, Kajol" w:date="2025-12-02T11:55:00Z"/>
                <w:rFonts w:asciiTheme="majorBidi" w:hAnsiTheme="majorBidi" w:cstheme="majorBidi"/>
                <w:sz w:val="18"/>
                <w:szCs w:val="18"/>
              </w:rPr>
            </w:pPr>
            <w:ins w:id="864" w:author="Dahal, Kajol" w:date="2025-12-02T11:56:00Z">
              <w:r w:rsidRPr="001245B7">
                <w:rPr>
                  <w:rFonts w:asciiTheme="majorBidi" w:hAnsiTheme="majorBidi" w:cstheme="majorBidi"/>
                  <w:sz w:val="18"/>
                  <w:szCs w:val="18"/>
                </w:rPr>
                <w:t>1.23, 2.23</w:t>
              </w:r>
            </w:ins>
          </w:p>
        </w:tc>
        <w:tc>
          <w:tcPr>
            <w:tcW w:w="1230" w:type="dxa"/>
          </w:tcPr>
          <w:p w14:paraId="7BB1D42E" w14:textId="44623F24" w:rsidR="00B47D9B" w:rsidRPr="001245B7" w:rsidRDefault="00B47D9B" w:rsidP="00B47D9B">
            <w:pPr>
              <w:spacing w:after="0" w:line="240" w:lineRule="auto"/>
              <w:jc w:val="center"/>
              <w:rPr>
                <w:ins w:id="865" w:author="Dahal, Kajol" w:date="2025-12-02T11:55:00Z"/>
                <w:rFonts w:asciiTheme="majorBidi" w:hAnsiTheme="majorBidi" w:cstheme="majorBidi"/>
                <w:sz w:val="18"/>
                <w:szCs w:val="18"/>
              </w:rPr>
            </w:pPr>
            <w:ins w:id="866" w:author="Dahal, Kajol" w:date="2025-12-02T11:56:00Z">
              <w:r w:rsidRPr="001245B7">
                <w:rPr>
                  <w:rFonts w:asciiTheme="majorBidi" w:hAnsiTheme="majorBidi" w:cstheme="majorBidi"/>
                  <w:sz w:val="18"/>
                  <w:szCs w:val="18"/>
                </w:rPr>
                <w:t>&lt;0.001</w:t>
              </w:r>
            </w:ins>
          </w:p>
        </w:tc>
        <w:tc>
          <w:tcPr>
            <w:tcW w:w="864" w:type="dxa"/>
          </w:tcPr>
          <w:p w14:paraId="7025D8A7" w14:textId="081D1D33" w:rsidR="00B47D9B" w:rsidRPr="001245B7" w:rsidRDefault="00B47D9B" w:rsidP="00B47D9B">
            <w:pPr>
              <w:spacing w:after="0" w:line="240" w:lineRule="auto"/>
              <w:jc w:val="center"/>
              <w:rPr>
                <w:ins w:id="867" w:author="Dahal, Kajol" w:date="2025-12-02T11:55:00Z"/>
                <w:rFonts w:asciiTheme="majorBidi" w:hAnsiTheme="majorBidi" w:cstheme="majorBidi"/>
                <w:sz w:val="18"/>
                <w:szCs w:val="18"/>
              </w:rPr>
            </w:pPr>
            <w:ins w:id="868" w:author="Dahal, Kajol" w:date="2025-12-02T11:56:00Z">
              <w:r w:rsidRPr="001245B7">
                <w:rPr>
                  <w:rFonts w:asciiTheme="majorBidi" w:hAnsiTheme="majorBidi" w:cstheme="majorBidi"/>
                  <w:sz w:val="18"/>
                  <w:szCs w:val="18"/>
                </w:rPr>
                <w:t>1.48</w:t>
              </w:r>
            </w:ins>
          </w:p>
        </w:tc>
        <w:tc>
          <w:tcPr>
            <w:tcW w:w="1155" w:type="dxa"/>
          </w:tcPr>
          <w:p w14:paraId="76F566E4" w14:textId="5FF5EE30" w:rsidR="00B47D9B" w:rsidRPr="001245B7" w:rsidRDefault="00B47D9B" w:rsidP="00B47D9B">
            <w:pPr>
              <w:spacing w:after="0" w:line="240" w:lineRule="auto"/>
              <w:jc w:val="center"/>
              <w:rPr>
                <w:ins w:id="869" w:author="Dahal, Kajol" w:date="2025-12-02T11:55:00Z"/>
                <w:rFonts w:asciiTheme="majorBidi" w:hAnsiTheme="majorBidi" w:cstheme="majorBidi"/>
                <w:sz w:val="18"/>
                <w:szCs w:val="18"/>
              </w:rPr>
            </w:pPr>
            <w:ins w:id="870" w:author="Dahal, Kajol" w:date="2025-12-02T11:56:00Z">
              <w:r w:rsidRPr="001245B7">
                <w:rPr>
                  <w:rFonts w:asciiTheme="majorBidi" w:hAnsiTheme="majorBidi" w:cstheme="majorBidi"/>
                  <w:sz w:val="18"/>
                  <w:szCs w:val="18"/>
                </w:rPr>
                <w:t>1.09, 2.01</w:t>
              </w:r>
            </w:ins>
          </w:p>
        </w:tc>
        <w:tc>
          <w:tcPr>
            <w:tcW w:w="1128" w:type="dxa"/>
          </w:tcPr>
          <w:p w14:paraId="3F792C25" w14:textId="78BF9E45" w:rsidR="00B47D9B" w:rsidRPr="001245B7" w:rsidRDefault="00B47D9B" w:rsidP="00B47D9B">
            <w:pPr>
              <w:spacing w:after="0" w:line="240" w:lineRule="auto"/>
              <w:jc w:val="center"/>
              <w:rPr>
                <w:ins w:id="871" w:author="Dahal, Kajol" w:date="2025-12-02T11:55:00Z"/>
                <w:rFonts w:asciiTheme="majorBidi" w:hAnsiTheme="majorBidi" w:cstheme="majorBidi"/>
                <w:sz w:val="18"/>
                <w:szCs w:val="18"/>
              </w:rPr>
            </w:pPr>
            <w:ins w:id="872" w:author="Dahal, Kajol" w:date="2025-12-02T11:56:00Z">
              <w:r w:rsidRPr="001245B7">
                <w:rPr>
                  <w:rFonts w:asciiTheme="majorBidi" w:hAnsiTheme="majorBidi" w:cstheme="majorBidi"/>
                  <w:sz w:val="18"/>
                  <w:szCs w:val="18"/>
                </w:rPr>
                <w:t>0.013</w:t>
              </w:r>
            </w:ins>
          </w:p>
        </w:tc>
      </w:tr>
      <w:tr w:rsidR="00B47D9B" w:rsidRPr="00A12542" w14:paraId="06D62E35" w14:textId="77777777" w:rsidTr="00490E39">
        <w:tblPrEx>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873" w:author="Bikram Adhikari (bdhikari)" w:date="2025-11-26T22:09:00Z">
            <w:tblPrEx>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20"/>
          <w:trPrChange w:id="874" w:author="Bikram Adhikari (bdhikari)" w:date="2025-11-26T22:09:00Z">
            <w:trPr>
              <w:trHeight w:val="20"/>
            </w:trPr>
          </w:trPrChange>
        </w:trPr>
        <w:tc>
          <w:tcPr>
            <w:tcW w:w="2025" w:type="dxa"/>
            <w:vAlign w:val="center"/>
            <w:hideMark/>
            <w:tcPrChange w:id="875" w:author="Bikram Adhikari (bdhikari)" w:date="2025-11-26T22:09:00Z">
              <w:tcPr>
                <w:tcW w:w="2201" w:type="dxa"/>
                <w:gridSpan w:val="2"/>
                <w:vAlign w:val="center"/>
                <w:hideMark/>
              </w:tcPr>
            </w:tcPrChange>
          </w:tcPr>
          <w:p w14:paraId="104F9797" w14:textId="53777E48" w:rsidR="00B47D9B" w:rsidRPr="00A12542" w:rsidRDefault="00B47D9B" w:rsidP="00B47D9B">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Overweight or obese</w:t>
            </w:r>
          </w:p>
        </w:tc>
        <w:tc>
          <w:tcPr>
            <w:tcW w:w="1488" w:type="dxa"/>
            <w:hideMark/>
            <w:tcPrChange w:id="876" w:author="Bikram Adhikari (bdhikari)" w:date="2025-11-26T22:09:00Z">
              <w:tcPr>
                <w:tcW w:w="1507" w:type="dxa"/>
                <w:gridSpan w:val="2"/>
                <w:hideMark/>
              </w:tcPr>
            </w:tcPrChange>
          </w:tcPr>
          <w:p w14:paraId="5877273D" w14:textId="5DD3FC5D" w:rsidR="00B47D9B" w:rsidRPr="00A12542" w:rsidRDefault="00B47D9B" w:rsidP="00B47D9B">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106 (23.1)</w:t>
            </w:r>
          </w:p>
        </w:tc>
        <w:tc>
          <w:tcPr>
            <w:tcW w:w="1004" w:type="dxa"/>
            <w:tcPrChange w:id="877" w:author="Bikram Adhikari (bdhikari)" w:date="2025-11-26T22:09:00Z">
              <w:tcPr>
                <w:tcW w:w="1043" w:type="dxa"/>
                <w:gridSpan w:val="2"/>
              </w:tcPr>
            </w:tcPrChange>
          </w:tcPr>
          <w:p w14:paraId="6E292F84" w14:textId="49683B56" w:rsidR="00B47D9B" w:rsidRPr="001245B7" w:rsidRDefault="00B47D9B" w:rsidP="00B47D9B">
            <w:pPr>
              <w:spacing w:after="0" w:line="240" w:lineRule="auto"/>
              <w:jc w:val="center"/>
              <w:rPr>
                <w:rFonts w:asciiTheme="majorBidi" w:hAnsiTheme="majorBidi" w:cstheme="majorBidi"/>
                <w:sz w:val="18"/>
                <w:szCs w:val="18"/>
              </w:rPr>
            </w:pPr>
            <w:ins w:id="878" w:author="Bikram Adhikari (bdhikari)" w:date="2025-11-26T22:10:00Z">
              <w:r w:rsidRPr="001245B7">
                <w:rPr>
                  <w:rFonts w:asciiTheme="majorBidi" w:hAnsiTheme="majorBidi" w:cstheme="majorBidi"/>
                  <w:sz w:val="18"/>
                  <w:szCs w:val="18"/>
                </w:rPr>
                <w:t>0.57</w:t>
              </w:r>
            </w:ins>
            <w:del w:id="879" w:author="Bikram Adhikari (bdhikari)" w:date="2025-11-26T22:09:00Z">
              <w:r w:rsidRPr="001245B7" w:rsidDel="00490E39">
                <w:rPr>
                  <w:rFonts w:asciiTheme="majorBidi" w:hAnsiTheme="majorBidi" w:cstheme="majorBidi"/>
                  <w:sz w:val="18"/>
                  <w:szCs w:val="18"/>
                </w:rPr>
                <w:delText>Ref</w:delText>
              </w:r>
            </w:del>
          </w:p>
        </w:tc>
        <w:tc>
          <w:tcPr>
            <w:tcW w:w="1125" w:type="dxa"/>
            <w:tcPrChange w:id="880" w:author="Bikram Adhikari (bdhikari)" w:date="2025-11-26T22:09:00Z">
              <w:tcPr>
                <w:tcW w:w="1184" w:type="dxa"/>
                <w:gridSpan w:val="2"/>
              </w:tcPr>
            </w:tcPrChange>
          </w:tcPr>
          <w:p w14:paraId="3D10CB6C" w14:textId="3EB91FA5" w:rsidR="00B47D9B" w:rsidRPr="001245B7" w:rsidRDefault="00B47D9B" w:rsidP="00B47D9B">
            <w:pPr>
              <w:spacing w:after="0" w:line="240" w:lineRule="auto"/>
              <w:jc w:val="center"/>
              <w:rPr>
                <w:rFonts w:asciiTheme="majorBidi" w:hAnsiTheme="majorBidi" w:cstheme="majorBidi"/>
                <w:sz w:val="18"/>
                <w:szCs w:val="18"/>
              </w:rPr>
            </w:pPr>
            <w:ins w:id="881" w:author="Bikram Adhikari (bdhikari)" w:date="2025-11-26T22:10:00Z">
              <w:r w:rsidRPr="001245B7">
                <w:rPr>
                  <w:rFonts w:asciiTheme="majorBidi" w:hAnsiTheme="majorBidi" w:cstheme="majorBidi"/>
                  <w:sz w:val="18"/>
                  <w:szCs w:val="18"/>
                </w:rPr>
                <w:t>0.43, 0.75</w:t>
              </w:r>
            </w:ins>
            <w:del w:id="882" w:author="Bikram Adhikari (bdhikari)" w:date="2025-11-26T22:09:00Z">
              <w:r w:rsidRPr="001245B7" w:rsidDel="00490E39">
                <w:rPr>
                  <w:rFonts w:asciiTheme="majorBidi" w:hAnsiTheme="majorBidi" w:cstheme="majorBidi"/>
                  <w:sz w:val="18"/>
                  <w:szCs w:val="18"/>
                </w:rPr>
                <w:delText> </w:delText>
              </w:r>
            </w:del>
          </w:p>
        </w:tc>
        <w:tc>
          <w:tcPr>
            <w:tcW w:w="1230" w:type="dxa"/>
            <w:tcPrChange w:id="883" w:author="Bikram Adhikari (bdhikari)" w:date="2025-11-26T22:09:00Z">
              <w:tcPr>
                <w:tcW w:w="931" w:type="dxa"/>
              </w:tcPr>
            </w:tcPrChange>
          </w:tcPr>
          <w:p w14:paraId="4858BA70" w14:textId="5EFFC8C4" w:rsidR="00B47D9B" w:rsidRPr="001245B7" w:rsidRDefault="00B47D9B" w:rsidP="00B47D9B">
            <w:pPr>
              <w:spacing w:after="0" w:line="240" w:lineRule="auto"/>
              <w:jc w:val="center"/>
              <w:rPr>
                <w:rFonts w:asciiTheme="majorBidi" w:hAnsiTheme="majorBidi" w:cstheme="majorBidi"/>
                <w:sz w:val="18"/>
                <w:szCs w:val="18"/>
              </w:rPr>
            </w:pPr>
            <w:ins w:id="884" w:author="Bikram Adhikari (bdhikari)" w:date="2025-11-26T22:10:00Z">
              <w:r w:rsidRPr="001245B7">
                <w:rPr>
                  <w:rFonts w:asciiTheme="majorBidi" w:hAnsiTheme="majorBidi" w:cstheme="majorBidi"/>
                  <w:sz w:val="18"/>
                  <w:szCs w:val="18"/>
                </w:rPr>
                <w:t>&lt;0.001</w:t>
              </w:r>
            </w:ins>
            <w:del w:id="885" w:author="Bikram Adhikari (bdhikari)" w:date="2025-11-26T22:09:00Z">
              <w:r w:rsidRPr="001245B7" w:rsidDel="00490E39">
                <w:rPr>
                  <w:rFonts w:asciiTheme="majorBidi" w:hAnsiTheme="majorBidi" w:cstheme="majorBidi"/>
                  <w:sz w:val="18"/>
                  <w:szCs w:val="18"/>
                </w:rPr>
                <w:delText> </w:delText>
              </w:r>
            </w:del>
          </w:p>
        </w:tc>
        <w:tc>
          <w:tcPr>
            <w:tcW w:w="864" w:type="dxa"/>
            <w:tcPrChange w:id="886" w:author="Bikram Adhikari (bdhikari)" w:date="2025-11-26T22:09:00Z">
              <w:tcPr>
                <w:tcW w:w="869" w:type="dxa"/>
                <w:gridSpan w:val="2"/>
              </w:tcPr>
            </w:tcPrChange>
          </w:tcPr>
          <w:p w14:paraId="0EF52A1D" w14:textId="15C60084" w:rsidR="00B47D9B" w:rsidRPr="001245B7" w:rsidRDefault="00B47D9B" w:rsidP="00B47D9B">
            <w:pPr>
              <w:spacing w:after="0" w:line="240" w:lineRule="auto"/>
              <w:jc w:val="center"/>
              <w:rPr>
                <w:rFonts w:asciiTheme="majorBidi" w:hAnsiTheme="majorBidi" w:cstheme="majorBidi"/>
                <w:sz w:val="18"/>
                <w:szCs w:val="18"/>
              </w:rPr>
            </w:pPr>
            <w:ins w:id="887" w:author="Bikram Adhikari (bdhikari)" w:date="2025-11-26T22:10:00Z">
              <w:r w:rsidRPr="001245B7">
                <w:rPr>
                  <w:rFonts w:asciiTheme="majorBidi" w:hAnsiTheme="majorBidi" w:cstheme="majorBidi"/>
                  <w:sz w:val="18"/>
                  <w:szCs w:val="18"/>
                </w:rPr>
                <w:t>0.75</w:t>
              </w:r>
            </w:ins>
            <w:del w:id="888" w:author="Bikram Adhikari (bdhikari)" w:date="2025-11-26T22:09:00Z">
              <w:r w:rsidRPr="001245B7" w:rsidDel="00490E39">
                <w:rPr>
                  <w:rFonts w:asciiTheme="majorBidi" w:hAnsiTheme="majorBidi" w:cstheme="majorBidi"/>
                  <w:sz w:val="18"/>
                  <w:szCs w:val="18"/>
                </w:rPr>
                <w:delText>Ref</w:delText>
              </w:r>
            </w:del>
          </w:p>
        </w:tc>
        <w:tc>
          <w:tcPr>
            <w:tcW w:w="1155" w:type="dxa"/>
            <w:tcPrChange w:id="889" w:author="Bikram Adhikari (bdhikari)" w:date="2025-11-26T22:09:00Z">
              <w:tcPr>
                <w:tcW w:w="1223" w:type="dxa"/>
                <w:gridSpan w:val="3"/>
              </w:tcPr>
            </w:tcPrChange>
          </w:tcPr>
          <w:p w14:paraId="6E5D62B0" w14:textId="680E7E59" w:rsidR="00B47D9B" w:rsidRPr="001245B7" w:rsidRDefault="00B47D9B" w:rsidP="00B47D9B">
            <w:pPr>
              <w:spacing w:after="0" w:line="240" w:lineRule="auto"/>
              <w:jc w:val="center"/>
              <w:rPr>
                <w:rFonts w:asciiTheme="majorBidi" w:hAnsiTheme="majorBidi" w:cstheme="majorBidi"/>
                <w:sz w:val="18"/>
                <w:szCs w:val="18"/>
              </w:rPr>
            </w:pPr>
            <w:ins w:id="890" w:author="Bikram Adhikari (bdhikari)" w:date="2025-11-26T22:10:00Z">
              <w:r w:rsidRPr="001245B7">
                <w:rPr>
                  <w:rFonts w:asciiTheme="majorBidi" w:hAnsiTheme="majorBidi" w:cstheme="majorBidi"/>
                  <w:sz w:val="18"/>
                  <w:szCs w:val="18"/>
                </w:rPr>
                <w:t>0.56, 1.01</w:t>
              </w:r>
            </w:ins>
            <w:del w:id="891" w:author="Bikram Adhikari (bdhikari)" w:date="2025-11-26T22:09:00Z">
              <w:r w:rsidRPr="001245B7" w:rsidDel="00490E39">
                <w:rPr>
                  <w:rFonts w:asciiTheme="majorBidi" w:hAnsiTheme="majorBidi" w:cstheme="majorBidi"/>
                  <w:sz w:val="18"/>
                  <w:szCs w:val="18"/>
                </w:rPr>
                <w:delText> </w:delText>
              </w:r>
            </w:del>
          </w:p>
        </w:tc>
        <w:tc>
          <w:tcPr>
            <w:tcW w:w="1128" w:type="dxa"/>
            <w:tcPrChange w:id="892" w:author="Bikram Adhikari (bdhikari)" w:date="2025-11-26T22:09:00Z">
              <w:tcPr>
                <w:tcW w:w="1061" w:type="dxa"/>
              </w:tcPr>
            </w:tcPrChange>
          </w:tcPr>
          <w:p w14:paraId="0F9FF712" w14:textId="0F121798" w:rsidR="00B47D9B" w:rsidRPr="001245B7" w:rsidRDefault="00B47D9B" w:rsidP="00B47D9B">
            <w:pPr>
              <w:spacing w:after="0" w:line="240" w:lineRule="auto"/>
              <w:jc w:val="center"/>
              <w:rPr>
                <w:rFonts w:asciiTheme="majorBidi" w:hAnsiTheme="majorBidi" w:cstheme="majorBidi"/>
                <w:sz w:val="18"/>
                <w:szCs w:val="18"/>
              </w:rPr>
            </w:pPr>
            <w:ins w:id="893" w:author="Bikram Adhikari (bdhikari)" w:date="2025-11-26T22:10:00Z">
              <w:r w:rsidRPr="001245B7">
                <w:rPr>
                  <w:rFonts w:asciiTheme="majorBidi" w:hAnsiTheme="majorBidi" w:cstheme="majorBidi"/>
                  <w:sz w:val="18"/>
                  <w:szCs w:val="18"/>
                </w:rPr>
                <w:t>0.057</w:t>
              </w:r>
            </w:ins>
            <w:del w:id="894" w:author="Bikram Adhikari (bdhikari)" w:date="2025-11-26T22:09:00Z">
              <w:r w:rsidRPr="001245B7" w:rsidDel="00490E39">
                <w:rPr>
                  <w:rFonts w:asciiTheme="majorBidi" w:hAnsiTheme="majorBidi" w:cstheme="majorBidi"/>
                  <w:sz w:val="18"/>
                  <w:szCs w:val="18"/>
                </w:rPr>
                <w:delText> </w:delText>
              </w:r>
            </w:del>
          </w:p>
        </w:tc>
      </w:tr>
      <w:tr w:rsidR="00B47D9B" w:rsidRPr="00A12542" w:rsidDel="00B47D9B" w14:paraId="6B7C8EDF" w14:textId="49F82DA8" w:rsidTr="00B47D9B">
        <w:tblPrEx>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895" w:author="Dahal, Kajol" w:date="2025-12-02T11:56:00Z">
            <w:tblPrEx>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20"/>
          <w:del w:id="896" w:author="Dahal, Kajol" w:date="2025-12-02T11:56:00Z"/>
          <w:trPrChange w:id="897" w:author="Dahal, Kajol" w:date="2025-12-02T11:56:00Z">
            <w:trPr>
              <w:trHeight w:val="20"/>
            </w:trPr>
          </w:trPrChange>
        </w:trPr>
        <w:tc>
          <w:tcPr>
            <w:tcW w:w="2025" w:type="dxa"/>
            <w:vAlign w:val="center"/>
            <w:tcPrChange w:id="898" w:author="Dahal, Kajol" w:date="2025-12-02T11:56:00Z">
              <w:tcPr>
                <w:tcW w:w="2201" w:type="dxa"/>
                <w:gridSpan w:val="2"/>
                <w:vAlign w:val="center"/>
              </w:tcPr>
            </w:tcPrChange>
          </w:tcPr>
          <w:p w14:paraId="61B7515D" w14:textId="297C685B" w:rsidR="00B47D9B" w:rsidRPr="00A12542" w:rsidDel="00B47D9B" w:rsidRDefault="00B47D9B" w:rsidP="00B47D9B">
            <w:pPr>
              <w:spacing w:after="0" w:line="240" w:lineRule="auto"/>
              <w:rPr>
                <w:del w:id="899" w:author="Dahal, Kajol" w:date="2025-12-02T11:56:00Z"/>
                <w:rFonts w:asciiTheme="majorBidi" w:eastAsia="Times New Roman" w:hAnsiTheme="majorBidi" w:cstheme="majorBidi"/>
                <w:kern w:val="0"/>
                <w:sz w:val="18"/>
                <w:szCs w:val="18"/>
                <w14:ligatures w14:val="none"/>
              </w:rPr>
            </w:pPr>
            <w:del w:id="900" w:author="Dahal, Kajol" w:date="2025-12-02T11:56:00Z">
              <w:r w:rsidRPr="00A12542" w:rsidDel="00B47D9B">
                <w:rPr>
                  <w:rFonts w:asciiTheme="majorBidi" w:eastAsia="Times New Roman" w:hAnsiTheme="majorBidi" w:cstheme="majorBidi"/>
                  <w:kern w:val="0"/>
                  <w:sz w:val="18"/>
                  <w:szCs w:val="18"/>
                  <w14:ligatures w14:val="none"/>
                </w:rPr>
                <w:delText xml:space="preserve">    </w:delText>
              </w:r>
              <w:r w:rsidDel="00B47D9B">
                <w:rPr>
                  <w:rFonts w:asciiTheme="majorBidi" w:eastAsia="Times New Roman" w:hAnsiTheme="majorBidi" w:cstheme="majorBidi"/>
                  <w:kern w:val="0"/>
                  <w:sz w:val="18"/>
                  <w:szCs w:val="18"/>
                  <w14:ligatures w14:val="none"/>
                </w:rPr>
                <w:delText>Underweight</w:delText>
              </w:r>
            </w:del>
          </w:p>
        </w:tc>
        <w:tc>
          <w:tcPr>
            <w:tcW w:w="1488" w:type="dxa"/>
            <w:tcPrChange w:id="901" w:author="Dahal, Kajol" w:date="2025-12-02T11:56:00Z">
              <w:tcPr>
                <w:tcW w:w="1507" w:type="dxa"/>
                <w:gridSpan w:val="2"/>
              </w:tcPr>
            </w:tcPrChange>
          </w:tcPr>
          <w:p w14:paraId="50B939C5" w14:textId="24BC3CBC" w:rsidR="00B47D9B" w:rsidRPr="00A12542" w:rsidDel="00B47D9B" w:rsidRDefault="00B47D9B" w:rsidP="00B47D9B">
            <w:pPr>
              <w:spacing w:after="0" w:line="240" w:lineRule="auto"/>
              <w:jc w:val="center"/>
              <w:rPr>
                <w:del w:id="902" w:author="Dahal, Kajol" w:date="2025-12-02T11:56:00Z"/>
                <w:rFonts w:asciiTheme="majorBidi" w:eastAsia="Times New Roman" w:hAnsiTheme="majorBidi" w:cstheme="majorBidi"/>
                <w:kern w:val="0"/>
                <w:sz w:val="18"/>
                <w:szCs w:val="18"/>
                <w14:ligatures w14:val="none"/>
              </w:rPr>
            </w:pPr>
            <w:del w:id="903" w:author="Dahal, Kajol" w:date="2025-12-02T11:56:00Z">
              <w:r w:rsidRPr="00A12542" w:rsidDel="00B47D9B">
                <w:rPr>
                  <w:rFonts w:asciiTheme="majorBidi" w:hAnsiTheme="majorBidi" w:cstheme="majorBidi"/>
                  <w:sz w:val="18"/>
                  <w:szCs w:val="18"/>
                </w:rPr>
                <w:delText>132 (46.6)</w:delText>
              </w:r>
            </w:del>
          </w:p>
        </w:tc>
        <w:tc>
          <w:tcPr>
            <w:tcW w:w="1004" w:type="dxa"/>
            <w:tcPrChange w:id="904" w:author="Dahal, Kajol" w:date="2025-12-02T11:56:00Z">
              <w:tcPr>
                <w:tcW w:w="1043" w:type="dxa"/>
                <w:gridSpan w:val="2"/>
              </w:tcPr>
            </w:tcPrChange>
          </w:tcPr>
          <w:p w14:paraId="6CEA245D" w14:textId="6472AB52" w:rsidR="00B47D9B" w:rsidRPr="001245B7" w:rsidDel="00B47D9B" w:rsidRDefault="00B47D9B" w:rsidP="00B47D9B">
            <w:pPr>
              <w:spacing w:after="0" w:line="240" w:lineRule="auto"/>
              <w:jc w:val="center"/>
              <w:rPr>
                <w:del w:id="905" w:author="Dahal, Kajol" w:date="2025-12-02T11:56:00Z"/>
                <w:rFonts w:asciiTheme="majorBidi" w:hAnsiTheme="majorBidi" w:cstheme="majorBidi"/>
                <w:sz w:val="18"/>
                <w:szCs w:val="18"/>
              </w:rPr>
            </w:pPr>
            <w:ins w:id="906" w:author="Bikram Adhikari (bdhikari)" w:date="2025-11-26T22:10:00Z">
              <w:del w:id="907" w:author="Dahal, Kajol" w:date="2025-12-02T11:56:00Z">
                <w:r w:rsidRPr="001245B7" w:rsidDel="00B47D9B">
                  <w:rPr>
                    <w:rFonts w:asciiTheme="majorBidi" w:hAnsiTheme="majorBidi" w:cstheme="majorBidi"/>
                    <w:sz w:val="18"/>
                    <w:szCs w:val="18"/>
                  </w:rPr>
                  <w:delText>1.66</w:delText>
                </w:r>
              </w:del>
            </w:ins>
            <w:del w:id="908" w:author="Dahal, Kajol" w:date="2025-12-02T11:56:00Z">
              <w:r w:rsidRPr="001245B7" w:rsidDel="00B47D9B">
                <w:rPr>
                  <w:rFonts w:asciiTheme="majorBidi" w:hAnsiTheme="majorBidi" w:cstheme="majorBidi"/>
                  <w:sz w:val="18"/>
                  <w:szCs w:val="18"/>
                </w:rPr>
                <w:delText>2.32</w:delText>
              </w:r>
            </w:del>
          </w:p>
        </w:tc>
        <w:tc>
          <w:tcPr>
            <w:tcW w:w="1125" w:type="dxa"/>
            <w:tcPrChange w:id="909" w:author="Dahal, Kajol" w:date="2025-12-02T11:56:00Z">
              <w:tcPr>
                <w:tcW w:w="1184" w:type="dxa"/>
                <w:gridSpan w:val="2"/>
              </w:tcPr>
            </w:tcPrChange>
          </w:tcPr>
          <w:p w14:paraId="6D81EFE7" w14:textId="1E235D61" w:rsidR="00B47D9B" w:rsidRPr="001245B7" w:rsidDel="00B47D9B" w:rsidRDefault="00B47D9B" w:rsidP="00B47D9B">
            <w:pPr>
              <w:spacing w:after="0" w:line="240" w:lineRule="auto"/>
              <w:jc w:val="center"/>
              <w:rPr>
                <w:del w:id="910" w:author="Dahal, Kajol" w:date="2025-12-02T11:56:00Z"/>
                <w:rFonts w:asciiTheme="majorBidi" w:hAnsiTheme="majorBidi" w:cstheme="majorBidi"/>
                <w:sz w:val="18"/>
                <w:szCs w:val="18"/>
              </w:rPr>
            </w:pPr>
            <w:ins w:id="911" w:author="Bikram Adhikari (bdhikari)" w:date="2025-11-26T22:10:00Z">
              <w:del w:id="912" w:author="Dahal, Kajol" w:date="2025-12-02T11:56:00Z">
                <w:r w:rsidRPr="001245B7" w:rsidDel="00B47D9B">
                  <w:rPr>
                    <w:rFonts w:asciiTheme="majorBidi" w:hAnsiTheme="majorBidi" w:cstheme="majorBidi"/>
                    <w:sz w:val="18"/>
                    <w:szCs w:val="18"/>
                  </w:rPr>
                  <w:delText>1.23, 2.23</w:delText>
                </w:r>
              </w:del>
            </w:ins>
            <w:del w:id="913" w:author="Dahal, Kajol" w:date="2025-12-02T11:56:00Z">
              <w:r w:rsidRPr="001245B7" w:rsidDel="00B47D9B">
                <w:rPr>
                  <w:rFonts w:asciiTheme="majorBidi" w:hAnsiTheme="majorBidi" w:cstheme="majorBidi"/>
                  <w:sz w:val="18"/>
                  <w:szCs w:val="18"/>
                </w:rPr>
                <w:delText>1.67, 3.22</w:delText>
              </w:r>
            </w:del>
          </w:p>
        </w:tc>
        <w:tc>
          <w:tcPr>
            <w:tcW w:w="1230" w:type="dxa"/>
            <w:tcPrChange w:id="914" w:author="Dahal, Kajol" w:date="2025-12-02T11:56:00Z">
              <w:tcPr>
                <w:tcW w:w="931" w:type="dxa"/>
              </w:tcPr>
            </w:tcPrChange>
          </w:tcPr>
          <w:p w14:paraId="2CDD7551" w14:textId="4DC21DFE" w:rsidR="00B47D9B" w:rsidRPr="001245B7" w:rsidDel="00B47D9B" w:rsidRDefault="00B47D9B" w:rsidP="00B47D9B">
            <w:pPr>
              <w:spacing w:after="0" w:line="240" w:lineRule="auto"/>
              <w:jc w:val="center"/>
              <w:rPr>
                <w:del w:id="915" w:author="Dahal, Kajol" w:date="2025-12-02T11:56:00Z"/>
                <w:rFonts w:asciiTheme="majorBidi" w:hAnsiTheme="majorBidi" w:cstheme="majorBidi"/>
                <w:sz w:val="18"/>
                <w:szCs w:val="18"/>
              </w:rPr>
            </w:pPr>
            <w:ins w:id="916" w:author="Bikram Adhikari (bdhikari)" w:date="2025-11-26T22:10:00Z">
              <w:del w:id="917" w:author="Dahal, Kajol" w:date="2025-12-02T11:56:00Z">
                <w:r w:rsidRPr="001245B7" w:rsidDel="00B47D9B">
                  <w:rPr>
                    <w:rFonts w:asciiTheme="majorBidi" w:hAnsiTheme="majorBidi" w:cstheme="majorBidi"/>
                    <w:sz w:val="18"/>
                    <w:szCs w:val="18"/>
                  </w:rPr>
                  <w:delText>&lt;0.001</w:delText>
                </w:r>
              </w:del>
            </w:ins>
            <w:del w:id="918" w:author="Dahal, Kajol" w:date="2025-12-02T11:56:00Z">
              <w:r w:rsidRPr="001245B7" w:rsidDel="00B47D9B">
                <w:rPr>
                  <w:rFonts w:asciiTheme="majorBidi" w:hAnsiTheme="majorBidi" w:cstheme="majorBidi"/>
                  <w:sz w:val="18"/>
                  <w:szCs w:val="18"/>
                </w:rPr>
                <w:delText>&lt;0.001</w:delText>
              </w:r>
            </w:del>
          </w:p>
        </w:tc>
        <w:tc>
          <w:tcPr>
            <w:tcW w:w="864" w:type="dxa"/>
            <w:tcPrChange w:id="919" w:author="Dahal, Kajol" w:date="2025-12-02T11:56:00Z">
              <w:tcPr>
                <w:tcW w:w="869" w:type="dxa"/>
                <w:gridSpan w:val="2"/>
              </w:tcPr>
            </w:tcPrChange>
          </w:tcPr>
          <w:p w14:paraId="46EA7CC4" w14:textId="2B056541" w:rsidR="00B47D9B" w:rsidRPr="001245B7" w:rsidDel="00B47D9B" w:rsidRDefault="00B47D9B" w:rsidP="00B47D9B">
            <w:pPr>
              <w:spacing w:after="0" w:line="240" w:lineRule="auto"/>
              <w:jc w:val="center"/>
              <w:rPr>
                <w:del w:id="920" w:author="Dahal, Kajol" w:date="2025-12-02T11:56:00Z"/>
                <w:rFonts w:asciiTheme="majorBidi" w:hAnsiTheme="majorBidi" w:cstheme="majorBidi"/>
                <w:sz w:val="18"/>
                <w:szCs w:val="18"/>
              </w:rPr>
            </w:pPr>
            <w:ins w:id="921" w:author="Bikram Adhikari (bdhikari)" w:date="2025-11-26T22:10:00Z">
              <w:del w:id="922" w:author="Dahal, Kajol" w:date="2025-12-02T11:56:00Z">
                <w:r w:rsidRPr="001245B7" w:rsidDel="00B47D9B">
                  <w:rPr>
                    <w:rFonts w:asciiTheme="majorBidi" w:hAnsiTheme="majorBidi" w:cstheme="majorBidi"/>
                    <w:sz w:val="18"/>
                    <w:szCs w:val="18"/>
                  </w:rPr>
                  <w:delText>1.48</w:delText>
                </w:r>
              </w:del>
            </w:ins>
            <w:del w:id="923" w:author="Dahal, Kajol" w:date="2025-12-02T11:56:00Z">
              <w:r w:rsidRPr="001245B7" w:rsidDel="00B47D9B">
                <w:rPr>
                  <w:rFonts w:asciiTheme="majorBidi" w:hAnsiTheme="majorBidi" w:cstheme="majorBidi"/>
                  <w:sz w:val="18"/>
                  <w:szCs w:val="18"/>
                </w:rPr>
                <w:delText>1.96</w:delText>
              </w:r>
            </w:del>
          </w:p>
        </w:tc>
        <w:tc>
          <w:tcPr>
            <w:tcW w:w="1155" w:type="dxa"/>
            <w:tcPrChange w:id="924" w:author="Dahal, Kajol" w:date="2025-12-02T11:56:00Z">
              <w:tcPr>
                <w:tcW w:w="1223" w:type="dxa"/>
                <w:gridSpan w:val="3"/>
              </w:tcPr>
            </w:tcPrChange>
          </w:tcPr>
          <w:p w14:paraId="2CC14AF7" w14:textId="090A2923" w:rsidR="00B47D9B" w:rsidRPr="001245B7" w:rsidDel="00B47D9B" w:rsidRDefault="00B47D9B" w:rsidP="00B47D9B">
            <w:pPr>
              <w:spacing w:after="0" w:line="240" w:lineRule="auto"/>
              <w:jc w:val="center"/>
              <w:rPr>
                <w:del w:id="925" w:author="Dahal, Kajol" w:date="2025-12-02T11:56:00Z"/>
                <w:rFonts w:asciiTheme="majorBidi" w:hAnsiTheme="majorBidi" w:cstheme="majorBidi"/>
                <w:sz w:val="18"/>
                <w:szCs w:val="18"/>
              </w:rPr>
            </w:pPr>
            <w:ins w:id="926" w:author="Bikram Adhikari (bdhikari)" w:date="2025-11-26T22:10:00Z">
              <w:del w:id="927" w:author="Dahal, Kajol" w:date="2025-12-02T11:56:00Z">
                <w:r w:rsidRPr="001245B7" w:rsidDel="00B47D9B">
                  <w:rPr>
                    <w:rFonts w:asciiTheme="majorBidi" w:hAnsiTheme="majorBidi" w:cstheme="majorBidi"/>
                    <w:sz w:val="18"/>
                    <w:szCs w:val="18"/>
                  </w:rPr>
                  <w:delText>1.09, 2.01</w:delText>
                </w:r>
              </w:del>
            </w:ins>
            <w:del w:id="928" w:author="Dahal, Kajol" w:date="2025-12-02T11:56:00Z">
              <w:r w:rsidRPr="001245B7" w:rsidDel="00B47D9B">
                <w:rPr>
                  <w:rFonts w:asciiTheme="majorBidi" w:hAnsiTheme="majorBidi" w:cstheme="majorBidi"/>
                  <w:sz w:val="18"/>
                  <w:szCs w:val="18"/>
                </w:rPr>
                <w:delText>1.33, 2.90</w:delText>
              </w:r>
            </w:del>
          </w:p>
        </w:tc>
        <w:tc>
          <w:tcPr>
            <w:tcW w:w="1128" w:type="dxa"/>
            <w:tcPrChange w:id="929" w:author="Dahal, Kajol" w:date="2025-12-02T11:56:00Z">
              <w:tcPr>
                <w:tcW w:w="1061" w:type="dxa"/>
              </w:tcPr>
            </w:tcPrChange>
          </w:tcPr>
          <w:p w14:paraId="0E659E74" w14:textId="65D8D1DE" w:rsidR="00B47D9B" w:rsidRPr="001245B7" w:rsidDel="00B47D9B" w:rsidRDefault="00B47D9B" w:rsidP="00B47D9B">
            <w:pPr>
              <w:spacing w:after="0" w:line="240" w:lineRule="auto"/>
              <w:jc w:val="center"/>
              <w:rPr>
                <w:del w:id="930" w:author="Dahal, Kajol" w:date="2025-12-02T11:56:00Z"/>
                <w:rFonts w:asciiTheme="majorBidi" w:hAnsiTheme="majorBidi" w:cstheme="majorBidi"/>
                <w:sz w:val="18"/>
                <w:szCs w:val="18"/>
              </w:rPr>
            </w:pPr>
            <w:ins w:id="931" w:author="Bikram Adhikari (bdhikari)" w:date="2025-11-26T22:10:00Z">
              <w:del w:id="932" w:author="Dahal, Kajol" w:date="2025-12-02T11:56:00Z">
                <w:r w:rsidRPr="001245B7" w:rsidDel="00B47D9B">
                  <w:rPr>
                    <w:rFonts w:asciiTheme="majorBidi" w:hAnsiTheme="majorBidi" w:cstheme="majorBidi"/>
                    <w:sz w:val="18"/>
                    <w:szCs w:val="18"/>
                  </w:rPr>
                  <w:delText>0.013</w:delText>
                </w:r>
              </w:del>
            </w:ins>
            <w:del w:id="933" w:author="Dahal, Kajol" w:date="2025-12-02T11:56:00Z">
              <w:r w:rsidRPr="001245B7" w:rsidDel="00B47D9B">
                <w:rPr>
                  <w:rFonts w:asciiTheme="majorBidi" w:hAnsiTheme="majorBidi" w:cstheme="majorBidi"/>
                  <w:sz w:val="18"/>
                  <w:szCs w:val="18"/>
                </w:rPr>
                <w:delText>&lt;0.001</w:delText>
              </w:r>
            </w:del>
          </w:p>
        </w:tc>
      </w:tr>
    </w:tbl>
    <w:p w14:paraId="0FA4F751" w14:textId="69FE3FBD" w:rsidR="00186D1E" w:rsidRPr="001245B7" w:rsidRDefault="00E27860" w:rsidP="00186D1E">
      <w:pPr>
        <w:spacing w:after="0"/>
        <w:rPr>
          <w:rFonts w:asciiTheme="majorBidi" w:hAnsiTheme="majorBidi" w:cstheme="majorBidi"/>
          <w:i/>
          <w:iCs/>
          <w:sz w:val="18"/>
          <w:szCs w:val="18"/>
        </w:rPr>
      </w:pPr>
      <w:r w:rsidRPr="001245B7">
        <w:rPr>
          <w:rFonts w:asciiTheme="majorBidi" w:hAnsiTheme="majorBidi" w:cstheme="majorBidi"/>
          <w:i/>
          <w:iCs/>
          <w:sz w:val="18"/>
          <w:szCs w:val="18"/>
        </w:rPr>
        <w:t>n: weighted frequency; %: weighted percent</w:t>
      </w:r>
      <w:r w:rsidR="00186D1E" w:rsidRPr="001245B7">
        <w:rPr>
          <w:rFonts w:asciiTheme="majorBidi" w:hAnsiTheme="majorBidi" w:cstheme="majorBidi"/>
          <w:i/>
          <w:iCs/>
          <w:sz w:val="18"/>
          <w:szCs w:val="18"/>
        </w:rPr>
        <w:t xml:space="preserve">; Ref: reference group; OR: odds ratio; </w:t>
      </w:r>
      <w:r w:rsidR="00D2363F" w:rsidRPr="001245B7">
        <w:rPr>
          <w:rFonts w:asciiTheme="majorBidi" w:hAnsiTheme="majorBidi" w:cstheme="majorBidi"/>
          <w:i/>
          <w:iCs/>
          <w:sz w:val="18"/>
          <w:szCs w:val="18"/>
        </w:rPr>
        <w:t>a</w:t>
      </w:r>
      <w:r w:rsidR="00473791" w:rsidRPr="001245B7">
        <w:rPr>
          <w:rFonts w:asciiTheme="majorBidi" w:hAnsiTheme="majorBidi" w:cstheme="majorBidi"/>
          <w:i/>
          <w:iCs/>
          <w:sz w:val="18"/>
          <w:szCs w:val="18"/>
        </w:rPr>
        <w:t xml:space="preserve">OR: adjusted odds ratio; </w:t>
      </w:r>
      <w:r w:rsidR="00186D1E" w:rsidRPr="001245B7">
        <w:rPr>
          <w:rFonts w:asciiTheme="majorBidi" w:hAnsiTheme="majorBidi" w:cstheme="majorBidi"/>
          <w:i/>
          <w:iCs/>
          <w:sz w:val="18"/>
          <w:szCs w:val="18"/>
        </w:rPr>
        <w:t>CI: confidence interval</w:t>
      </w:r>
      <w:r w:rsidR="007802C4" w:rsidRPr="001245B7">
        <w:rPr>
          <w:rFonts w:asciiTheme="majorBidi" w:hAnsiTheme="majorBidi" w:cstheme="majorBidi"/>
          <w:i/>
          <w:iCs/>
          <w:sz w:val="18"/>
          <w:szCs w:val="18"/>
        </w:rPr>
        <w:t>; * Row percent</w:t>
      </w:r>
    </w:p>
    <w:p w14:paraId="7B9D367C" w14:textId="0EC73254" w:rsidR="00430DAC" w:rsidRPr="002B5F19" w:rsidRDefault="00C81C4F" w:rsidP="00430DAC">
      <w:pPr>
        <w:spacing w:after="0"/>
        <w:rPr>
          <w:rFonts w:asciiTheme="majorBidi" w:hAnsiTheme="majorBidi" w:cstheme="majorBidi"/>
          <w:i/>
          <w:iCs/>
          <w:sz w:val="18"/>
          <w:szCs w:val="18"/>
        </w:rPr>
      </w:pPr>
      <w:r w:rsidRPr="001245B7">
        <w:rPr>
          <w:rFonts w:asciiTheme="majorBidi" w:hAnsiTheme="majorBidi" w:cstheme="majorBidi"/>
          <w:i/>
          <w:iCs/>
          <w:sz w:val="18"/>
          <w:szCs w:val="18"/>
        </w:rPr>
        <w:t xml:space="preserve"># </w:t>
      </w:r>
      <w:r w:rsidR="00F9633F" w:rsidRPr="001245B7">
        <w:rPr>
          <w:rFonts w:asciiTheme="majorBidi" w:hAnsiTheme="majorBidi" w:cstheme="majorBidi"/>
          <w:i/>
          <w:iCs/>
          <w:sz w:val="18"/>
          <w:szCs w:val="18"/>
        </w:rPr>
        <w:t>adjusted for age, sex of child,</w:t>
      </w:r>
      <w:r w:rsidR="00523AE3" w:rsidRPr="001245B7">
        <w:rPr>
          <w:rFonts w:asciiTheme="majorBidi" w:hAnsiTheme="majorBidi" w:cstheme="majorBidi"/>
          <w:i/>
          <w:iCs/>
          <w:sz w:val="18"/>
          <w:szCs w:val="18"/>
        </w:rPr>
        <w:t xml:space="preserve"> father’s education,</w:t>
      </w:r>
      <w:r w:rsidR="00F9633F" w:rsidRPr="001245B7">
        <w:rPr>
          <w:rFonts w:asciiTheme="majorBidi" w:hAnsiTheme="majorBidi" w:cstheme="majorBidi"/>
          <w:i/>
          <w:iCs/>
          <w:sz w:val="18"/>
          <w:szCs w:val="18"/>
        </w:rPr>
        <w:t xml:space="preserve"> parity, place of residence, </w:t>
      </w:r>
      <w:r w:rsidR="00523AE3" w:rsidRPr="001245B7">
        <w:rPr>
          <w:rFonts w:asciiTheme="majorBidi" w:hAnsiTheme="majorBidi" w:cstheme="majorBidi"/>
          <w:i/>
          <w:iCs/>
          <w:sz w:val="18"/>
          <w:szCs w:val="18"/>
        </w:rPr>
        <w:t xml:space="preserve">ecological belt, mother’s age at </w:t>
      </w:r>
      <w:r w:rsidR="002416F0" w:rsidRPr="001245B7">
        <w:rPr>
          <w:rFonts w:asciiTheme="majorBidi" w:hAnsiTheme="majorBidi" w:cstheme="majorBidi"/>
          <w:i/>
          <w:iCs/>
          <w:sz w:val="18"/>
          <w:szCs w:val="18"/>
        </w:rPr>
        <w:t>childbirth</w:t>
      </w:r>
      <w:r w:rsidR="00430DAC" w:rsidRPr="001245B7">
        <w:rPr>
          <w:rFonts w:asciiTheme="majorBidi" w:hAnsiTheme="majorBidi" w:cstheme="majorBidi"/>
          <w:i/>
          <w:iCs/>
          <w:sz w:val="18"/>
          <w:szCs w:val="18"/>
        </w:rPr>
        <w:t>,</w:t>
      </w:r>
      <w:r w:rsidR="00430DAC" w:rsidRPr="00430DAC">
        <w:rPr>
          <w:rFonts w:asciiTheme="majorBidi" w:hAnsiTheme="majorBidi" w:cstheme="majorBidi"/>
          <w:i/>
          <w:iCs/>
          <w:sz w:val="18"/>
          <w:szCs w:val="18"/>
        </w:rPr>
        <w:t xml:space="preserve"> </w:t>
      </w:r>
      <w:r w:rsidR="00430DAC">
        <w:rPr>
          <w:rFonts w:asciiTheme="majorBidi" w:hAnsiTheme="majorBidi" w:cstheme="majorBidi"/>
          <w:i/>
          <w:iCs/>
          <w:sz w:val="18"/>
          <w:szCs w:val="18"/>
        </w:rPr>
        <w:t>and adjusted for each other</w:t>
      </w:r>
    </w:p>
    <w:p w14:paraId="0BD4D13F" w14:textId="594031E6" w:rsidR="00F9633F" w:rsidRPr="00A12542" w:rsidRDefault="00F9633F" w:rsidP="00186D1E">
      <w:pPr>
        <w:spacing w:after="0"/>
        <w:rPr>
          <w:rFonts w:asciiTheme="majorBidi" w:hAnsiTheme="majorBidi" w:cstheme="majorBidi"/>
          <w:i/>
          <w:iCs/>
          <w:sz w:val="22"/>
          <w:szCs w:val="22"/>
        </w:rPr>
      </w:pPr>
    </w:p>
    <w:p w14:paraId="7062B61D" w14:textId="77777777" w:rsidR="00261F33" w:rsidRPr="00A12542" w:rsidRDefault="00261F33">
      <w:pPr>
        <w:rPr>
          <w:rFonts w:asciiTheme="majorBidi" w:hAnsiTheme="majorBidi" w:cstheme="majorBidi"/>
          <w:b/>
          <w:bCs/>
          <w:sz w:val="22"/>
          <w:szCs w:val="22"/>
        </w:rPr>
      </w:pPr>
    </w:p>
    <w:p w14:paraId="4C47F23F" w14:textId="06649DA7" w:rsidR="00B9332E" w:rsidRDefault="598B6694" w:rsidP="45203298">
      <w:pPr>
        <w:spacing w:line="360" w:lineRule="auto"/>
        <w:jc w:val="both"/>
        <w:rPr>
          <w:rFonts w:asciiTheme="majorBidi" w:hAnsiTheme="majorBidi" w:cstheme="majorBidi"/>
          <w:sz w:val="22"/>
          <w:szCs w:val="22"/>
        </w:rPr>
      </w:pPr>
      <w:r w:rsidRPr="00A12542">
        <w:rPr>
          <w:rFonts w:asciiTheme="majorBidi" w:hAnsiTheme="majorBidi" w:cstheme="majorBidi"/>
          <w:sz w:val="22"/>
          <w:szCs w:val="22"/>
        </w:rPr>
        <w:t xml:space="preserve">Table </w:t>
      </w:r>
      <w:r w:rsidR="007134A0">
        <w:rPr>
          <w:rFonts w:asciiTheme="majorBidi" w:hAnsiTheme="majorBidi" w:cstheme="majorBidi"/>
          <w:sz w:val="22"/>
          <w:szCs w:val="22"/>
        </w:rPr>
        <w:t>6</w:t>
      </w:r>
      <w:r w:rsidR="008B0585" w:rsidRPr="00A12542">
        <w:rPr>
          <w:rFonts w:asciiTheme="majorBidi" w:hAnsiTheme="majorBidi" w:cstheme="majorBidi"/>
          <w:sz w:val="22"/>
          <w:szCs w:val="22"/>
        </w:rPr>
        <w:t xml:space="preserve"> </w:t>
      </w:r>
      <w:r w:rsidRPr="00A12542">
        <w:rPr>
          <w:rFonts w:asciiTheme="majorBidi" w:hAnsiTheme="majorBidi" w:cstheme="majorBidi"/>
          <w:sz w:val="22"/>
          <w:szCs w:val="22"/>
        </w:rPr>
        <w:t xml:space="preserve">presents the factors associated with anemia among children aged 6-59 months. </w:t>
      </w:r>
      <w:r w:rsidR="003D1AE6">
        <w:rPr>
          <w:rFonts w:asciiTheme="majorBidi" w:hAnsiTheme="majorBidi" w:cstheme="majorBidi"/>
          <w:sz w:val="22"/>
          <w:szCs w:val="22"/>
        </w:rPr>
        <w:t xml:space="preserve">The </w:t>
      </w:r>
      <w:r w:rsidR="46DEF6BF" w:rsidRPr="00A12542">
        <w:rPr>
          <w:rFonts w:asciiTheme="majorBidi" w:hAnsiTheme="majorBidi" w:cstheme="majorBidi"/>
          <w:sz w:val="22"/>
          <w:szCs w:val="22"/>
        </w:rPr>
        <w:t>factors associated</w:t>
      </w:r>
      <w:r w:rsidR="000F19A5">
        <w:rPr>
          <w:rFonts w:asciiTheme="majorBidi" w:hAnsiTheme="majorBidi" w:cstheme="majorBidi"/>
          <w:sz w:val="22"/>
          <w:szCs w:val="22"/>
        </w:rPr>
        <w:t xml:space="preserve"> </w:t>
      </w:r>
      <w:r w:rsidR="46DEF6BF" w:rsidRPr="00A12542">
        <w:rPr>
          <w:rFonts w:asciiTheme="majorBidi" w:hAnsiTheme="majorBidi" w:cstheme="majorBidi"/>
          <w:sz w:val="22"/>
          <w:szCs w:val="22"/>
        </w:rPr>
        <w:t>w</w:t>
      </w:r>
      <w:r w:rsidR="68CFCE81" w:rsidRPr="00A12542">
        <w:rPr>
          <w:rFonts w:asciiTheme="majorBidi" w:hAnsiTheme="majorBidi" w:cstheme="majorBidi"/>
          <w:sz w:val="22"/>
          <w:szCs w:val="22"/>
        </w:rPr>
        <w:t xml:space="preserve">ere </w:t>
      </w:r>
      <w:r w:rsidR="00A84A4C" w:rsidRPr="00A12542">
        <w:rPr>
          <w:rFonts w:asciiTheme="majorBidi" w:hAnsiTheme="majorBidi" w:cstheme="majorBidi"/>
          <w:sz w:val="22"/>
          <w:szCs w:val="22"/>
        </w:rPr>
        <w:t xml:space="preserve">age of </w:t>
      </w:r>
      <w:r w:rsidR="00A84A4C">
        <w:rPr>
          <w:rFonts w:asciiTheme="majorBidi" w:hAnsiTheme="majorBidi" w:cstheme="majorBidi"/>
          <w:sz w:val="22"/>
          <w:szCs w:val="22"/>
        </w:rPr>
        <w:t xml:space="preserve">the </w:t>
      </w:r>
      <w:r w:rsidR="00A84A4C" w:rsidRPr="00A12542">
        <w:rPr>
          <w:rFonts w:asciiTheme="majorBidi" w:hAnsiTheme="majorBidi" w:cstheme="majorBidi"/>
          <w:sz w:val="22"/>
          <w:szCs w:val="22"/>
        </w:rPr>
        <w:t>child,</w:t>
      </w:r>
      <w:r w:rsidR="00A84A4C">
        <w:rPr>
          <w:rFonts w:asciiTheme="majorBidi" w:hAnsiTheme="majorBidi" w:cstheme="majorBidi"/>
          <w:sz w:val="22"/>
          <w:szCs w:val="22"/>
        </w:rPr>
        <w:t xml:space="preserve"> </w:t>
      </w:r>
      <w:proofErr w:type="gramStart"/>
      <w:r w:rsidR="68CFCE81" w:rsidRPr="00A12542">
        <w:rPr>
          <w:rFonts w:asciiTheme="majorBidi" w:hAnsiTheme="majorBidi" w:cstheme="majorBidi"/>
          <w:sz w:val="22"/>
          <w:szCs w:val="22"/>
        </w:rPr>
        <w:t>wealth quintile</w:t>
      </w:r>
      <w:proofErr w:type="gramEnd"/>
      <w:r w:rsidR="68CFCE81" w:rsidRPr="00A12542">
        <w:rPr>
          <w:rFonts w:asciiTheme="majorBidi" w:hAnsiTheme="majorBidi" w:cstheme="majorBidi"/>
          <w:sz w:val="22"/>
          <w:szCs w:val="22"/>
        </w:rPr>
        <w:t xml:space="preserve">, </w:t>
      </w:r>
      <w:r w:rsidR="000F19A5">
        <w:rPr>
          <w:rFonts w:asciiTheme="majorBidi" w:hAnsiTheme="majorBidi" w:cstheme="majorBidi"/>
          <w:sz w:val="22"/>
          <w:szCs w:val="22"/>
        </w:rPr>
        <w:t xml:space="preserve">and </w:t>
      </w:r>
      <w:r w:rsidR="68CFCE81" w:rsidRPr="00A12542">
        <w:rPr>
          <w:rFonts w:asciiTheme="majorBidi" w:hAnsiTheme="majorBidi" w:cstheme="majorBidi"/>
          <w:sz w:val="22"/>
          <w:szCs w:val="22"/>
        </w:rPr>
        <w:t xml:space="preserve">anemia status of </w:t>
      </w:r>
      <w:r w:rsidR="000F19A5">
        <w:rPr>
          <w:rFonts w:asciiTheme="majorBidi" w:hAnsiTheme="majorBidi" w:cstheme="majorBidi"/>
          <w:sz w:val="22"/>
          <w:szCs w:val="22"/>
        </w:rPr>
        <w:t xml:space="preserve">the </w:t>
      </w:r>
      <w:r w:rsidR="68CFCE81" w:rsidRPr="00A12542">
        <w:rPr>
          <w:rFonts w:asciiTheme="majorBidi" w:hAnsiTheme="majorBidi" w:cstheme="majorBidi"/>
          <w:sz w:val="22"/>
          <w:szCs w:val="22"/>
        </w:rPr>
        <w:t xml:space="preserve">mother. The odds of having anemia </w:t>
      </w:r>
      <w:proofErr w:type="gramStart"/>
      <w:ins w:id="934" w:author="Bikram Adhikari (bdhikari)" w:date="2025-12-02T15:08:00Z" w16du:dateUtc="2025-12-02T21:08:00Z">
        <w:r w:rsidR="00865EA5">
          <w:rPr>
            <w:rFonts w:asciiTheme="majorBidi" w:hAnsiTheme="majorBidi" w:cstheme="majorBidi"/>
            <w:sz w:val="22"/>
            <w:szCs w:val="22"/>
          </w:rPr>
          <w:t>was</w:t>
        </w:r>
      </w:ins>
      <w:proofErr w:type="gramEnd"/>
      <w:del w:id="935" w:author="Bikram Adhikari (bdhikari)" w:date="2025-12-02T15:08:00Z" w16du:dateUtc="2025-12-02T21:08:00Z">
        <w:r w:rsidR="68CFCE81" w:rsidRPr="00A12542" w:rsidDel="00865EA5">
          <w:rPr>
            <w:rFonts w:asciiTheme="majorBidi" w:hAnsiTheme="majorBidi" w:cstheme="majorBidi"/>
            <w:sz w:val="22"/>
            <w:szCs w:val="22"/>
          </w:rPr>
          <w:delText>were</w:delText>
        </w:r>
      </w:del>
      <w:r w:rsidR="68CFCE81" w:rsidRPr="00A12542">
        <w:rPr>
          <w:rFonts w:asciiTheme="majorBidi" w:hAnsiTheme="majorBidi" w:cstheme="majorBidi"/>
          <w:sz w:val="22"/>
          <w:szCs w:val="22"/>
        </w:rPr>
        <w:t xml:space="preserve"> 4</w:t>
      </w:r>
      <w:r w:rsidR="00546EE3">
        <w:rPr>
          <w:rFonts w:asciiTheme="majorBidi" w:hAnsiTheme="majorBidi" w:cstheme="majorBidi"/>
          <w:sz w:val="22"/>
          <w:szCs w:val="22"/>
        </w:rPr>
        <w:t>1</w:t>
      </w:r>
      <w:r w:rsidR="68CFCE81" w:rsidRPr="00A12542">
        <w:rPr>
          <w:rFonts w:asciiTheme="majorBidi" w:hAnsiTheme="majorBidi" w:cstheme="majorBidi"/>
          <w:sz w:val="22"/>
          <w:szCs w:val="22"/>
        </w:rPr>
        <w:t xml:space="preserve">% </w:t>
      </w:r>
      <w:r w:rsidR="1BF13649" w:rsidRPr="00A12542">
        <w:rPr>
          <w:rFonts w:asciiTheme="majorBidi" w:hAnsiTheme="majorBidi" w:cstheme="majorBidi"/>
          <w:sz w:val="22"/>
          <w:szCs w:val="22"/>
        </w:rPr>
        <w:t>(</w:t>
      </w:r>
      <w:r w:rsidR="00D2363F">
        <w:rPr>
          <w:rFonts w:asciiTheme="majorBidi" w:hAnsiTheme="majorBidi" w:cstheme="majorBidi"/>
          <w:sz w:val="22"/>
          <w:szCs w:val="22"/>
        </w:rPr>
        <w:t>a</w:t>
      </w:r>
      <w:r w:rsidR="1BF13649" w:rsidRPr="00A12542">
        <w:rPr>
          <w:rFonts w:asciiTheme="majorBidi" w:hAnsiTheme="majorBidi" w:cstheme="majorBidi"/>
          <w:sz w:val="22"/>
          <w:szCs w:val="22"/>
        </w:rPr>
        <w:t xml:space="preserve">OR: </w:t>
      </w:r>
      <w:r w:rsidR="7CC49023" w:rsidRPr="00A12542">
        <w:rPr>
          <w:rFonts w:asciiTheme="majorBidi" w:hAnsiTheme="majorBidi" w:cstheme="majorBidi"/>
          <w:sz w:val="22"/>
          <w:szCs w:val="22"/>
        </w:rPr>
        <w:t>0.5</w:t>
      </w:r>
      <w:r w:rsidR="00A84A4C">
        <w:rPr>
          <w:rFonts w:asciiTheme="majorBidi" w:hAnsiTheme="majorBidi" w:cstheme="majorBidi"/>
          <w:sz w:val="22"/>
          <w:szCs w:val="22"/>
        </w:rPr>
        <w:t>9</w:t>
      </w:r>
      <w:r w:rsidR="7CC49023" w:rsidRPr="00A12542">
        <w:rPr>
          <w:rFonts w:asciiTheme="majorBidi" w:hAnsiTheme="majorBidi" w:cstheme="majorBidi"/>
          <w:sz w:val="22"/>
          <w:szCs w:val="22"/>
        </w:rPr>
        <w:t>, 95%CI: 0.3</w:t>
      </w:r>
      <w:r w:rsidR="00A84A4C">
        <w:rPr>
          <w:rFonts w:asciiTheme="majorBidi" w:hAnsiTheme="majorBidi" w:cstheme="majorBidi"/>
          <w:sz w:val="22"/>
          <w:szCs w:val="22"/>
        </w:rPr>
        <w:t>6</w:t>
      </w:r>
      <w:r w:rsidR="0003150C">
        <w:rPr>
          <w:rFonts w:asciiTheme="majorBidi" w:hAnsiTheme="majorBidi" w:cstheme="majorBidi"/>
          <w:sz w:val="22"/>
          <w:szCs w:val="22"/>
        </w:rPr>
        <w:t xml:space="preserve"> to</w:t>
      </w:r>
      <w:r w:rsidR="7CC49023" w:rsidRPr="00A12542">
        <w:rPr>
          <w:rFonts w:asciiTheme="majorBidi" w:hAnsiTheme="majorBidi" w:cstheme="majorBidi"/>
          <w:sz w:val="22"/>
          <w:szCs w:val="22"/>
        </w:rPr>
        <w:t xml:space="preserve"> 0.9</w:t>
      </w:r>
      <w:r w:rsidR="00A84A4C">
        <w:rPr>
          <w:rFonts w:asciiTheme="majorBidi" w:hAnsiTheme="majorBidi" w:cstheme="majorBidi"/>
          <w:sz w:val="22"/>
          <w:szCs w:val="22"/>
        </w:rPr>
        <w:t>7</w:t>
      </w:r>
      <w:r w:rsidR="7CC49023" w:rsidRPr="00A12542">
        <w:rPr>
          <w:rFonts w:asciiTheme="majorBidi" w:hAnsiTheme="majorBidi" w:cstheme="majorBidi"/>
          <w:sz w:val="22"/>
          <w:szCs w:val="22"/>
        </w:rPr>
        <w:t>)</w:t>
      </w:r>
      <w:r w:rsidR="68CFCE81" w:rsidRPr="00A12542">
        <w:rPr>
          <w:rFonts w:asciiTheme="majorBidi" w:hAnsiTheme="majorBidi" w:cstheme="majorBidi"/>
          <w:sz w:val="22"/>
          <w:szCs w:val="22"/>
        </w:rPr>
        <w:t xml:space="preserve"> lower among </w:t>
      </w:r>
      <w:ins w:id="936" w:author="Bikram Adhikari (bdhikari)" w:date="2025-12-02T15:08:00Z" w16du:dateUtc="2025-12-02T21:08:00Z">
        <w:r w:rsidR="00865EA5">
          <w:rPr>
            <w:rFonts w:asciiTheme="majorBidi" w:hAnsiTheme="majorBidi" w:cstheme="majorBidi"/>
            <w:sz w:val="22"/>
            <w:szCs w:val="22"/>
          </w:rPr>
          <w:t xml:space="preserve">children belonging to </w:t>
        </w:r>
      </w:ins>
      <w:r w:rsidR="68CFCE81" w:rsidRPr="00A12542">
        <w:rPr>
          <w:rFonts w:asciiTheme="majorBidi" w:hAnsiTheme="majorBidi" w:cstheme="majorBidi"/>
          <w:sz w:val="22"/>
          <w:szCs w:val="22"/>
        </w:rPr>
        <w:t>richest</w:t>
      </w:r>
      <w:r w:rsidR="000F19A5">
        <w:rPr>
          <w:rFonts w:asciiTheme="majorBidi" w:hAnsiTheme="majorBidi" w:cstheme="majorBidi"/>
          <w:sz w:val="22"/>
          <w:szCs w:val="22"/>
        </w:rPr>
        <w:t xml:space="preserve"> </w:t>
      </w:r>
      <w:r w:rsidR="68CFCE81" w:rsidRPr="00A12542">
        <w:rPr>
          <w:rFonts w:asciiTheme="majorBidi" w:hAnsiTheme="majorBidi" w:cstheme="majorBidi"/>
          <w:sz w:val="22"/>
          <w:szCs w:val="22"/>
        </w:rPr>
        <w:t>quintile compared to poorest</w:t>
      </w:r>
      <w:ins w:id="937" w:author="Bikram Adhikari (bdhikari)" w:date="2025-12-02T15:08:00Z" w16du:dateUtc="2025-12-02T21:08:00Z">
        <w:r w:rsidR="00865EA5">
          <w:rPr>
            <w:rFonts w:asciiTheme="majorBidi" w:hAnsiTheme="majorBidi" w:cstheme="majorBidi"/>
            <w:sz w:val="22"/>
            <w:szCs w:val="22"/>
          </w:rPr>
          <w:t xml:space="preserve">. </w:t>
        </w:r>
      </w:ins>
      <w:ins w:id="938" w:author="Bikram Adhikari (bdhikari)" w:date="2025-12-02T15:09:00Z" w16du:dateUtc="2025-12-02T21:09:00Z">
        <w:r w:rsidR="002C701D">
          <w:rPr>
            <w:rFonts w:asciiTheme="majorBidi" w:hAnsiTheme="majorBidi" w:cstheme="majorBidi"/>
            <w:sz w:val="22"/>
            <w:szCs w:val="22"/>
          </w:rPr>
          <w:t>The o</w:t>
        </w:r>
      </w:ins>
      <w:ins w:id="939" w:author="Bikram Adhikari (bdhikari)" w:date="2025-12-02T15:08:00Z" w16du:dateUtc="2025-12-02T21:08:00Z">
        <w:r w:rsidR="002C701D">
          <w:rPr>
            <w:rFonts w:asciiTheme="majorBidi" w:hAnsiTheme="majorBidi" w:cstheme="majorBidi"/>
            <w:sz w:val="22"/>
            <w:szCs w:val="22"/>
          </w:rPr>
          <w:t xml:space="preserve">dds of having anemia was </w:t>
        </w:r>
      </w:ins>
      <w:del w:id="940" w:author="Bikram Adhikari (bdhikari)" w:date="2025-12-02T15:08:00Z" w16du:dateUtc="2025-12-02T21:08:00Z">
        <w:r w:rsidR="68CFCE81" w:rsidRPr="00A12542" w:rsidDel="00865EA5">
          <w:rPr>
            <w:rFonts w:asciiTheme="majorBidi" w:hAnsiTheme="majorBidi" w:cstheme="majorBidi"/>
            <w:sz w:val="22"/>
            <w:szCs w:val="22"/>
          </w:rPr>
          <w:delText>,</w:delText>
        </w:r>
      </w:del>
      <w:r w:rsidR="68CFCE81" w:rsidRPr="00A12542">
        <w:rPr>
          <w:rFonts w:asciiTheme="majorBidi" w:hAnsiTheme="majorBidi" w:cstheme="majorBidi"/>
          <w:sz w:val="22"/>
          <w:szCs w:val="22"/>
        </w:rPr>
        <w:t xml:space="preserve"> </w:t>
      </w:r>
      <w:r w:rsidR="467E3B62" w:rsidRPr="00A12542">
        <w:rPr>
          <w:rFonts w:asciiTheme="majorBidi" w:hAnsiTheme="majorBidi" w:cstheme="majorBidi"/>
          <w:sz w:val="22"/>
          <w:szCs w:val="22"/>
        </w:rPr>
        <w:t>6</w:t>
      </w:r>
      <w:r w:rsidR="00546EE3">
        <w:rPr>
          <w:rFonts w:asciiTheme="majorBidi" w:hAnsiTheme="majorBidi" w:cstheme="majorBidi"/>
          <w:sz w:val="22"/>
          <w:szCs w:val="22"/>
        </w:rPr>
        <w:t>4</w:t>
      </w:r>
      <w:r w:rsidR="467E3B62" w:rsidRPr="00A12542">
        <w:rPr>
          <w:rFonts w:asciiTheme="majorBidi" w:hAnsiTheme="majorBidi" w:cstheme="majorBidi"/>
          <w:sz w:val="22"/>
          <w:szCs w:val="22"/>
        </w:rPr>
        <w:t xml:space="preserve">% </w:t>
      </w:r>
      <w:r w:rsidR="7CC49023" w:rsidRPr="00A12542">
        <w:rPr>
          <w:rFonts w:asciiTheme="majorBidi" w:hAnsiTheme="majorBidi" w:cstheme="majorBidi"/>
          <w:sz w:val="22"/>
          <w:szCs w:val="22"/>
        </w:rPr>
        <w:t>(</w:t>
      </w:r>
      <w:r w:rsidR="00D2363F">
        <w:rPr>
          <w:rFonts w:asciiTheme="majorBidi" w:hAnsiTheme="majorBidi" w:cstheme="majorBidi"/>
          <w:sz w:val="22"/>
          <w:szCs w:val="22"/>
        </w:rPr>
        <w:t>a</w:t>
      </w:r>
      <w:r w:rsidR="7CC49023" w:rsidRPr="00A12542">
        <w:rPr>
          <w:rFonts w:asciiTheme="majorBidi" w:hAnsiTheme="majorBidi" w:cstheme="majorBidi"/>
          <w:sz w:val="22"/>
          <w:szCs w:val="22"/>
        </w:rPr>
        <w:t xml:space="preserve">OR: </w:t>
      </w:r>
      <w:r w:rsidR="0568418B" w:rsidRPr="00A12542">
        <w:rPr>
          <w:rFonts w:asciiTheme="majorBidi" w:hAnsiTheme="majorBidi" w:cstheme="majorBidi"/>
          <w:sz w:val="22"/>
          <w:szCs w:val="22"/>
        </w:rPr>
        <w:t>0.3</w:t>
      </w:r>
      <w:r w:rsidR="00A84A4C">
        <w:rPr>
          <w:rFonts w:asciiTheme="majorBidi" w:hAnsiTheme="majorBidi" w:cstheme="majorBidi"/>
          <w:sz w:val="22"/>
          <w:szCs w:val="22"/>
        </w:rPr>
        <w:t>6</w:t>
      </w:r>
      <w:r w:rsidR="0568418B" w:rsidRPr="00A12542">
        <w:rPr>
          <w:rFonts w:asciiTheme="majorBidi" w:hAnsiTheme="majorBidi" w:cstheme="majorBidi"/>
          <w:sz w:val="22"/>
          <w:szCs w:val="22"/>
        </w:rPr>
        <w:t>, 95%CI: 0.2</w:t>
      </w:r>
      <w:r w:rsidR="00A84A4C">
        <w:rPr>
          <w:rFonts w:asciiTheme="majorBidi" w:hAnsiTheme="majorBidi" w:cstheme="majorBidi"/>
          <w:sz w:val="22"/>
          <w:szCs w:val="22"/>
        </w:rPr>
        <w:t>4</w:t>
      </w:r>
      <w:r w:rsidR="0003150C">
        <w:rPr>
          <w:rFonts w:asciiTheme="majorBidi" w:hAnsiTheme="majorBidi" w:cstheme="majorBidi"/>
          <w:sz w:val="22"/>
          <w:szCs w:val="22"/>
        </w:rPr>
        <w:t xml:space="preserve"> to</w:t>
      </w:r>
      <w:r w:rsidR="0568418B" w:rsidRPr="00A12542">
        <w:rPr>
          <w:rFonts w:asciiTheme="majorBidi" w:hAnsiTheme="majorBidi" w:cstheme="majorBidi"/>
          <w:sz w:val="22"/>
          <w:szCs w:val="22"/>
        </w:rPr>
        <w:t xml:space="preserve"> 0.5</w:t>
      </w:r>
      <w:r w:rsidR="00A84A4C">
        <w:rPr>
          <w:rFonts w:asciiTheme="majorBidi" w:hAnsiTheme="majorBidi" w:cstheme="majorBidi"/>
          <w:sz w:val="22"/>
          <w:szCs w:val="22"/>
        </w:rPr>
        <w:t>3</w:t>
      </w:r>
      <w:r w:rsidR="0568418B" w:rsidRPr="00A12542">
        <w:rPr>
          <w:rFonts w:asciiTheme="majorBidi" w:hAnsiTheme="majorBidi" w:cstheme="majorBidi"/>
          <w:sz w:val="22"/>
          <w:szCs w:val="22"/>
        </w:rPr>
        <w:t>)</w:t>
      </w:r>
      <w:r w:rsidR="467E3B62" w:rsidRPr="00A12542">
        <w:rPr>
          <w:rFonts w:asciiTheme="majorBidi" w:hAnsiTheme="majorBidi" w:cstheme="majorBidi"/>
          <w:sz w:val="22"/>
          <w:szCs w:val="22"/>
        </w:rPr>
        <w:t xml:space="preserve"> lower among child aged </w:t>
      </w:r>
      <w:ins w:id="941" w:author="Bikram Adhikari (bdhikari)" w:date="2025-12-02T15:32:00Z" w16du:dateUtc="2025-12-02T21:32:00Z">
        <w:r w:rsidR="00FD4109">
          <w:rPr>
            <w:rFonts w:asciiTheme="majorBidi" w:hAnsiTheme="majorBidi" w:cstheme="majorBidi"/>
            <w:sz w:val="22"/>
            <w:szCs w:val="22"/>
          </w:rPr>
          <w:t>13-36 months</w:t>
        </w:r>
      </w:ins>
      <w:del w:id="942" w:author="Bikram Adhikari (bdhikari)" w:date="2025-12-02T15:32:00Z" w16du:dateUtc="2025-12-02T21:32:00Z">
        <w:r w:rsidR="467E3B62" w:rsidRPr="00A12542" w:rsidDel="00FD4109">
          <w:rPr>
            <w:rFonts w:asciiTheme="majorBidi" w:hAnsiTheme="majorBidi" w:cstheme="majorBidi"/>
            <w:sz w:val="22"/>
            <w:szCs w:val="22"/>
          </w:rPr>
          <w:delText>1-3 years</w:delText>
        </w:r>
      </w:del>
      <w:r w:rsidR="467E3B62" w:rsidRPr="00A12542">
        <w:rPr>
          <w:rFonts w:asciiTheme="majorBidi" w:hAnsiTheme="majorBidi" w:cstheme="majorBidi"/>
          <w:sz w:val="22"/>
          <w:szCs w:val="22"/>
        </w:rPr>
        <w:t xml:space="preserve"> and </w:t>
      </w:r>
      <w:r w:rsidR="5465A730" w:rsidRPr="00A12542">
        <w:rPr>
          <w:rFonts w:asciiTheme="majorBidi" w:hAnsiTheme="majorBidi" w:cstheme="majorBidi"/>
          <w:sz w:val="22"/>
          <w:szCs w:val="22"/>
        </w:rPr>
        <w:t xml:space="preserve">87% </w:t>
      </w:r>
      <w:r w:rsidR="0568418B" w:rsidRPr="00A12542">
        <w:rPr>
          <w:rFonts w:asciiTheme="majorBidi" w:hAnsiTheme="majorBidi" w:cstheme="majorBidi"/>
          <w:sz w:val="22"/>
          <w:szCs w:val="22"/>
        </w:rPr>
        <w:t>(</w:t>
      </w:r>
      <w:r w:rsidR="00D2363F">
        <w:rPr>
          <w:rFonts w:asciiTheme="majorBidi" w:hAnsiTheme="majorBidi" w:cstheme="majorBidi"/>
          <w:sz w:val="22"/>
          <w:szCs w:val="22"/>
        </w:rPr>
        <w:t>a</w:t>
      </w:r>
      <w:r w:rsidR="0568418B" w:rsidRPr="00A12542">
        <w:rPr>
          <w:rFonts w:asciiTheme="majorBidi" w:hAnsiTheme="majorBidi" w:cstheme="majorBidi"/>
          <w:sz w:val="22"/>
          <w:szCs w:val="22"/>
        </w:rPr>
        <w:t xml:space="preserve">OR: </w:t>
      </w:r>
      <w:r w:rsidR="56226B4F" w:rsidRPr="00A12542">
        <w:rPr>
          <w:rFonts w:asciiTheme="majorBidi" w:hAnsiTheme="majorBidi" w:cstheme="majorBidi"/>
          <w:sz w:val="22"/>
          <w:szCs w:val="22"/>
        </w:rPr>
        <w:t>0.13; 95%CI: 0.09</w:t>
      </w:r>
      <w:r w:rsidR="0003150C">
        <w:rPr>
          <w:rFonts w:asciiTheme="majorBidi" w:hAnsiTheme="majorBidi" w:cstheme="majorBidi"/>
          <w:sz w:val="22"/>
          <w:szCs w:val="22"/>
        </w:rPr>
        <w:t xml:space="preserve"> to</w:t>
      </w:r>
      <w:r w:rsidR="56226B4F" w:rsidRPr="00A12542">
        <w:rPr>
          <w:rFonts w:asciiTheme="majorBidi" w:hAnsiTheme="majorBidi" w:cstheme="majorBidi"/>
          <w:sz w:val="22"/>
          <w:szCs w:val="22"/>
        </w:rPr>
        <w:t xml:space="preserve"> 0.20</w:t>
      </w:r>
      <w:r w:rsidR="0618453C" w:rsidRPr="00A12542">
        <w:rPr>
          <w:rFonts w:asciiTheme="majorBidi" w:hAnsiTheme="majorBidi" w:cstheme="majorBidi"/>
          <w:sz w:val="22"/>
          <w:szCs w:val="22"/>
        </w:rPr>
        <w:t>)</w:t>
      </w:r>
      <w:r w:rsidR="5465A730" w:rsidRPr="00A12542">
        <w:rPr>
          <w:rFonts w:asciiTheme="majorBidi" w:hAnsiTheme="majorBidi" w:cstheme="majorBidi"/>
          <w:sz w:val="22"/>
          <w:szCs w:val="22"/>
        </w:rPr>
        <w:t xml:space="preserve"> lower </w:t>
      </w:r>
      <w:del w:id="943" w:author="Bikram Adhikari (bdhikari)" w:date="2025-12-02T15:33:00Z" w16du:dateUtc="2025-12-02T21:33:00Z">
        <w:r w:rsidR="5465A730" w:rsidRPr="00A12542" w:rsidDel="00FD4109">
          <w:rPr>
            <w:rFonts w:asciiTheme="majorBidi" w:hAnsiTheme="majorBidi" w:cstheme="majorBidi"/>
            <w:sz w:val="22"/>
            <w:szCs w:val="22"/>
          </w:rPr>
          <w:delText xml:space="preserve">among </w:delText>
        </w:r>
      </w:del>
      <w:ins w:id="944" w:author="Bikram Adhikari (bdhikari)" w:date="2025-12-02T15:33:00Z" w16du:dateUtc="2025-12-02T21:33:00Z">
        <w:r w:rsidR="00FD4109">
          <w:rPr>
            <w:rFonts w:asciiTheme="majorBidi" w:hAnsiTheme="majorBidi" w:cstheme="majorBidi"/>
            <w:sz w:val="22"/>
            <w:szCs w:val="22"/>
          </w:rPr>
          <w:t>child aged</w:t>
        </w:r>
        <w:r w:rsidR="00FD4109" w:rsidRPr="00A12542">
          <w:rPr>
            <w:rFonts w:asciiTheme="majorBidi" w:hAnsiTheme="majorBidi" w:cstheme="majorBidi"/>
            <w:sz w:val="22"/>
            <w:szCs w:val="22"/>
          </w:rPr>
          <w:t xml:space="preserve"> </w:t>
        </w:r>
      </w:ins>
      <w:ins w:id="945" w:author="Bikram Adhikari (bdhikari)" w:date="2025-12-02T15:32:00Z" w16du:dateUtc="2025-12-02T21:32:00Z">
        <w:r w:rsidR="00FD4109">
          <w:rPr>
            <w:rFonts w:asciiTheme="majorBidi" w:hAnsiTheme="majorBidi" w:cstheme="majorBidi"/>
            <w:sz w:val="22"/>
            <w:szCs w:val="22"/>
          </w:rPr>
          <w:t xml:space="preserve">37-59 months </w:t>
        </w:r>
      </w:ins>
      <w:del w:id="946" w:author="Bikram Adhikari (bdhikari)" w:date="2025-12-02T15:32:00Z" w16du:dateUtc="2025-12-02T21:32:00Z">
        <w:r w:rsidR="5465A730" w:rsidRPr="00A12542" w:rsidDel="00FD4109">
          <w:rPr>
            <w:rFonts w:asciiTheme="majorBidi" w:hAnsiTheme="majorBidi" w:cstheme="majorBidi"/>
            <w:sz w:val="22"/>
            <w:szCs w:val="22"/>
          </w:rPr>
          <w:delText xml:space="preserve">4-5 years </w:delText>
        </w:r>
      </w:del>
      <w:del w:id="947" w:author="Bikram Adhikari (bdhikari)" w:date="2025-12-02T15:33:00Z" w16du:dateUtc="2025-12-02T21:33:00Z">
        <w:r w:rsidR="5465A730" w:rsidRPr="00A12542" w:rsidDel="00FD4109">
          <w:rPr>
            <w:rFonts w:asciiTheme="majorBidi" w:hAnsiTheme="majorBidi" w:cstheme="majorBidi"/>
            <w:sz w:val="22"/>
            <w:szCs w:val="22"/>
          </w:rPr>
          <w:delText>children</w:delText>
        </w:r>
      </w:del>
      <w:r w:rsidR="5465A730" w:rsidRPr="00A12542">
        <w:rPr>
          <w:rFonts w:asciiTheme="majorBidi" w:hAnsiTheme="majorBidi" w:cstheme="majorBidi"/>
          <w:sz w:val="22"/>
          <w:szCs w:val="22"/>
        </w:rPr>
        <w:t xml:space="preserve"> compared to </w:t>
      </w:r>
      <w:ins w:id="948" w:author="Bikram Adhikari (bdhikari)" w:date="2025-12-02T15:33:00Z" w16du:dateUtc="2025-12-02T21:33:00Z">
        <w:r w:rsidR="00FD4109">
          <w:rPr>
            <w:rFonts w:asciiTheme="majorBidi" w:hAnsiTheme="majorBidi" w:cstheme="majorBidi"/>
            <w:sz w:val="22"/>
            <w:szCs w:val="22"/>
          </w:rPr>
          <w:t xml:space="preserve">child aged </w:t>
        </w:r>
      </w:ins>
      <w:r w:rsidR="5465A730" w:rsidRPr="00A12542">
        <w:rPr>
          <w:rFonts w:asciiTheme="majorBidi" w:hAnsiTheme="majorBidi" w:cstheme="majorBidi"/>
          <w:sz w:val="22"/>
          <w:szCs w:val="22"/>
        </w:rPr>
        <w:t>6-1</w:t>
      </w:r>
      <w:ins w:id="949" w:author="Bikram Adhikari (bdhikari)" w:date="2025-12-02T15:32:00Z" w16du:dateUtc="2025-12-02T21:32:00Z">
        <w:r w:rsidR="00FD4109">
          <w:rPr>
            <w:rFonts w:asciiTheme="majorBidi" w:hAnsiTheme="majorBidi" w:cstheme="majorBidi"/>
            <w:sz w:val="22"/>
            <w:szCs w:val="22"/>
          </w:rPr>
          <w:t>2</w:t>
        </w:r>
      </w:ins>
      <w:del w:id="950" w:author="Bikram Adhikari (bdhikari)" w:date="2025-11-26T22:15:00Z">
        <w:r w:rsidR="00A84A4C" w:rsidDel="00BD4316">
          <w:rPr>
            <w:rFonts w:asciiTheme="majorBidi" w:hAnsiTheme="majorBidi" w:cstheme="majorBidi"/>
            <w:sz w:val="22"/>
            <w:szCs w:val="22"/>
          </w:rPr>
          <w:delText>2</w:delText>
        </w:r>
      </w:del>
      <w:r w:rsidR="5465A730" w:rsidRPr="00A12542">
        <w:rPr>
          <w:rFonts w:asciiTheme="majorBidi" w:hAnsiTheme="majorBidi" w:cstheme="majorBidi"/>
          <w:sz w:val="22"/>
          <w:szCs w:val="22"/>
        </w:rPr>
        <w:t xml:space="preserve"> months </w:t>
      </w:r>
      <w:del w:id="951" w:author="Bikram Adhikari (bdhikari)" w:date="2025-12-02T15:33:00Z" w16du:dateUtc="2025-12-02T21:33:00Z">
        <w:r w:rsidR="5465A730" w:rsidRPr="00A12542" w:rsidDel="00FD4109">
          <w:rPr>
            <w:rFonts w:asciiTheme="majorBidi" w:hAnsiTheme="majorBidi" w:cstheme="majorBidi"/>
            <w:sz w:val="22"/>
            <w:szCs w:val="22"/>
          </w:rPr>
          <w:delText>children</w:delText>
        </w:r>
        <w:r w:rsidR="67B6A477" w:rsidRPr="00A12542" w:rsidDel="00FD4109">
          <w:rPr>
            <w:rFonts w:asciiTheme="majorBidi" w:hAnsiTheme="majorBidi" w:cstheme="majorBidi"/>
            <w:sz w:val="22"/>
            <w:szCs w:val="22"/>
          </w:rPr>
          <w:delText xml:space="preserve"> </w:delText>
        </w:r>
      </w:del>
      <w:r w:rsidR="67B6A477" w:rsidRPr="00A12542">
        <w:rPr>
          <w:rFonts w:asciiTheme="majorBidi" w:hAnsiTheme="majorBidi" w:cstheme="majorBidi"/>
          <w:sz w:val="22"/>
          <w:szCs w:val="22"/>
        </w:rPr>
        <w:t>after adjusting for</w:t>
      </w:r>
      <w:ins w:id="952" w:author="Bikram Adhikari (bdhikari)" w:date="2025-12-02T15:09:00Z" w16du:dateUtc="2025-12-02T21:09:00Z">
        <w:r w:rsidR="002C701D">
          <w:rPr>
            <w:rFonts w:asciiTheme="majorBidi" w:hAnsiTheme="majorBidi" w:cstheme="majorBidi"/>
            <w:sz w:val="22"/>
            <w:szCs w:val="22"/>
          </w:rPr>
          <w:t xml:space="preserve"> </w:t>
        </w:r>
      </w:ins>
      <w:del w:id="953" w:author="Bikram Adhikari (bdhikari)" w:date="2025-12-02T15:09:00Z" w16du:dateUtc="2025-12-02T21:09:00Z">
        <w:r w:rsidR="67B6A477" w:rsidRPr="00A12542" w:rsidDel="002C701D">
          <w:rPr>
            <w:rFonts w:asciiTheme="majorBidi" w:hAnsiTheme="majorBidi" w:cstheme="majorBidi"/>
            <w:sz w:val="22"/>
            <w:szCs w:val="22"/>
          </w:rPr>
          <w:delText xml:space="preserve"> </w:delText>
        </w:r>
      </w:del>
      <w:ins w:id="954" w:author="Bikram Adhikari (bdhikari)" w:date="2025-12-02T15:09:00Z" w16du:dateUtc="2025-12-02T21:09:00Z">
        <w:r w:rsidR="002C701D">
          <w:rPr>
            <w:rFonts w:asciiTheme="majorBidi" w:hAnsiTheme="majorBidi" w:cstheme="majorBidi"/>
            <w:sz w:val="22"/>
            <w:szCs w:val="22"/>
          </w:rPr>
          <w:t>potential confounding variables.</w:t>
        </w:r>
      </w:ins>
      <w:del w:id="955" w:author="Bikram Adhikari (bdhikari)" w:date="2025-12-02T15:09:00Z" w16du:dateUtc="2025-12-02T21:09:00Z">
        <w:r w:rsidR="67B6A477" w:rsidRPr="00A12542" w:rsidDel="002C701D">
          <w:rPr>
            <w:rFonts w:asciiTheme="majorBidi" w:hAnsiTheme="majorBidi" w:cstheme="majorBidi"/>
            <w:sz w:val="22"/>
            <w:szCs w:val="22"/>
          </w:rPr>
          <w:delText>other independent variables</w:delText>
        </w:r>
      </w:del>
      <w:del w:id="956" w:author="Bikram Adhikari (bdhikari)" w:date="2025-12-02T15:10:00Z" w16du:dateUtc="2025-12-02T21:10:00Z">
        <w:r w:rsidR="67B6A477" w:rsidRPr="00A12542" w:rsidDel="002C701D">
          <w:rPr>
            <w:rFonts w:asciiTheme="majorBidi" w:hAnsiTheme="majorBidi" w:cstheme="majorBidi"/>
            <w:sz w:val="22"/>
            <w:szCs w:val="22"/>
          </w:rPr>
          <w:delText>.</w:delText>
        </w:r>
      </w:del>
      <w:del w:id="957" w:author="Bikram Adhikari (bdhikari)" w:date="2025-12-02T16:13:00Z" w16du:dateUtc="2025-12-02T22:13:00Z">
        <w:r w:rsidR="67B6A477" w:rsidRPr="00A12542" w:rsidDel="00AF5A57">
          <w:rPr>
            <w:rFonts w:asciiTheme="majorBidi" w:hAnsiTheme="majorBidi" w:cstheme="majorBidi"/>
            <w:sz w:val="22"/>
            <w:szCs w:val="22"/>
          </w:rPr>
          <w:delText xml:space="preserve"> The odds of having anemia </w:delText>
        </w:r>
        <w:r w:rsidR="5B138968" w:rsidRPr="00A12542" w:rsidDel="00AF5A57">
          <w:rPr>
            <w:rFonts w:asciiTheme="majorBidi" w:hAnsiTheme="majorBidi" w:cstheme="majorBidi"/>
            <w:sz w:val="22"/>
            <w:szCs w:val="22"/>
          </w:rPr>
          <w:delText>were</w:delText>
        </w:r>
        <w:r w:rsidR="67B6A477" w:rsidRPr="00A12542" w:rsidDel="00AF5A57">
          <w:rPr>
            <w:rFonts w:asciiTheme="majorBidi" w:hAnsiTheme="majorBidi" w:cstheme="majorBidi"/>
            <w:sz w:val="22"/>
            <w:szCs w:val="22"/>
          </w:rPr>
          <w:delText xml:space="preserve"> 1.6</w:delText>
        </w:r>
        <w:r w:rsidR="00A84A4C" w:rsidDel="00AF5A57">
          <w:rPr>
            <w:rFonts w:asciiTheme="majorBidi" w:hAnsiTheme="majorBidi" w:cstheme="majorBidi"/>
            <w:sz w:val="22"/>
            <w:szCs w:val="22"/>
          </w:rPr>
          <w:delText>3</w:delText>
        </w:r>
        <w:r w:rsidR="67B6A477" w:rsidRPr="00A12542" w:rsidDel="00AF5A57">
          <w:rPr>
            <w:rFonts w:asciiTheme="majorBidi" w:hAnsiTheme="majorBidi" w:cstheme="majorBidi"/>
            <w:sz w:val="22"/>
            <w:szCs w:val="22"/>
          </w:rPr>
          <w:delText xml:space="preserve"> </w:delText>
        </w:r>
        <w:r w:rsidR="56226B4F" w:rsidRPr="00A12542" w:rsidDel="00AF5A57">
          <w:rPr>
            <w:rFonts w:asciiTheme="majorBidi" w:hAnsiTheme="majorBidi" w:cstheme="majorBidi"/>
            <w:sz w:val="22"/>
            <w:szCs w:val="22"/>
          </w:rPr>
          <w:delText xml:space="preserve">(95%CI: </w:delText>
        </w:r>
        <w:r w:rsidR="66796826" w:rsidRPr="00A12542" w:rsidDel="00AF5A57">
          <w:rPr>
            <w:rFonts w:asciiTheme="majorBidi" w:hAnsiTheme="majorBidi" w:cstheme="majorBidi"/>
            <w:sz w:val="22"/>
            <w:szCs w:val="22"/>
          </w:rPr>
          <w:delText>1.2</w:delText>
        </w:r>
        <w:r w:rsidR="00A84A4C" w:rsidDel="00AF5A57">
          <w:rPr>
            <w:rFonts w:asciiTheme="majorBidi" w:hAnsiTheme="majorBidi" w:cstheme="majorBidi"/>
            <w:sz w:val="22"/>
            <w:szCs w:val="22"/>
          </w:rPr>
          <w:delText>7</w:delText>
        </w:r>
        <w:r w:rsidR="0003150C" w:rsidDel="00AF5A57">
          <w:rPr>
            <w:rFonts w:asciiTheme="majorBidi" w:hAnsiTheme="majorBidi" w:cstheme="majorBidi"/>
            <w:sz w:val="22"/>
            <w:szCs w:val="22"/>
          </w:rPr>
          <w:delText xml:space="preserve"> to</w:delText>
        </w:r>
        <w:r w:rsidR="66796826" w:rsidRPr="00A12542" w:rsidDel="00AF5A57">
          <w:rPr>
            <w:rFonts w:asciiTheme="majorBidi" w:hAnsiTheme="majorBidi" w:cstheme="majorBidi"/>
            <w:sz w:val="22"/>
            <w:szCs w:val="22"/>
          </w:rPr>
          <w:delText xml:space="preserve"> 2.</w:delText>
        </w:r>
        <w:r w:rsidR="00A84A4C" w:rsidDel="00AF5A57">
          <w:rPr>
            <w:rFonts w:asciiTheme="majorBidi" w:hAnsiTheme="majorBidi" w:cstheme="majorBidi"/>
            <w:sz w:val="22"/>
            <w:szCs w:val="22"/>
          </w:rPr>
          <w:delText>10</w:delText>
        </w:r>
        <w:r w:rsidR="66796826" w:rsidRPr="00A12542" w:rsidDel="00AF5A57">
          <w:rPr>
            <w:rFonts w:asciiTheme="majorBidi" w:hAnsiTheme="majorBidi" w:cstheme="majorBidi"/>
            <w:sz w:val="22"/>
            <w:szCs w:val="22"/>
          </w:rPr>
          <w:delText xml:space="preserve">) </w:delText>
        </w:r>
        <w:r w:rsidR="67B6A477" w:rsidRPr="00A12542" w:rsidDel="00AF5A57">
          <w:rPr>
            <w:rFonts w:asciiTheme="majorBidi" w:hAnsiTheme="majorBidi" w:cstheme="majorBidi"/>
            <w:sz w:val="22"/>
            <w:szCs w:val="22"/>
          </w:rPr>
          <w:delText>times</w:delText>
        </w:r>
      </w:del>
      <w:del w:id="958" w:author="Bikram Adhikari (bdhikari)" w:date="2025-12-02T15:10:00Z" w16du:dateUtc="2025-12-02T21:10:00Z">
        <w:r w:rsidR="67B6A477" w:rsidRPr="00A12542" w:rsidDel="002C701D">
          <w:rPr>
            <w:rFonts w:asciiTheme="majorBidi" w:hAnsiTheme="majorBidi" w:cstheme="majorBidi"/>
            <w:sz w:val="22"/>
            <w:szCs w:val="22"/>
          </w:rPr>
          <w:delText xml:space="preserve"> </w:delText>
        </w:r>
        <w:r w:rsidR="00930046" w:rsidRPr="00A12542" w:rsidDel="002C701D">
          <w:rPr>
            <w:rFonts w:asciiTheme="majorBidi" w:hAnsiTheme="majorBidi" w:cstheme="majorBidi"/>
            <w:sz w:val="22"/>
            <w:szCs w:val="22"/>
          </w:rPr>
          <w:delText xml:space="preserve">as many </w:delText>
        </w:r>
      </w:del>
      <w:del w:id="959" w:author="Bikram Adhikari (bdhikari)" w:date="2025-12-02T16:13:00Z" w16du:dateUtc="2025-12-02T22:13:00Z">
        <w:r w:rsidR="00930046" w:rsidRPr="00A12542" w:rsidDel="00AF5A57">
          <w:rPr>
            <w:rFonts w:asciiTheme="majorBidi" w:hAnsiTheme="majorBidi" w:cstheme="majorBidi"/>
            <w:sz w:val="22"/>
            <w:szCs w:val="22"/>
          </w:rPr>
          <w:delText>children</w:delText>
        </w:r>
        <w:r w:rsidR="1F441B03" w:rsidRPr="00A12542" w:rsidDel="00AF5A57">
          <w:rPr>
            <w:rFonts w:asciiTheme="majorBidi" w:hAnsiTheme="majorBidi" w:cstheme="majorBidi"/>
            <w:sz w:val="22"/>
            <w:szCs w:val="22"/>
          </w:rPr>
          <w:delText xml:space="preserve"> whose </w:delText>
        </w:r>
        <w:r w:rsidR="2E030AC4" w:rsidRPr="00A12542" w:rsidDel="00AF5A57">
          <w:rPr>
            <w:rFonts w:asciiTheme="majorBidi" w:hAnsiTheme="majorBidi" w:cstheme="majorBidi"/>
            <w:sz w:val="22"/>
            <w:szCs w:val="22"/>
          </w:rPr>
          <w:delText>mothers</w:delText>
        </w:r>
        <w:r w:rsidR="1F441B03" w:rsidRPr="00A12542" w:rsidDel="00AF5A57">
          <w:rPr>
            <w:rFonts w:asciiTheme="majorBidi" w:hAnsiTheme="majorBidi" w:cstheme="majorBidi"/>
            <w:sz w:val="22"/>
            <w:szCs w:val="22"/>
          </w:rPr>
          <w:delText xml:space="preserve"> </w:delText>
        </w:r>
        <w:r w:rsidR="000F19A5" w:rsidDel="00AF5A57">
          <w:rPr>
            <w:rFonts w:asciiTheme="majorBidi" w:hAnsiTheme="majorBidi" w:cstheme="majorBidi"/>
            <w:sz w:val="22"/>
            <w:szCs w:val="22"/>
          </w:rPr>
          <w:delText>were</w:delText>
        </w:r>
        <w:r w:rsidR="1F441B03" w:rsidRPr="00A12542" w:rsidDel="00AF5A57">
          <w:rPr>
            <w:rFonts w:asciiTheme="majorBidi" w:hAnsiTheme="majorBidi" w:cstheme="majorBidi"/>
            <w:sz w:val="22"/>
            <w:szCs w:val="22"/>
          </w:rPr>
          <w:delText xml:space="preserve"> anemi</w:delText>
        </w:r>
        <w:r w:rsidR="000F19A5" w:rsidDel="00AF5A57">
          <w:rPr>
            <w:rFonts w:asciiTheme="majorBidi" w:hAnsiTheme="majorBidi" w:cstheme="majorBidi"/>
            <w:sz w:val="22"/>
            <w:szCs w:val="22"/>
          </w:rPr>
          <w:delText>c</w:delText>
        </w:r>
        <w:r w:rsidR="1F441B03" w:rsidRPr="00A12542" w:rsidDel="00AF5A57">
          <w:rPr>
            <w:rFonts w:asciiTheme="majorBidi" w:hAnsiTheme="majorBidi" w:cstheme="majorBidi"/>
            <w:sz w:val="22"/>
            <w:szCs w:val="22"/>
          </w:rPr>
          <w:delText>.</w:delText>
        </w:r>
      </w:del>
    </w:p>
    <w:p w14:paraId="73278609" w14:textId="77777777" w:rsidR="00B9332E" w:rsidRDefault="00B9332E">
      <w:pPr>
        <w:rPr>
          <w:rFonts w:asciiTheme="majorBidi" w:hAnsiTheme="majorBidi" w:cstheme="majorBidi"/>
          <w:sz w:val="22"/>
          <w:szCs w:val="22"/>
        </w:rPr>
      </w:pPr>
      <w:r>
        <w:rPr>
          <w:rFonts w:asciiTheme="majorBidi" w:hAnsiTheme="majorBidi" w:cstheme="majorBidi"/>
          <w:sz w:val="22"/>
          <w:szCs w:val="22"/>
        </w:rPr>
        <w:br w:type="page"/>
      </w:r>
    </w:p>
    <w:p w14:paraId="57377D06" w14:textId="6A8D2F17" w:rsidR="00A42A13" w:rsidRPr="00A12542" w:rsidRDefault="00A42A13" w:rsidP="00A42A13">
      <w:pPr>
        <w:pStyle w:val="Caption"/>
        <w:keepNext/>
        <w:rPr>
          <w:rFonts w:asciiTheme="majorBidi" w:hAnsiTheme="majorBidi" w:cstheme="majorBidi"/>
          <w:b/>
          <w:bCs/>
          <w:color w:val="auto"/>
          <w:sz w:val="24"/>
          <w:szCs w:val="24"/>
        </w:rPr>
      </w:pPr>
      <w:r w:rsidRPr="00A12542">
        <w:rPr>
          <w:rFonts w:asciiTheme="majorBidi" w:hAnsiTheme="majorBidi" w:cstheme="majorBidi"/>
          <w:b/>
          <w:bCs/>
          <w:color w:val="auto"/>
          <w:sz w:val="24"/>
          <w:szCs w:val="24"/>
        </w:rPr>
        <w:lastRenderedPageBreak/>
        <w:t xml:space="preserve">Table </w:t>
      </w:r>
      <w:r w:rsidRPr="00A12542">
        <w:rPr>
          <w:rFonts w:asciiTheme="majorBidi" w:hAnsiTheme="majorBidi" w:cstheme="majorBidi"/>
          <w:b/>
          <w:bCs/>
          <w:color w:val="auto"/>
          <w:sz w:val="24"/>
          <w:szCs w:val="24"/>
        </w:rPr>
        <w:fldChar w:fldCharType="begin"/>
      </w:r>
      <w:r w:rsidRPr="00A12542">
        <w:rPr>
          <w:rFonts w:asciiTheme="majorBidi" w:hAnsiTheme="majorBidi" w:cstheme="majorBidi"/>
          <w:b/>
          <w:bCs/>
          <w:color w:val="auto"/>
          <w:sz w:val="24"/>
          <w:szCs w:val="24"/>
        </w:rPr>
        <w:instrText xml:space="preserve"> SEQ Table \* ARABIC </w:instrText>
      </w:r>
      <w:r w:rsidRPr="00A12542">
        <w:rPr>
          <w:rFonts w:asciiTheme="majorBidi" w:hAnsiTheme="majorBidi" w:cstheme="majorBidi"/>
          <w:b/>
          <w:bCs/>
          <w:color w:val="auto"/>
          <w:sz w:val="24"/>
          <w:szCs w:val="24"/>
        </w:rPr>
        <w:fldChar w:fldCharType="separate"/>
      </w:r>
      <w:r w:rsidR="008B418D">
        <w:rPr>
          <w:rFonts w:asciiTheme="majorBidi" w:hAnsiTheme="majorBidi" w:cstheme="majorBidi"/>
          <w:b/>
          <w:bCs/>
          <w:noProof/>
          <w:color w:val="auto"/>
          <w:sz w:val="24"/>
          <w:szCs w:val="24"/>
        </w:rPr>
        <w:t>6</w:t>
      </w:r>
      <w:r w:rsidRPr="00A12542">
        <w:rPr>
          <w:rFonts w:asciiTheme="majorBidi" w:hAnsiTheme="majorBidi" w:cstheme="majorBidi"/>
          <w:b/>
          <w:bCs/>
          <w:color w:val="auto"/>
          <w:sz w:val="24"/>
          <w:szCs w:val="24"/>
        </w:rPr>
        <w:fldChar w:fldCharType="end"/>
      </w:r>
      <w:r w:rsidRPr="00A12542">
        <w:rPr>
          <w:rFonts w:asciiTheme="majorBidi" w:hAnsiTheme="majorBidi" w:cstheme="majorBidi"/>
          <w:b/>
          <w:bCs/>
          <w:color w:val="auto"/>
          <w:sz w:val="24"/>
          <w:szCs w:val="24"/>
        </w:rPr>
        <w:t>: Factors associated with anemia among children aged 6-59 months</w:t>
      </w:r>
    </w:p>
    <w:tbl>
      <w:tblPr>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5"/>
        <w:gridCol w:w="1165"/>
        <w:gridCol w:w="1098"/>
        <w:gridCol w:w="1108"/>
        <w:gridCol w:w="1230"/>
        <w:gridCol w:w="1098"/>
        <w:gridCol w:w="1108"/>
        <w:gridCol w:w="1230"/>
      </w:tblGrid>
      <w:tr w:rsidR="00190CB7" w:rsidRPr="00A12542" w14:paraId="3C568046" w14:textId="77777777" w:rsidTr="0ECD4335">
        <w:trPr>
          <w:trHeight w:val="20"/>
        </w:trPr>
        <w:tc>
          <w:tcPr>
            <w:tcW w:w="1995" w:type="dxa"/>
            <w:vMerge w:val="restart"/>
            <w:shd w:val="clear" w:color="auto" w:fill="C1E4F5" w:themeFill="accent1" w:themeFillTint="33"/>
            <w:hideMark/>
          </w:tcPr>
          <w:p w14:paraId="5168E7C2" w14:textId="1C5692DB" w:rsidR="0002582E" w:rsidRPr="00A12542" w:rsidRDefault="0002582E" w:rsidP="00801D63">
            <w:pPr>
              <w:spacing w:after="0" w:line="240" w:lineRule="auto"/>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Characteristic</w:t>
            </w:r>
          </w:p>
        </w:tc>
        <w:tc>
          <w:tcPr>
            <w:tcW w:w="1165" w:type="dxa"/>
            <w:vMerge w:val="restart"/>
            <w:shd w:val="clear" w:color="auto" w:fill="C1E4F5" w:themeFill="accent1" w:themeFillTint="33"/>
            <w:hideMark/>
          </w:tcPr>
          <w:p w14:paraId="5648156B" w14:textId="77777777" w:rsidR="00396907" w:rsidRPr="00A12542" w:rsidRDefault="002014E7" w:rsidP="00801D63">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 xml:space="preserve">Prevalence </w:t>
            </w:r>
            <w:r w:rsidR="0002582E" w:rsidRPr="00A12542">
              <w:rPr>
                <w:rFonts w:asciiTheme="majorBidi" w:eastAsia="Times New Roman" w:hAnsiTheme="majorBidi" w:cstheme="majorBidi"/>
                <w:b/>
                <w:bCs/>
                <w:kern w:val="0"/>
                <w:sz w:val="18"/>
                <w:szCs w:val="18"/>
                <w14:ligatures w14:val="none"/>
              </w:rPr>
              <w:t xml:space="preserve">of anemia, </w:t>
            </w:r>
          </w:p>
          <w:p w14:paraId="408FD465" w14:textId="143E8DC1" w:rsidR="0002582E" w:rsidRPr="00A12542"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n</w:t>
            </w:r>
            <w:r w:rsidR="002014E7" w:rsidRPr="00A12542">
              <w:rPr>
                <w:rFonts w:asciiTheme="majorBidi" w:eastAsia="Times New Roman" w:hAnsiTheme="majorBidi" w:cstheme="majorBidi"/>
                <w:b/>
                <w:bCs/>
                <w:kern w:val="0"/>
                <w:sz w:val="18"/>
                <w:szCs w:val="18"/>
                <w14:ligatures w14:val="none"/>
              </w:rPr>
              <w:t xml:space="preserve"> </w:t>
            </w:r>
            <w:r w:rsidRPr="00A12542">
              <w:rPr>
                <w:rFonts w:asciiTheme="majorBidi" w:eastAsia="Times New Roman" w:hAnsiTheme="majorBidi" w:cstheme="majorBidi"/>
                <w:b/>
                <w:bCs/>
                <w:kern w:val="0"/>
                <w:sz w:val="18"/>
                <w:szCs w:val="18"/>
                <w14:ligatures w14:val="none"/>
              </w:rPr>
              <w:t>(%)</w:t>
            </w:r>
            <w:r w:rsidR="003418A5" w:rsidRPr="00A12542">
              <w:rPr>
                <w:rFonts w:asciiTheme="majorBidi" w:eastAsia="Times New Roman" w:hAnsiTheme="majorBidi" w:cstheme="majorBidi"/>
                <w:b/>
                <w:bCs/>
                <w:kern w:val="0"/>
                <w:sz w:val="18"/>
                <w:szCs w:val="18"/>
                <w14:ligatures w14:val="none"/>
              </w:rPr>
              <w:t xml:space="preserve"> *</w:t>
            </w:r>
          </w:p>
        </w:tc>
        <w:tc>
          <w:tcPr>
            <w:tcW w:w="3436" w:type="dxa"/>
            <w:gridSpan w:val="3"/>
            <w:shd w:val="clear" w:color="auto" w:fill="C1E4F5" w:themeFill="accent1" w:themeFillTint="33"/>
            <w:hideMark/>
          </w:tcPr>
          <w:p w14:paraId="68D3F524" w14:textId="5D2CD179" w:rsidR="0002582E" w:rsidRPr="00A12542"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Unadjusted</w:t>
            </w:r>
            <w:ins w:id="960" w:author="Bikram Adhikari (bdhikari)" w:date="2025-12-02T15:55:00Z" w16du:dateUtc="2025-12-02T21:55:00Z">
              <w:r w:rsidR="00E24511">
                <w:rPr>
                  <w:rFonts w:asciiTheme="majorBidi" w:eastAsia="Times New Roman" w:hAnsiTheme="majorBidi" w:cstheme="majorBidi"/>
                  <w:b/>
                  <w:bCs/>
                  <w:kern w:val="0"/>
                  <w:sz w:val="18"/>
                  <w:szCs w:val="18"/>
                  <w14:ligatures w14:val="none"/>
                </w:rPr>
                <w:t xml:space="preserve"> model</w:t>
              </w:r>
              <w:r w:rsidR="00316284">
                <w:rPr>
                  <w:rFonts w:asciiTheme="majorBidi" w:eastAsia="Times New Roman" w:hAnsiTheme="majorBidi" w:cstheme="majorBidi"/>
                  <w:b/>
                  <w:bCs/>
                  <w:kern w:val="0"/>
                  <w:sz w:val="18"/>
                  <w:szCs w:val="18"/>
                  <w14:ligatures w14:val="none"/>
                </w:rPr>
                <w:t>s</w:t>
              </w:r>
            </w:ins>
          </w:p>
        </w:tc>
        <w:tc>
          <w:tcPr>
            <w:tcW w:w="3436" w:type="dxa"/>
            <w:gridSpan w:val="3"/>
            <w:shd w:val="clear" w:color="auto" w:fill="C1E4F5" w:themeFill="accent1" w:themeFillTint="33"/>
            <w:hideMark/>
          </w:tcPr>
          <w:p w14:paraId="267046BD" w14:textId="496E4E66" w:rsidR="0002582E" w:rsidRPr="00A12542"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Adjusted</w:t>
            </w:r>
            <w:ins w:id="961" w:author="Bikram Adhikari (bdhikari)" w:date="2025-12-02T15:55:00Z" w16du:dateUtc="2025-12-02T21:55:00Z">
              <w:r w:rsidR="00E24511">
                <w:rPr>
                  <w:rFonts w:asciiTheme="majorBidi" w:eastAsia="Times New Roman" w:hAnsiTheme="majorBidi" w:cstheme="majorBidi"/>
                  <w:b/>
                  <w:bCs/>
                  <w:kern w:val="0"/>
                  <w:sz w:val="18"/>
                  <w:szCs w:val="18"/>
                  <w14:ligatures w14:val="none"/>
                </w:rPr>
                <w:t xml:space="preserve"> model</w:t>
              </w:r>
            </w:ins>
            <w:r w:rsidR="00C81C4F" w:rsidRPr="00473791">
              <w:rPr>
                <w:rFonts w:asciiTheme="majorBidi" w:eastAsia="Times New Roman" w:hAnsiTheme="majorBidi" w:cstheme="majorBidi"/>
                <w:b/>
                <w:bCs/>
                <w:kern w:val="0"/>
                <w:sz w:val="18"/>
                <w:szCs w:val="18"/>
                <w:vertAlign w:val="superscript"/>
                <w14:ligatures w14:val="none"/>
              </w:rPr>
              <w:t>#</w:t>
            </w:r>
          </w:p>
        </w:tc>
      </w:tr>
      <w:tr w:rsidR="00190CB7" w:rsidRPr="00A12542" w14:paraId="01A944E8" w14:textId="77777777" w:rsidTr="0ECD4335">
        <w:trPr>
          <w:trHeight w:val="20"/>
        </w:trPr>
        <w:tc>
          <w:tcPr>
            <w:tcW w:w="1995" w:type="dxa"/>
            <w:vMerge/>
            <w:hideMark/>
          </w:tcPr>
          <w:p w14:paraId="5D83DF6F" w14:textId="058902D2" w:rsidR="0002582E" w:rsidRPr="00A12542" w:rsidRDefault="0002582E" w:rsidP="00801D63">
            <w:pPr>
              <w:spacing w:after="0" w:line="240" w:lineRule="auto"/>
              <w:rPr>
                <w:rFonts w:asciiTheme="majorBidi" w:eastAsia="Times New Roman" w:hAnsiTheme="majorBidi" w:cstheme="majorBidi"/>
                <w:b/>
                <w:bCs/>
                <w:kern w:val="0"/>
                <w:sz w:val="18"/>
                <w:szCs w:val="18"/>
                <w14:ligatures w14:val="none"/>
              </w:rPr>
            </w:pPr>
          </w:p>
        </w:tc>
        <w:tc>
          <w:tcPr>
            <w:tcW w:w="1165" w:type="dxa"/>
            <w:vMerge/>
            <w:hideMark/>
          </w:tcPr>
          <w:p w14:paraId="271F95A5" w14:textId="319AE5FB" w:rsidR="0002582E" w:rsidRPr="00A12542" w:rsidRDefault="0002582E" w:rsidP="00801D63">
            <w:pPr>
              <w:spacing w:after="0" w:line="240" w:lineRule="auto"/>
              <w:jc w:val="center"/>
              <w:rPr>
                <w:rFonts w:asciiTheme="majorBidi" w:eastAsia="Times New Roman" w:hAnsiTheme="majorBidi" w:cstheme="majorBidi"/>
                <w:b/>
                <w:bCs/>
                <w:kern w:val="0"/>
                <w:sz w:val="18"/>
                <w:szCs w:val="18"/>
                <w14:ligatures w14:val="none"/>
              </w:rPr>
            </w:pPr>
          </w:p>
        </w:tc>
        <w:tc>
          <w:tcPr>
            <w:tcW w:w="1098" w:type="dxa"/>
            <w:shd w:val="clear" w:color="auto" w:fill="C1E4F5" w:themeFill="accent1" w:themeFillTint="33"/>
            <w:hideMark/>
          </w:tcPr>
          <w:p w14:paraId="01BC9923" w14:textId="77777777" w:rsidR="0002582E" w:rsidRPr="00A12542"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OR</w:t>
            </w:r>
          </w:p>
        </w:tc>
        <w:tc>
          <w:tcPr>
            <w:tcW w:w="1108" w:type="dxa"/>
            <w:shd w:val="clear" w:color="auto" w:fill="C1E4F5" w:themeFill="accent1" w:themeFillTint="33"/>
            <w:hideMark/>
          </w:tcPr>
          <w:p w14:paraId="3B4B7E0D" w14:textId="77777777" w:rsidR="0002582E" w:rsidRPr="00A12542"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95% CI</w:t>
            </w:r>
          </w:p>
        </w:tc>
        <w:tc>
          <w:tcPr>
            <w:tcW w:w="1230" w:type="dxa"/>
            <w:shd w:val="clear" w:color="auto" w:fill="C1E4F5" w:themeFill="accent1" w:themeFillTint="33"/>
            <w:hideMark/>
          </w:tcPr>
          <w:p w14:paraId="5A2F8440" w14:textId="77777777" w:rsidR="0002582E" w:rsidRPr="00A12542"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p-value</w:t>
            </w:r>
          </w:p>
        </w:tc>
        <w:tc>
          <w:tcPr>
            <w:tcW w:w="1098" w:type="dxa"/>
            <w:shd w:val="clear" w:color="auto" w:fill="C1E4F5" w:themeFill="accent1" w:themeFillTint="33"/>
            <w:hideMark/>
          </w:tcPr>
          <w:p w14:paraId="6BF17FB0" w14:textId="77777777" w:rsidR="0002582E" w:rsidRPr="00A12542"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OR</w:t>
            </w:r>
          </w:p>
        </w:tc>
        <w:tc>
          <w:tcPr>
            <w:tcW w:w="1108" w:type="dxa"/>
            <w:shd w:val="clear" w:color="auto" w:fill="C1E4F5" w:themeFill="accent1" w:themeFillTint="33"/>
            <w:hideMark/>
          </w:tcPr>
          <w:p w14:paraId="2ABC671E" w14:textId="77777777" w:rsidR="0002582E" w:rsidRPr="00A12542"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95% CI</w:t>
            </w:r>
          </w:p>
        </w:tc>
        <w:tc>
          <w:tcPr>
            <w:tcW w:w="1230" w:type="dxa"/>
            <w:shd w:val="clear" w:color="auto" w:fill="C1E4F5" w:themeFill="accent1" w:themeFillTint="33"/>
            <w:hideMark/>
          </w:tcPr>
          <w:p w14:paraId="18CCBE32" w14:textId="77777777" w:rsidR="0002582E" w:rsidRPr="00A12542"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p-value</w:t>
            </w:r>
          </w:p>
        </w:tc>
      </w:tr>
      <w:tr w:rsidR="00C12C0C" w:rsidRPr="00A12542" w14:paraId="056A2842"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vAlign w:val="center"/>
          </w:tcPr>
          <w:p w14:paraId="657A2CFE" w14:textId="6261A6D1" w:rsidR="00C12C0C" w:rsidRPr="00A12542" w:rsidRDefault="00C12C0C" w:rsidP="00C12C0C">
            <w:pPr>
              <w:spacing w:after="0" w:line="240" w:lineRule="auto"/>
              <w:rPr>
                <w:rFonts w:asciiTheme="majorBidi" w:eastAsia="Times New Roman" w:hAnsiTheme="majorBidi" w:cstheme="majorBidi"/>
                <w:b/>
                <w:bCs/>
                <w:kern w:val="0"/>
                <w:sz w:val="18"/>
                <w:szCs w:val="18"/>
                <w14:ligatures w14:val="none"/>
              </w:rPr>
            </w:pPr>
            <w:r w:rsidRPr="00C12C0C">
              <w:rPr>
                <w:rFonts w:asciiTheme="majorBidi" w:eastAsia="Times New Roman" w:hAnsiTheme="majorBidi" w:cstheme="majorBidi"/>
                <w:b/>
                <w:bCs/>
                <w:kern w:val="0"/>
                <w:sz w:val="18"/>
                <w:szCs w:val="18"/>
                <w14:ligatures w14:val="none"/>
              </w:rPr>
              <w:t>Age of child</w:t>
            </w:r>
          </w:p>
        </w:tc>
        <w:tc>
          <w:tcPr>
            <w:tcW w:w="1165" w:type="dxa"/>
            <w:tcBorders>
              <w:top w:val="single" w:sz="4" w:space="0" w:color="auto"/>
              <w:left w:val="single" w:sz="4" w:space="0" w:color="auto"/>
              <w:bottom w:val="single" w:sz="4" w:space="0" w:color="auto"/>
              <w:right w:val="single" w:sz="4" w:space="0" w:color="auto"/>
            </w:tcBorders>
          </w:tcPr>
          <w:p w14:paraId="1B1CFE18" w14:textId="77777777" w:rsidR="00C12C0C" w:rsidRPr="001245B7" w:rsidRDefault="00C12C0C" w:rsidP="001245B7">
            <w:pPr>
              <w:spacing w:after="0" w:line="240" w:lineRule="auto"/>
              <w:rPr>
                <w:rFonts w:asciiTheme="majorBidi" w:eastAsia="Times New Roman" w:hAnsiTheme="majorBidi" w:cstheme="majorBidi"/>
                <w:kern w:val="0"/>
                <w:sz w:val="18"/>
                <w:szCs w:val="18"/>
                <w14:ligatures w14:val="none"/>
              </w:rPr>
            </w:pPr>
          </w:p>
        </w:tc>
        <w:tc>
          <w:tcPr>
            <w:tcW w:w="1098" w:type="dxa"/>
            <w:tcBorders>
              <w:top w:val="single" w:sz="4" w:space="0" w:color="auto"/>
              <w:left w:val="single" w:sz="4" w:space="0" w:color="auto"/>
              <w:bottom w:val="single" w:sz="4" w:space="0" w:color="auto"/>
              <w:right w:val="single" w:sz="4" w:space="0" w:color="auto"/>
            </w:tcBorders>
          </w:tcPr>
          <w:p w14:paraId="424C8ED3" w14:textId="77777777" w:rsidR="00C12C0C" w:rsidRPr="001245B7" w:rsidRDefault="00C12C0C" w:rsidP="001245B7">
            <w:pPr>
              <w:spacing w:after="0" w:line="240" w:lineRule="auto"/>
              <w:rPr>
                <w:rFonts w:asciiTheme="majorBidi" w:eastAsia="Times New Roman" w:hAnsiTheme="majorBidi" w:cstheme="majorBidi"/>
                <w:kern w:val="0"/>
                <w:sz w:val="18"/>
                <w:szCs w:val="18"/>
                <w14:ligatures w14:val="none"/>
              </w:rPr>
            </w:pPr>
          </w:p>
        </w:tc>
        <w:tc>
          <w:tcPr>
            <w:tcW w:w="1108" w:type="dxa"/>
            <w:tcBorders>
              <w:top w:val="single" w:sz="4" w:space="0" w:color="auto"/>
              <w:left w:val="single" w:sz="4" w:space="0" w:color="auto"/>
              <w:bottom w:val="single" w:sz="4" w:space="0" w:color="auto"/>
              <w:right w:val="single" w:sz="4" w:space="0" w:color="auto"/>
            </w:tcBorders>
          </w:tcPr>
          <w:p w14:paraId="0E0FFFA9" w14:textId="77777777" w:rsidR="00C12C0C" w:rsidRPr="001245B7" w:rsidRDefault="00C12C0C"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16CFA30E" w14:textId="77777777" w:rsidR="00C12C0C" w:rsidRPr="001245B7" w:rsidRDefault="00C12C0C" w:rsidP="001245B7">
            <w:pPr>
              <w:spacing w:after="0" w:line="240" w:lineRule="auto"/>
              <w:rPr>
                <w:rFonts w:asciiTheme="majorBidi" w:eastAsia="Times New Roman" w:hAnsiTheme="majorBidi" w:cstheme="majorBidi"/>
                <w:kern w:val="0"/>
                <w:sz w:val="18"/>
                <w:szCs w:val="18"/>
                <w14:ligatures w14:val="none"/>
              </w:rPr>
            </w:pPr>
          </w:p>
        </w:tc>
        <w:tc>
          <w:tcPr>
            <w:tcW w:w="1098" w:type="dxa"/>
            <w:tcBorders>
              <w:top w:val="single" w:sz="4" w:space="0" w:color="auto"/>
              <w:left w:val="single" w:sz="4" w:space="0" w:color="auto"/>
              <w:bottom w:val="single" w:sz="4" w:space="0" w:color="auto"/>
              <w:right w:val="single" w:sz="4" w:space="0" w:color="auto"/>
            </w:tcBorders>
          </w:tcPr>
          <w:p w14:paraId="36AF0D74" w14:textId="77777777" w:rsidR="00C12C0C" w:rsidRPr="001245B7" w:rsidRDefault="00C12C0C" w:rsidP="001245B7">
            <w:pPr>
              <w:spacing w:after="0" w:line="240" w:lineRule="auto"/>
              <w:rPr>
                <w:rFonts w:asciiTheme="majorBidi" w:eastAsia="Times New Roman" w:hAnsiTheme="majorBidi" w:cstheme="majorBidi"/>
                <w:kern w:val="0"/>
                <w:sz w:val="18"/>
                <w:szCs w:val="18"/>
                <w14:ligatures w14:val="none"/>
              </w:rPr>
            </w:pPr>
          </w:p>
        </w:tc>
        <w:tc>
          <w:tcPr>
            <w:tcW w:w="1108" w:type="dxa"/>
            <w:tcBorders>
              <w:top w:val="single" w:sz="4" w:space="0" w:color="auto"/>
              <w:left w:val="single" w:sz="4" w:space="0" w:color="auto"/>
              <w:bottom w:val="single" w:sz="4" w:space="0" w:color="auto"/>
              <w:right w:val="single" w:sz="4" w:space="0" w:color="auto"/>
            </w:tcBorders>
          </w:tcPr>
          <w:p w14:paraId="74A3EBE9" w14:textId="77777777" w:rsidR="00C12C0C" w:rsidRPr="001245B7" w:rsidRDefault="00C12C0C"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4F9E4281" w14:textId="77777777" w:rsidR="00C12C0C" w:rsidRPr="001245B7" w:rsidRDefault="00C12C0C" w:rsidP="001245B7">
            <w:pPr>
              <w:spacing w:after="0" w:line="240" w:lineRule="auto"/>
              <w:rPr>
                <w:rFonts w:asciiTheme="majorBidi" w:eastAsia="Times New Roman" w:hAnsiTheme="majorBidi" w:cstheme="majorBidi"/>
                <w:kern w:val="0"/>
                <w:sz w:val="18"/>
                <w:szCs w:val="18"/>
                <w14:ligatures w14:val="none"/>
              </w:rPr>
            </w:pPr>
          </w:p>
        </w:tc>
      </w:tr>
      <w:tr w:rsidR="00E44A23" w:rsidRPr="00A12542" w14:paraId="2CB95648" w14:textId="77777777" w:rsidTr="0ECD4335">
        <w:trPr>
          <w:trHeight w:val="20"/>
        </w:trPr>
        <w:tc>
          <w:tcPr>
            <w:tcW w:w="1995" w:type="dxa"/>
          </w:tcPr>
          <w:p w14:paraId="5582BFD3" w14:textId="6C27E31E" w:rsidR="00E44A23" w:rsidRPr="00A12542" w:rsidRDefault="00E44A23" w:rsidP="00E44A23">
            <w:pPr>
              <w:spacing w:after="0" w:line="240" w:lineRule="auto"/>
              <w:rPr>
                <w:rFonts w:asciiTheme="majorBidi" w:eastAsia="Times New Roman" w:hAnsiTheme="majorBidi" w:cstheme="majorBidi"/>
                <w:b/>
                <w:bCs/>
                <w:kern w:val="0"/>
                <w:sz w:val="18"/>
                <w:szCs w:val="18"/>
                <w14:ligatures w14:val="none"/>
              </w:rPr>
            </w:pPr>
            <w:ins w:id="962" w:author="Bikram Adhikari (bdhikari)" w:date="2025-12-02T15:33:00Z" w16du:dateUtc="2025-12-02T21:33:00Z">
              <w:r w:rsidRPr="001245B7">
                <w:rPr>
                  <w:rFonts w:asciiTheme="majorBidi" w:hAnsiTheme="majorBidi" w:cstheme="majorBidi"/>
                  <w:color w:val="000000"/>
                  <w:sz w:val="18"/>
                  <w:szCs w:val="18"/>
                </w:rPr>
                <w:t xml:space="preserve">    6-1</w:t>
              </w:r>
              <w:r>
                <w:rPr>
                  <w:rFonts w:asciiTheme="majorBidi" w:hAnsiTheme="majorBidi" w:cstheme="majorBidi"/>
                  <w:color w:val="000000"/>
                  <w:sz w:val="18"/>
                  <w:szCs w:val="18"/>
                </w:rPr>
                <w:t>2</w:t>
              </w:r>
              <w:r w:rsidRPr="001245B7">
                <w:rPr>
                  <w:rFonts w:asciiTheme="majorBidi" w:hAnsiTheme="majorBidi" w:cstheme="majorBidi"/>
                  <w:color w:val="000000"/>
                  <w:sz w:val="18"/>
                  <w:szCs w:val="18"/>
                </w:rPr>
                <w:t xml:space="preserve"> months</w:t>
              </w:r>
            </w:ins>
            <w:del w:id="963" w:author="Bikram Adhikari (bdhikari)" w:date="2025-12-02T15:33:00Z" w16du:dateUtc="2025-12-02T21:33:00Z">
              <w:r w:rsidRPr="001E73E8" w:rsidDel="002A2959">
                <w:rPr>
                  <w:rFonts w:asciiTheme="majorBidi" w:hAnsiTheme="majorBidi" w:cstheme="majorBidi"/>
                  <w:color w:val="000000"/>
                  <w:sz w:val="18"/>
                  <w:szCs w:val="18"/>
                </w:rPr>
                <w:delText xml:space="preserve">    6-1</w:delText>
              </w:r>
              <w:r w:rsidDel="002A2959">
                <w:rPr>
                  <w:rFonts w:asciiTheme="majorBidi" w:hAnsiTheme="majorBidi" w:cstheme="majorBidi"/>
                  <w:color w:val="000000"/>
                  <w:sz w:val="18"/>
                  <w:szCs w:val="18"/>
                </w:rPr>
                <w:delText xml:space="preserve">1 </w:delText>
              </w:r>
              <w:r w:rsidRPr="001E73E8" w:rsidDel="002A2959">
                <w:rPr>
                  <w:rFonts w:asciiTheme="majorBidi" w:hAnsiTheme="majorBidi" w:cstheme="majorBidi"/>
                  <w:color w:val="000000"/>
                  <w:sz w:val="18"/>
                  <w:szCs w:val="18"/>
                </w:rPr>
                <w:delText>months</w:delText>
              </w:r>
            </w:del>
          </w:p>
        </w:tc>
        <w:tc>
          <w:tcPr>
            <w:tcW w:w="1165" w:type="dxa"/>
          </w:tcPr>
          <w:p w14:paraId="1405DAF8" w14:textId="404DD10A" w:rsidR="00E44A23" w:rsidRPr="001245B7" w:rsidRDefault="00E44A23" w:rsidP="00E44A23">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173 (71.1)</w:t>
            </w:r>
          </w:p>
        </w:tc>
        <w:tc>
          <w:tcPr>
            <w:tcW w:w="1098" w:type="dxa"/>
          </w:tcPr>
          <w:p w14:paraId="3FAE235A" w14:textId="3313F0C2" w:rsidR="00E44A23" w:rsidRPr="001245B7" w:rsidRDefault="00E44A23" w:rsidP="00E44A23">
            <w:pPr>
              <w:spacing w:after="0" w:line="240" w:lineRule="auto"/>
              <w:rPr>
                <w:rFonts w:asciiTheme="majorBidi" w:eastAsia="Times New Roman" w:hAnsiTheme="majorBidi" w:cstheme="majorBidi"/>
                <w:kern w:val="0"/>
                <w:sz w:val="18"/>
                <w:szCs w:val="18"/>
                <w14:ligatures w14:val="none"/>
              </w:rPr>
            </w:pPr>
            <w:r>
              <w:rPr>
                <w:rFonts w:asciiTheme="majorBidi" w:eastAsia="Times New Roman" w:hAnsiTheme="majorBidi" w:cstheme="majorBidi"/>
                <w:kern w:val="0"/>
                <w:sz w:val="18"/>
                <w:szCs w:val="18"/>
                <w14:ligatures w14:val="none"/>
              </w:rPr>
              <w:t>Ref</w:t>
            </w:r>
          </w:p>
        </w:tc>
        <w:tc>
          <w:tcPr>
            <w:tcW w:w="1108" w:type="dxa"/>
          </w:tcPr>
          <w:p w14:paraId="168F0392" w14:textId="40D33F85" w:rsidR="00E44A23" w:rsidRPr="001245B7" w:rsidRDefault="00E44A23" w:rsidP="00E44A23">
            <w:pPr>
              <w:spacing w:after="0" w:line="240" w:lineRule="auto"/>
              <w:rPr>
                <w:rFonts w:asciiTheme="majorBidi" w:eastAsia="Times New Roman" w:hAnsiTheme="majorBidi" w:cstheme="majorBidi"/>
                <w:kern w:val="0"/>
                <w:sz w:val="18"/>
                <w:szCs w:val="18"/>
                <w14:ligatures w14:val="none"/>
              </w:rPr>
            </w:pPr>
          </w:p>
        </w:tc>
        <w:tc>
          <w:tcPr>
            <w:tcW w:w="1230" w:type="dxa"/>
          </w:tcPr>
          <w:p w14:paraId="0788C3A5" w14:textId="26564CF1" w:rsidR="00E44A23" w:rsidRPr="001245B7" w:rsidRDefault="00E44A23" w:rsidP="00E44A23">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c>
          <w:tcPr>
            <w:tcW w:w="1098" w:type="dxa"/>
          </w:tcPr>
          <w:p w14:paraId="24C64EFC" w14:textId="2BBE1045" w:rsidR="00E44A23" w:rsidRPr="001245B7" w:rsidRDefault="00E44A23" w:rsidP="00E44A23">
            <w:pPr>
              <w:spacing w:after="0" w:line="240" w:lineRule="auto"/>
              <w:rPr>
                <w:rFonts w:asciiTheme="majorBidi" w:eastAsia="Times New Roman" w:hAnsiTheme="majorBidi" w:cstheme="majorBidi"/>
                <w:kern w:val="0"/>
                <w:sz w:val="18"/>
                <w:szCs w:val="18"/>
                <w14:ligatures w14:val="none"/>
              </w:rPr>
            </w:pPr>
            <w:r>
              <w:rPr>
                <w:rFonts w:asciiTheme="majorBidi" w:eastAsia="Times New Roman" w:hAnsiTheme="majorBidi" w:cstheme="majorBidi"/>
                <w:kern w:val="0"/>
                <w:sz w:val="18"/>
                <w:szCs w:val="18"/>
                <w14:ligatures w14:val="none"/>
              </w:rPr>
              <w:t>Ref</w:t>
            </w:r>
          </w:p>
        </w:tc>
        <w:tc>
          <w:tcPr>
            <w:tcW w:w="1108" w:type="dxa"/>
          </w:tcPr>
          <w:p w14:paraId="66D0DC4E" w14:textId="3B3DC610" w:rsidR="00E44A23" w:rsidRPr="001245B7" w:rsidRDefault="00E44A23" w:rsidP="00E44A23">
            <w:pPr>
              <w:spacing w:after="0" w:line="240" w:lineRule="auto"/>
              <w:rPr>
                <w:rFonts w:asciiTheme="majorBidi" w:eastAsia="Times New Roman" w:hAnsiTheme="majorBidi" w:cstheme="majorBidi"/>
                <w:kern w:val="0"/>
                <w:sz w:val="18"/>
                <w:szCs w:val="18"/>
                <w14:ligatures w14:val="none"/>
              </w:rPr>
            </w:pPr>
          </w:p>
        </w:tc>
        <w:tc>
          <w:tcPr>
            <w:tcW w:w="1230" w:type="dxa"/>
          </w:tcPr>
          <w:p w14:paraId="75A09677" w14:textId="22EA7868" w:rsidR="00E44A23" w:rsidRPr="001245B7" w:rsidRDefault="00E44A23" w:rsidP="00E44A23">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r>
      <w:tr w:rsidR="00E44A23" w:rsidRPr="00A12542" w14:paraId="51C67F6B" w14:textId="77777777" w:rsidTr="0ECD4335">
        <w:trPr>
          <w:trHeight w:val="20"/>
        </w:trPr>
        <w:tc>
          <w:tcPr>
            <w:tcW w:w="1995" w:type="dxa"/>
          </w:tcPr>
          <w:p w14:paraId="3329C8DD" w14:textId="418D7374" w:rsidR="00E44A23" w:rsidRPr="00A12542" w:rsidRDefault="00E44A23" w:rsidP="00E44A23">
            <w:pPr>
              <w:spacing w:after="0" w:line="240" w:lineRule="auto"/>
              <w:rPr>
                <w:rFonts w:asciiTheme="majorBidi" w:eastAsia="Times New Roman" w:hAnsiTheme="majorBidi" w:cstheme="majorBidi"/>
                <w:b/>
                <w:bCs/>
                <w:kern w:val="0"/>
                <w:sz w:val="18"/>
                <w:szCs w:val="18"/>
                <w14:ligatures w14:val="none"/>
              </w:rPr>
            </w:pPr>
            <w:ins w:id="964" w:author="Bikram Adhikari (bdhikari)" w:date="2025-12-02T15:33:00Z" w16du:dateUtc="2025-12-02T21:33:00Z">
              <w:r w:rsidRPr="001245B7">
                <w:rPr>
                  <w:rFonts w:asciiTheme="majorBidi" w:hAnsiTheme="majorBidi" w:cstheme="majorBidi"/>
                  <w:color w:val="000000"/>
                  <w:sz w:val="18"/>
                  <w:szCs w:val="18"/>
                </w:rPr>
                <w:t xml:space="preserve">    </w:t>
              </w:r>
              <w:r>
                <w:rPr>
                  <w:rFonts w:asciiTheme="majorBidi" w:hAnsiTheme="majorBidi" w:cstheme="majorBidi"/>
                  <w:color w:val="000000"/>
                  <w:sz w:val="18"/>
                  <w:szCs w:val="18"/>
                </w:rPr>
                <w:t>13-36 months</w:t>
              </w:r>
            </w:ins>
            <w:del w:id="965" w:author="Bikram Adhikari (bdhikari)" w:date="2025-12-02T15:33:00Z" w16du:dateUtc="2025-12-02T21:33:00Z">
              <w:r w:rsidRPr="001E73E8" w:rsidDel="002A2959">
                <w:rPr>
                  <w:rFonts w:asciiTheme="majorBidi" w:hAnsiTheme="majorBidi" w:cstheme="majorBidi"/>
                  <w:color w:val="000000"/>
                  <w:sz w:val="18"/>
                  <w:szCs w:val="18"/>
                </w:rPr>
                <w:delText xml:space="preserve">    1 year to 3 years</w:delText>
              </w:r>
            </w:del>
          </w:p>
        </w:tc>
        <w:tc>
          <w:tcPr>
            <w:tcW w:w="1165" w:type="dxa"/>
          </w:tcPr>
          <w:p w14:paraId="650BA598" w14:textId="363677E1" w:rsidR="00E44A23" w:rsidRPr="001245B7" w:rsidRDefault="00E44A23" w:rsidP="00E44A23">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551 (51.5)</w:t>
            </w:r>
          </w:p>
        </w:tc>
        <w:tc>
          <w:tcPr>
            <w:tcW w:w="1098" w:type="dxa"/>
          </w:tcPr>
          <w:p w14:paraId="0ADC93DC" w14:textId="72C50BDC" w:rsidR="00E44A23" w:rsidRPr="001245B7" w:rsidRDefault="00E44A23" w:rsidP="00E44A23">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0.43</w:t>
            </w:r>
          </w:p>
        </w:tc>
        <w:tc>
          <w:tcPr>
            <w:tcW w:w="1108" w:type="dxa"/>
          </w:tcPr>
          <w:p w14:paraId="4B211804" w14:textId="164A10E4" w:rsidR="00E44A23" w:rsidRPr="001245B7" w:rsidRDefault="00E44A23" w:rsidP="00E44A23">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0.31, 0.60</w:t>
            </w:r>
          </w:p>
        </w:tc>
        <w:tc>
          <w:tcPr>
            <w:tcW w:w="1230" w:type="dxa"/>
          </w:tcPr>
          <w:p w14:paraId="4FA33B07" w14:textId="11CCACB0" w:rsidR="00E44A23" w:rsidRPr="001245B7" w:rsidRDefault="00E44A23" w:rsidP="00E44A23">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&lt;0.001</w:t>
            </w:r>
          </w:p>
        </w:tc>
        <w:tc>
          <w:tcPr>
            <w:tcW w:w="1098" w:type="dxa"/>
          </w:tcPr>
          <w:p w14:paraId="441C52C2" w14:textId="2DD2870D" w:rsidR="00E44A23" w:rsidRPr="001245B7" w:rsidRDefault="00E44A23" w:rsidP="00E44A23">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0.36</w:t>
            </w:r>
          </w:p>
        </w:tc>
        <w:tc>
          <w:tcPr>
            <w:tcW w:w="1108" w:type="dxa"/>
          </w:tcPr>
          <w:p w14:paraId="0D9FC6CE" w14:textId="421508BE" w:rsidR="00E44A23" w:rsidRPr="001245B7" w:rsidRDefault="00E44A23" w:rsidP="00E44A23">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0.24, 0.53</w:t>
            </w:r>
          </w:p>
        </w:tc>
        <w:tc>
          <w:tcPr>
            <w:tcW w:w="1230" w:type="dxa"/>
          </w:tcPr>
          <w:p w14:paraId="459A76A5" w14:textId="7F4630B5" w:rsidR="00E44A23" w:rsidRPr="001245B7" w:rsidRDefault="00E44A23" w:rsidP="00E44A23">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&lt;0.001</w:t>
            </w:r>
          </w:p>
        </w:tc>
      </w:tr>
      <w:tr w:rsidR="00E44A23" w:rsidRPr="00A12542" w14:paraId="2115E3C7" w14:textId="77777777" w:rsidTr="0ECD4335">
        <w:trPr>
          <w:trHeight w:val="20"/>
        </w:trPr>
        <w:tc>
          <w:tcPr>
            <w:tcW w:w="1995" w:type="dxa"/>
          </w:tcPr>
          <w:p w14:paraId="1770E43B" w14:textId="26A9748E" w:rsidR="00E44A23" w:rsidRPr="00A12542" w:rsidRDefault="00E44A23" w:rsidP="00E44A23">
            <w:pPr>
              <w:spacing w:after="0" w:line="240" w:lineRule="auto"/>
              <w:rPr>
                <w:rFonts w:asciiTheme="majorBidi" w:eastAsia="Times New Roman" w:hAnsiTheme="majorBidi" w:cstheme="majorBidi"/>
                <w:b/>
                <w:bCs/>
                <w:kern w:val="0"/>
                <w:sz w:val="18"/>
                <w:szCs w:val="18"/>
                <w14:ligatures w14:val="none"/>
              </w:rPr>
            </w:pPr>
            <w:ins w:id="966" w:author="Bikram Adhikari (bdhikari)" w:date="2025-12-02T15:33:00Z" w16du:dateUtc="2025-12-02T21:33:00Z">
              <w:r w:rsidRPr="001245B7">
                <w:rPr>
                  <w:rFonts w:asciiTheme="majorBidi" w:hAnsiTheme="majorBidi" w:cstheme="majorBidi"/>
                  <w:color w:val="000000"/>
                  <w:sz w:val="18"/>
                  <w:szCs w:val="18"/>
                </w:rPr>
                <w:t xml:space="preserve">    </w:t>
              </w:r>
              <w:r>
                <w:rPr>
                  <w:rFonts w:asciiTheme="majorBidi" w:hAnsiTheme="majorBidi" w:cstheme="majorBidi"/>
                  <w:color w:val="000000"/>
                  <w:sz w:val="18"/>
                  <w:szCs w:val="18"/>
                </w:rPr>
                <w:t>37-59 months</w:t>
              </w:r>
            </w:ins>
            <w:del w:id="967" w:author="Bikram Adhikari (bdhikari)" w:date="2025-12-02T15:33:00Z" w16du:dateUtc="2025-12-02T21:33:00Z">
              <w:r w:rsidRPr="001E73E8" w:rsidDel="002A2959">
                <w:rPr>
                  <w:rFonts w:asciiTheme="majorBidi" w:hAnsiTheme="majorBidi" w:cstheme="majorBidi"/>
                  <w:color w:val="000000"/>
                  <w:sz w:val="18"/>
                  <w:szCs w:val="18"/>
                </w:rPr>
                <w:delText xml:space="preserve">    4 to 5 years</w:delText>
              </w:r>
            </w:del>
          </w:p>
        </w:tc>
        <w:tc>
          <w:tcPr>
            <w:tcW w:w="1165" w:type="dxa"/>
          </w:tcPr>
          <w:p w14:paraId="60F0716A" w14:textId="7C85E033" w:rsidR="00E44A23" w:rsidRPr="001245B7" w:rsidRDefault="00E44A23" w:rsidP="00E44A23">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289 (28.3)</w:t>
            </w:r>
          </w:p>
        </w:tc>
        <w:tc>
          <w:tcPr>
            <w:tcW w:w="1098" w:type="dxa"/>
          </w:tcPr>
          <w:p w14:paraId="033BE260" w14:textId="3C0A7C70" w:rsidR="00E44A23" w:rsidRPr="001245B7" w:rsidRDefault="00E44A23" w:rsidP="00E44A23">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0.16</w:t>
            </w:r>
          </w:p>
        </w:tc>
        <w:tc>
          <w:tcPr>
            <w:tcW w:w="1108" w:type="dxa"/>
          </w:tcPr>
          <w:p w14:paraId="2B6841D0" w14:textId="41EBD4E1" w:rsidR="00E44A23" w:rsidRPr="001245B7" w:rsidRDefault="00E44A23" w:rsidP="00E44A23">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0.11, 0.23</w:t>
            </w:r>
          </w:p>
        </w:tc>
        <w:tc>
          <w:tcPr>
            <w:tcW w:w="1230" w:type="dxa"/>
          </w:tcPr>
          <w:p w14:paraId="59B1803C" w14:textId="6B5B81CD" w:rsidR="00E44A23" w:rsidRPr="001245B7" w:rsidRDefault="00E44A23" w:rsidP="00E44A23">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&lt;0.001</w:t>
            </w:r>
          </w:p>
        </w:tc>
        <w:tc>
          <w:tcPr>
            <w:tcW w:w="1098" w:type="dxa"/>
          </w:tcPr>
          <w:p w14:paraId="09916D12" w14:textId="0DB8F341" w:rsidR="00E44A23" w:rsidRPr="001245B7" w:rsidRDefault="00E44A23" w:rsidP="00E44A23">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0.13</w:t>
            </w:r>
          </w:p>
        </w:tc>
        <w:tc>
          <w:tcPr>
            <w:tcW w:w="1108" w:type="dxa"/>
          </w:tcPr>
          <w:p w14:paraId="2B11F4E7" w14:textId="68781B0C" w:rsidR="00E44A23" w:rsidRPr="001245B7" w:rsidRDefault="00E44A23" w:rsidP="00E44A23">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0.09, 0.20</w:t>
            </w:r>
          </w:p>
        </w:tc>
        <w:tc>
          <w:tcPr>
            <w:tcW w:w="1230" w:type="dxa"/>
          </w:tcPr>
          <w:p w14:paraId="6AECFF95" w14:textId="76B3AFC0" w:rsidR="00E44A23" w:rsidRPr="001245B7" w:rsidRDefault="00E44A23" w:rsidP="00E44A23">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&lt;0.001</w:t>
            </w:r>
          </w:p>
        </w:tc>
      </w:tr>
      <w:tr w:rsidR="009D1D2D" w:rsidRPr="00A12542" w14:paraId="7438D746" w14:textId="77777777" w:rsidTr="0ECD4335">
        <w:trPr>
          <w:trHeight w:val="20"/>
        </w:trPr>
        <w:tc>
          <w:tcPr>
            <w:tcW w:w="1995" w:type="dxa"/>
            <w:hideMark/>
          </w:tcPr>
          <w:p w14:paraId="55C5295C" w14:textId="687174D8" w:rsidR="009D1D2D" w:rsidRPr="00A12542" w:rsidRDefault="009D1D2D" w:rsidP="009D1D2D">
            <w:pPr>
              <w:spacing w:after="0" w:line="240" w:lineRule="auto"/>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Wealth quintile</w:t>
            </w:r>
          </w:p>
        </w:tc>
        <w:tc>
          <w:tcPr>
            <w:tcW w:w="1165" w:type="dxa"/>
            <w:hideMark/>
          </w:tcPr>
          <w:p w14:paraId="07D0874B" w14:textId="4554699C" w:rsidR="009D1D2D" w:rsidRPr="00A12542"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c>
          <w:tcPr>
            <w:tcW w:w="1098" w:type="dxa"/>
            <w:hideMark/>
          </w:tcPr>
          <w:p w14:paraId="65E2F128" w14:textId="526460DC" w:rsidR="009D1D2D" w:rsidRPr="00A12542"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c>
          <w:tcPr>
            <w:tcW w:w="1108" w:type="dxa"/>
            <w:hideMark/>
          </w:tcPr>
          <w:p w14:paraId="4E4A6C1D" w14:textId="6FE4B3EE" w:rsidR="009D1D2D" w:rsidRPr="00A12542"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c>
          <w:tcPr>
            <w:tcW w:w="1230" w:type="dxa"/>
            <w:hideMark/>
          </w:tcPr>
          <w:p w14:paraId="1822738C" w14:textId="33D7B3C3" w:rsidR="009D1D2D" w:rsidRPr="00A12542"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c>
          <w:tcPr>
            <w:tcW w:w="1098" w:type="dxa"/>
            <w:hideMark/>
          </w:tcPr>
          <w:p w14:paraId="7CB7819F" w14:textId="751814E1" w:rsidR="009D1D2D" w:rsidRPr="00A12542"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c>
          <w:tcPr>
            <w:tcW w:w="1108" w:type="dxa"/>
            <w:hideMark/>
          </w:tcPr>
          <w:p w14:paraId="26F4A0B5" w14:textId="37E60229" w:rsidR="009D1D2D" w:rsidRPr="00A12542"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c>
          <w:tcPr>
            <w:tcW w:w="1230" w:type="dxa"/>
            <w:hideMark/>
          </w:tcPr>
          <w:p w14:paraId="11C6019E" w14:textId="0DEDB3A4" w:rsidR="009D1D2D" w:rsidRPr="00A12542"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r>
      <w:tr w:rsidR="00452898" w:rsidRPr="00A12542" w14:paraId="4495E707" w14:textId="77777777" w:rsidTr="001245B7">
        <w:trPr>
          <w:trHeight w:val="242"/>
        </w:trPr>
        <w:tc>
          <w:tcPr>
            <w:tcW w:w="1995" w:type="dxa"/>
            <w:tcBorders>
              <w:top w:val="single" w:sz="4" w:space="0" w:color="auto"/>
              <w:left w:val="single" w:sz="4" w:space="0" w:color="auto"/>
              <w:bottom w:val="single" w:sz="4" w:space="0" w:color="auto"/>
              <w:right w:val="single" w:sz="4" w:space="0" w:color="auto"/>
            </w:tcBorders>
            <w:hideMark/>
          </w:tcPr>
          <w:p w14:paraId="43A78035" w14:textId="1BEAB3EC"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Poorest</w:t>
            </w:r>
          </w:p>
        </w:tc>
        <w:tc>
          <w:tcPr>
            <w:tcW w:w="1165" w:type="dxa"/>
            <w:tcBorders>
              <w:top w:val="single" w:sz="4" w:space="0" w:color="auto"/>
              <w:left w:val="single" w:sz="4" w:space="0" w:color="auto"/>
              <w:bottom w:val="single" w:sz="4" w:space="0" w:color="auto"/>
              <w:right w:val="single" w:sz="4" w:space="0" w:color="auto"/>
            </w:tcBorders>
            <w:hideMark/>
          </w:tcPr>
          <w:p w14:paraId="0BEE3AC3" w14:textId="73115EC3"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239 (41.8)</w:t>
            </w:r>
          </w:p>
        </w:tc>
        <w:tc>
          <w:tcPr>
            <w:tcW w:w="1098" w:type="dxa"/>
            <w:tcBorders>
              <w:top w:val="single" w:sz="4" w:space="0" w:color="auto"/>
              <w:left w:val="single" w:sz="4" w:space="0" w:color="auto"/>
              <w:bottom w:val="single" w:sz="4" w:space="0" w:color="auto"/>
              <w:right w:val="single" w:sz="4" w:space="0" w:color="auto"/>
            </w:tcBorders>
            <w:hideMark/>
          </w:tcPr>
          <w:p w14:paraId="4D510595" w14:textId="7C6D43EA"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Pr>
                <w:rFonts w:asciiTheme="majorBidi" w:eastAsia="Times New Roman" w:hAnsiTheme="majorBidi" w:cstheme="majorBidi"/>
                <w:kern w:val="0"/>
                <w:sz w:val="18"/>
                <w:szCs w:val="18"/>
                <w14:ligatures w14:val="none"/>
              </w:rPr>
              <w:t>Ref</w:t>
            </w:r>
          </w:p>
        </w:tc>
        <w:tc>
          <w:tcPr>
            <w:tcW w:w="1108" w:type="dxa"/>
            <w:tcBorders>
              <w:top w:val="single" w:sz="4" w:space="0" w:color="auto"/>
              <w:left w:val="single" w:sz="4" w:space="0" w:color="auto"/>
              <w:bottom w:val="single" w:sz="4" w:space="0" w:color="auto"/>
              <w:right w:val="single" w:sz="4" w:space="0" w:color="auto"/>
            </w:tcBorders>
            <w:hideMark/>
          </w:tcPr>
          <w:p w14:paraId="38500E8E" w14:textId="0C0E2AAE"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hideMark/>
          </w:tcPr>
          <w:p w14:paraId="724B26DD" w14:textId="06D36990"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 </w:t>
            </w:r>
          </w:p>
        </w:tc>
        <w:tc>
          <w:tcPr>
            <w:tcW w:w="1098" w:type="dxa"/>
            <w:tcBorders>
              <w:top w:val="single" w:sz="4" w:space="0" w:color="auto"/>
              <w:left w:val="single" w:sz="4" w:space="0" w:color="auto"/>
              <w:bottom w:val="single" w:sz="4" w:space="0" w:color="auto"/>
              <w:right w:val="single" w:sz="4" w:space="0" w:color="auto"/>
            </w:tcBorders>
            <w:hideMark/>
          </w:tcPr>
          <w:p w14:paraId="481EDEDA" w14:textId="77856F08"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Pr>
                <w:rFonts w:asciiTheme="majorBidi" w:eastAsia="Times New Roman" w:hAnsiTheme="majorBidi" w:cstheme="majorBidi"/>
                <w:kern w:val="0"/>
                <w:sz w:val="18"/>
                <w:szCs w:val="18"/>
                <w14:ligatures w14:val="none"/>
              </w:rPr>
              <w:t>Ref</w:t>
            </w:r>
          </w:p>
        </w:tc>
        <w:tc>
          <w:tcPr>
            <w:tcW w:w="1108" w:type="dxa"/>
            <w:tcBorders>
              <w:top w:val="single" w:sz="4" w:space="0" w:color="auto"/>
              <w:left w:val="single" w:sz="4" w:space="0" w:color="auto"/>
              <w:bottom w:val="single" w:sz="4" w:space="0" w:color="auto"/>
              <w:right w:val="single" w:sz="4" w:space="0" w:color="auto"/>
            </w:tcBorders>
            <w:hideMark/>
          </w:tcPr>
          <w:p w14:paraId="635820B1" w14:textId="611E2B6F"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hideMark/>
          </w:tcPr>
          <w:p w14:paraId="46EB1BCA" w14:textId="55018F2D"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r>
      <w:tr w:rsidR="00452898" w:rsidRPr="00A12542" w14:paraId="568BD0DE" w14:textId="77777777" w:rsidTr="0ECD4335">
        <w:trPr>
          <w:trHeight w:val="20"/>
        </w:trPr>
        <w:tc>
          <w:tcPr>
            <w:tcW w:w="1995" w:type="dxa"/>
            <w:hideMark/>
          </w:tcPr>
          <w:p w14:paraId="45CCDECB" w14:textId="5E7B6A66"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Poorer</w:t>
            </w:r>
          </w:p>
        </w:tc>
        <w:tc>
          <w:tcPr>
            <w:tcW w:w="1165" w:type="dxa"/>
            <w:hideMark/>
          </w:tcPr>
          <w:p w14:paraId="5F8BF71F" w14:textId="37DE8232"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233 (45.5)</w:t>
            </w:r>
          </w:p>
        </w:tc>
        <w:tc>
          <w:tcPr>
            <w:tcW w:w="1098" w:type="dxa"/>
            <w:hideMark/>
          </w:tcPr>
          <w:p w14:paraId="17945740" w14:textId="6E3591A0"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1.16</w:t>
            </w:r>
          </w:p>
        </w:tc>
        <w:tc>
          <w:tcPr>
            <w:tcW w:w="1108" w:type="dxa"/>
            <w:hideMark/>
          </w:tcPr>
          <w:p w14:paraId="30E3F6D0" w14:textId="1820A2AF"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0.88, 1.53</w:t>
            </w:r>
          </w:p>
        </w:tc>
        <w:tc>
          <w:tcPr>
            <w:tcW w:w="1230" w:type="dxa"/>
            <w:hideMark/>
          </w:tcPr>
          <w:p w14:paraId="348044C2" w14:textId="370DDB48"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0.291</w:t>
            </w:r>
          </w:p>
        </w:tc>
        <w:tc>
          <w:tcPr>
            <w:tcW w:w="1098" w:type="dxa"/>
            <w:hideMark/>
          </w:tcPr>
          <w:p w14:paraId="37DA8CFC" w14:textId="29A22C7A"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0.88</w:t>
            </w:r>
          </w:p>
        </w:tc>
        <w:tc>
          <w:tcPr>
            <w:tcW w:w="1108" w:type="dxa"/>
            <w:hideMark/>
          </w:tcPr>
          <w:p w14:paraId="565F7676" w14:textId="4D911D8F"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0.63, 1.23</w:t>
            </w:r>
          </w:p>
        </w:tc>
        <w:tc>
          <w:tcPr>
            <w:tcW w:w="1230" w:type="dxa"/>
            <w:hideMark/>
          </w:tcPr>
          <w:p w14:paraId="275081AF" w14:textId="5327DD9A"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0.451</w:t>
            </w:r>
          </w:p>
        </w:tc>
      </w:tr>
      <w:tr w:rsidR="00452898" w:rsidRPr="00A12542" w14:paraId="4CC86449" w14:textId="77777777" w:rsidTr="0ECD4335">
        <w:trPr>
          <w:trHeight w:val="20"/>
        </w:trPr>
        <w:tc>
          <w:tcPr>
            <w:tcW w:w="1995" w:type="dxa"/>
            <w:hideMark/>
          </w:tcPr>
          <w:p w14:paraId="4CD8BAA0" w14:textId="0376588C"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Middle</w:t>
            </w:r>
          </w:p>
        </w:tc>
        <w:tc>
          <w:tcPr>
            <w:tcW w:w="1165" w:type="dxa"/>
            <w:hideMark/>
          </w:tcPr>
          <w:p w14:paraId="317C6E22" w14:textId="3B6D30F1"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222 (46.0)</w:t>
            </w:r>
          </w:p>
        </w:tc>
        <w:tc>
          <w:tcPr>
            <w:tcW w:w="1098" w:type="dxa"/>
            <w:hideMark/>
          </w:tcPr>
          <w:p w14:paraId="0D99D84F" w14:textId="66FB58C7"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1.19</w:t>
            </w:r>
          </w:p>
        </w:tc>
        <w:tc>
          <w:tcPr>
            <w:tcW w:w="1108" w:type="dxa"/>
            <w:hideMark/>
          </w:tcPr>
          <w:p w14:paraId="620C0CE3" w14:textId="5389B238"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0.90, 1.56</w:t>
            </w:r>
          </w:p>
        </w:tc>
        <w:tc>
          <w:tcPr>
            <w:tcW w:w="1230" w:type="dxa"/>
            <w:hideMark/>
          </w:tcPr>
          <w:p w14:paraId="03575788" w14:textId="6486E5B5"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0.215</w:t>
            </w:r>
          </w:p>
        </w:tc>
        <w:tc>
          <w:tcPr>
            <w:tcW w:w="1098" w:type="dxa"/>
            <w:hideMark/>
          </w:tcPr>
          <w:p w14:paraId="48C5A192" w14:textId="26274904"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0.89</w:t>
            </w:r>
          </w:p>
        </w:tc>
        <w:tc>
          <w:tcPr>
            <w:tcW w:w="1108" w:type="dxa"/>
            <w:hideMark/>
          </w:tcPr>
          <w:p w14:paraId="60D43B79" w14:textId="4C28E662"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0.61, 1.30</w:t>
            </w:r>
          </w:p>
        </w:tc>
        <w:tc>
          <w:tcPr>
            <w:tcW w:w="1230" w:type="dxa"/>
            <w:hideMark/>
          </w:tcPr>
          <w:p w14:paraId="48FA7E34" w14:textId="581B25D3"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0.531</w:t>
            </w:r>
          </w:p>
        </w:tc>
      </w:tr>
      <w:tr w:rsidR="00452898" w:rsidRPr="00A12542" w14:paraId="64CBC919" w14:textId="77777777" w:rsidTr="0ECD4335">
        <w:trPr>
          <w:trHeight w:val="20"/>
        </w:trPr>
        <w:tc>
          <w:tcPr>
            <w:tcW w:w="1995" w:type="dxa"/>
            <w:hideMark/>
          </w:tcPr>
          <w:p w14:paraId="3EBC24BA" w14:textId="37434970"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Richer</w:t>
            </w:r>
          </w:p>
        </w:tc>
        <w:tc>
          <w:tcPr>
            <w:tcW w:w="1165" w:type="dxa"/>
            <w:hideMark/>
          </w:tcPr>
          <w:p w14:paraId="52D9D61A" w14:textId="248702E5"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209 (49.2)</w:t>
            </w:r>
          </w:p>
        </w:tc>
        <w:tc>
          <w:tcPr>
            <w:tcW w:w="1098" w:type="dxa"/>
            <w:hideMark/>
          </w:tcPr>
          <w:p w14:paraId="09F777D1" w14:textId="6A86CC9A"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1.35</w:t>
            </w:r>
          </w:p>
        </w:tc>
        <w:tc>
          <w:tcPr>
            <w:tcW w:w="1108" w:type="dxa"/>
            <w:hideMark/>
          </w:tcPr>
          <w:p w14:paraId="75BC54A1" w14:textId="50641FBD"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1.02, 1.80</w:t>
            </w:r>
          </w:p>
        </w:tc>
        <w:tc>
          <w:tcPr>
            <w:tcW w:w="1230" w:type="dxa"/>
            <w:hideMark/>
          </w:tcPr>
          <w:p w14:paraId="55079E2C" w14:textId="2C226FCD" w:rsidR="00452898" w:rsidRPr="001245B7"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0.038</w:t>
            </w:r>
          </w:p>
        </w:tc>
        <w:tc>
          <w:tcPr>
            <w:tcW w:w="1098" w:type="dxa"/>
            <w:hideMark/>
          </w:tcPr>
          <w:p w14:paraId="204BD73A" w14:textId="4027D2A8"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1.07</w:t>
            </w:r>
          </w:p>
        </w:tc>
        <w:tc>
          <w:tcPr>
            <w:tcW w:w="1108" w:type="dxa"/>
            <w:hideMark/>
          </w:tcPr>
          <w:p w14:paraId="188C8C5D" w14:textId="52C93FF0"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0.72, 1.60</w:t>
            </w:r>
          </w:p>
        </w:tc>
        <w:tc>
          <w:tcPr>
            <w:tcW w:w="1230" w:type="dxa"/>
            <w:hideMark/>
          </w:tcPr>
          <w:p w14:paraId="62F1796A" w14:textId="0DA6A9EA"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0.725</w:t>
            </w:r>
          </w:p>
        </w:tc>
      </w:tr>
      <w:tr w:rsidR="00452898" w:rsidRPr="00A12542" w14:paraId="5D7904E3" w14:textId="77777777" w:rsidTr="0ECD4335">
        <w:trPr>
          <w:trHeight w:val="20"/>
        </w:trPr>
        <w:tc>
          <w:tcPr>
            <w:tcW w:w="1995" w:type="dxa"/>
            <w:hideMark/>
          </w:tcPr>
          <w:p w14:paraId="78EEAC01" w14:textId="61AD4318"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Richest</w:t>
            </w:r>
          </w:p>
        </w:tc>
        <w:tc>
          <w:tcPr>
            <w:tcW w:w="1165" w:type="dxa"/>
            <w:hideMark/>
          </w:tcPr>
          <w:p w14:paraId="7749A017" w14:textId="4DD133AC"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110 (31.9)</w:t>
            </w:r>
          </w:p>
        </w:tc>
        <w:tc>
          <w:tcPr>
            <w:tcW w:w="1098" w:type="dxa"/>
            <w:hideMark/>
          </w:tcPr>
          <w:p w14:paraId="5E8F8AC4" w14:textId="6DB83A21"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0.65</w:t>
            </w:r>
          </w:p>
        </w:tc>
        <w:tc>
          <w:tcPr>
            <w:tcW w:w="1108" w:type="dxa"/>
            <w:hideMark/>
          </w:tcPr>
          <w:p w14:paraId="43CB5725" w14:textId="4F9AEC5D"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0.46, 0.93</w:t>
            </w:r>
          </w:p>
        </w:tc>
        <w:tc>
          <w:tcPr>
            <w:tcW w:w="1230" w:type="dxa"/>
            <w:hideMark/>
          </w:tcPr>
          <w:p w14:paraId="6ADB0D64" w14:textId="056A86AD" w:rsidR="00452898" w:rsidRPr="001245B7"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0.02</w:t>
            </w:r>
          </w:p>
        </w:tc>
        <w:tc>
          <w:tcPr>
            <w:tcW w:w="1098" w:type="dxa"/>
            <w:hideMark/>
          </w:tcPr>
          <w:p w14:paraId="709DA532" w14:textId="62BD5AFC"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0.59</w:t>
            </w:r>
          </w:p>
        </w:tc>
        <w:tc>
          <w:tcPr>
            <w:tcW w:w="1108" w:type="dxa"/>
            <w:hideMark/>
          </w:tcPr>
          <w:p w14:paraId="6AD75058" w14:textId="155861F9"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0.36, 0.97</w:t>
            </w:r>
          </w:p>
        </w:tc>
        <w:tc>
          <w:tcPr>
            <w:tcW w:w="1230" w:type="dxa"/>
            <w:hideMark/>
          </w:tcPr>
          <w:p w14:paraId="6132306F" w14:textId="7AB33A90" w:rsidR="00452898" w:rsidRPr="001245B7"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0.037</w:t>
            </w:r>
          </w:p>
        </w:tc>
      </w:tr>
      <w:tr w:rsidR="00452898" w:rsidRPr="00A12542" w14:paraId="686B7623" w14:textId="77777777" w:rsidTr="0ECD4335">
        <w:trPr>
          <w:trHeight w:val="20"/>
        </w:trPr>
        <w:tc>
          <w:tcPr>
            <w:tcW w:w="1995" w:type="dxa"/>
            <w:hideMark/>
          </w:tcPr>
          <w:p w14:paraId="06BD6E42" w14:textId="26681C98" w:rsidR="00452898" w:rsidRPr="00A12542" w:rsidRDefault="00452898" w:rsidP="00452898">
            <w:pPr>
              <w:spacing w:after="0" w:line="240" w:lineRule="auto"/>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Mother’s education</w:t>
            </w:r>
          </w:p>
        </w:tc>
        <w:tc>
          <w:tcPr>
            <w:tcW w:w="1165" w:type="dxa"/>
            <w:hideMark/>
          </w:tcPr>
          <w:p w14:paraId="2C3B7BC5" w14:textId="48DA8D7D"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c>
          <w:tcPr>
            <w:tcW w:w="1098" w:type="dxa"/>
            <w:hideMark/>
          </w:tcPr>
          <w:p w14:paraId="01080B56" w14:textId="0372D2E6"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c>
          <w:tcPr>
            <w:tcW w:w="1108" w:type="dxa"/>
            <w:hideMark/>
          </w:tcPr>
          <w:p w14:paraId="2CA7A2C2" w14:textId="671176E7"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c>
          <w:tcPr>
            <w:tcW w:w="1230" w:type="dxa"/>
            <w:hideMark/>
          </w:tcPr>
          <w:p w14:paraId="361BAF04" w14:textId="240B6259"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c>
          <w:tcPr>
            <w:tcW w:w="1098" w:type="dxa"/>
            <w:hideMark/>
          </w:tcPr>
          <w:p w14:paraId="5F15F6D1" w14:textId="63C8AF6B"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c>
          <w:tcPr>
            <w:tcW w:w="1108" w:type="dxa"/>
            <w:hideMark/>
          </w:tcPr>
          <w:p w14:paraId="68AAA7A9" w14:textId="24FE99D4"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c>
          <w:tcPr>
            <w:tcW w:w="1230" w:type="dxa"/>
            <w:hideMark/>
          </w:tcPr>
          <w:p w14:paraId="75EEE245" w14:textId="56601A74"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r>
      <w:tr w:rsidR="00452898" w:rsidRPr="00A12542" w14:paraId="2E268D6D" w14:textId="77777777" w:rsidTr="0ECD4335">
        <w:trPr>
          <w:trHeight w:val="20"/>
        </w:trPr>
        <w:tc>
          <w:tcPr>
            <w:tcW w:w="1995" w:type="dxa"/>
            <w:hideMark/>
          </w:tcPr>
          <w:p w14:paraId="7DA00D54" w14:textId="77777777"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No education</w:t>
            </w:r>
          </w:p>
        </w:tc>
        <w:tc>
          <w:tcPr>
            <w:tcW w:w="1165" w:type="dxa"/>
            <w:hideMark/>
          </w:tcPr>
          <w:p w14:paraId="002C4FF2" w14:textId="3FE3B612"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265 (52.4)</w:t>
            </w:r>
          </w:p>
        </w:tc>
        <w:tc>
          <w:tcPr>
            <w:tcW w:w="1098" w:type="dxa"/>
            <w:hideMark/>
          </w:tcPr>
          <w:p w14:paraId="3F03B747" w14:textId="1DCCB9E4"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Pr>
                <w:rFonts w:asciiTheme="majorBidi" w:eastAsia="Times New Roman" w:hAnsiTheme="majorBidi" w:cstheme="majorBidi"/>
                <w:kern w:val="0"/>
                <w:sz w:val="18"/>
                <w:szCs w:val="18"/>
                <w14:ligatures w14:val="none"/>
              </w:rPr>
              <w:t>Ref</w:t>
            </w:r>
          </w:p>
        </w:tc>
        <w:tc>
          <w:tcPr>
            <w:tcW w:w="1108" w:type="dxa"/>
            <w:hideMark/>
          </w:tcPr>
          <w:p w14:paraId="0C9AF9C3" w14:textId="16656370"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hideMark/>
          </w:tcPr>
          <w:p w14:paraId="306C5CF9" w14:textId="52042224"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 </w:t>
            </w:r>
          </w:p>
        </w:tc>
        <w:tc>
          <w:tcPr>
            <w:tcW w:w="1098" w:type="dxa"/>
            <w:hideMark/>
          </w:tcPr>
          <w:p w14:paraId="48377999" w14:textId="039E8F68"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Pr>
                <w:rFonts w:asciiTheme="majorBidi" w:eastAsia="Times New Roman" w:hAnsiTheme="majorBidi" w:cstheme="majorBidi"/>
                <w:kern w:val="0"/>
                <w:sz w:val="18"/>
                <w:szCs w:val="18"/>
                <w14:ligatures w14:val="none"/>
              </w:rPr>
              <w:t>Ref</w:t>
            </w:r>
          </w:p>
        </w:tc>
        <w:tc>
          <w:tcPr>
            <w:tcW w:w="1108" w:type="dxa"/>
            <w:hideMark/>
          </w:tcPr>
          <w:p w14:paraId="1340C4D1" w14:textId="4101F9AB"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hideMark/>
          </w:tcPr>
          <w:p w14:paraId="36CB3E6C" w14:textId="74F03177"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r>
      <w:tr w:rsidR="00452898" w:rsidRPr="00A12542" w14:paraId="3612E67F" w14:textId="77777777" w:rsidTr="0ECD4335">
        <w:trPr>
          <w:trHeight w:val="20"/>
        </w:trPr>
        <w:tc>
          <w:tcPr>
            <w:tcW w:w="1995" w:type="dxa"/>
            <w:hideMark/>
          </w:tcPr>
          <w:p w14:paraId="180C606C" w14:textId="7C11E764"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Basic </w:t>
            </w:r>
          </w:p>
        </w:tc>
        <w:tc>
          <w:tcPr>
            <w:tcW w:w="1165" w:type="dxa"/>
            <w:hideMark/>
          </w:tcPr>
          <w:p w14:paraId="2DDBD033" w14:textId="3DA69446"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347 (42.4)</w:t>
            </w:r>
          </w:p>
        </w:tc>
        <w:tc>
          <w:tcPr>
            <w:tcW w:w="1098" w:type="dxa"/>
            <w:hideMark/>
          </w:tcPr>
          <w:p w14:paraId="64CEFA82" w14:textId="3A930697"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0.67</w:t>
            </w:r>
          </w:p>
        </w:tc>
        <w:tc>
          <w:tcPr>
            <w:tcW w:w="1108" w:type="dxa"/>
            <w:hideMark/>
          </w:tcPr>
          <w:p w14:paraId="736D4017" w14:textId="35709B6F"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0.52, 0.86</w:t>
            </w:r>
          </w:p>
        </w:tc>
        <w:tc>
          <w:tcPr>
            <w:tcW w:w="1230" w:type="dxa"/>
            <w:hideMark/>
          </w:tcPr>
          <w:p w14:paraId="41409DA7" w14:textId="3C07BD3A" w:rsidR="00452898" w:rsidRPr="001245B7"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0.002</w:t>
            </w:r>
          </w:p>
        </w:tc>
        <w:tc>
          <w:tcPr>
            <w:tcW w:w="1098" w:type="dxa"/>
            <w:hideMark/>
          </w:tcPr>
          <w:p w14:paraId="66ECEDB3" w14:textId="0FF333FD"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0.8</w:t>
            </w:r>
            <w:r w:rsidR="00342586">
              <w:rPr>
                <w:rFonts w:asciiTheme="majorBidi" w:eastAsia="Times New Roman" w:hAnsiTheme="majorBidi" w:cstheme="majorBidi"/>
                <w:kern w:val="0"/>
                <w:sz w:val="18"/>
                <w:szCs w:val="18"/>
                <w14:ligatures w14:val="none"/>
              </w:rPr>
              <w:t>0</w:t>
            </w:r>
          </w:p>
        </w:tc>
        <w:tc>
          <w:tcPr>
            <w:tcW w:w="1108" w:type="dxa"/>
            <w:hideMark/>
          </w:tcPr>
          <w:p w14:paraId="2A67EAA8" w14:textId="001E2331"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0.57, 1.13</w:t>
            </w:r>
          </w:p>
        </w:tc>
        <w:tc>
          <w:tcPr>
            <w:tcW w:w="1230" w:type="dxa"/>
            <w:hideMark/>
          </w:tcPr>
          <w:p w14:paraId="6FA207D2" w14:textId="1F38BDB5"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0.21</w:t>
            </w:r>
            <w:r w:rsidR="00342586">
              <w:rPr>
                <w:rFonts w:asciiTheme="majorBidi" w:eastAsia="Times New Roman" w:hAnsiTheme="majorBidi" w:cstheme="majorBidi"/>
                <w:kern w:val="0"/>
                <w:sz w:val="18"/>
                <w:szCs w:val="18"/>
                <w14:ligatures w14:val="none"/>
              </w:rPr>
              <w:t>0</w:t>
            </w:r>
          </w:p>
        </w:tc>
      </w:tr>
      <w:tr w:rsidR="00452898" w:rsidRPr="00A12542" w14:paraId="7D1DBD36" w14:textId="77777777" w:rsidTr="0ECD4335">
        <w:trPr>
          <w:trHeight w:val="20"/>
        </w:trPr>
        <w:tc>
          <w:tcPr>
            <w:tcW w:w="1995" w:type="dxa"/>
            <w:hideMark/>
          </w:tcPr>
          <w:p w14:paraId="0E215C7F" w14:textId="77777777"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Secondary and Higher</w:t>
            </w:r>
          </w:p>
        </w:tc>
        <w:tc>
          <w:tcPr>
            <w:tcW w:w="1165" w:type="dxa"/>
            <w:hideMark/>
          </w:tcPr>
          <w:p w14:paraId="30E63D1E" w14:textId="5ED2975B"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388 (40.6)</w:t>
            </w:r>
          </w:p>
        </w:tc>
        <w:tc>
          <w:tcPr>
            <w:tcW w:w="1098" w:type="dxa"/>
            <w:hideMark/>
          </w:tcPr>
          <w:p w14:paraId="0BC37E98" w14:textId="500554AD"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0.62</w:t>
            </w:r>
          </w:p>
        </w:tc>
        <w:tc>
          <w:tcPr>
            <w:tcW w:w="1108" w:type="dxa"/>
            <w:hideMark/>
          </w:tcPr>
          <w:p w14:paraId="65DC46C3" w14:textId="778E49C9"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0.48, 0.80</w:t>
            </w:r>
          </w:p>
        </w:tc>
        <w:tc>
          <w:tcPr>
            <w:tcW w:w="1230" w:type="dxa"/>
            <w:hideMark/>
          </w:tcPr>
          <w:p w14:paraId="4E9393DC" w14:textId="28B1952A" w:rsidR="00452898" w:rsidRPr="001245B7"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&lt;0.001</w:t>
            </w:r>
          </w:p>
        </w:tc>
        <w:tc>
          <w:tcPr>
            <w:tcW w:w="1098" w:type="dxa"/>
            <w:hideMark/>
          </w:tcPr>
          <w:p w14:paraId="0E9C43C7" w14:textId="3FB42A86"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0.84</w:t>
            </w:r>
          </w:p>
        </w:tc>
        <w:tc>
          <w:tcPr>
            <w:tcW w:w="1108" w:type="dxa"/>
            <w:hideMark/>
          </w:tcPr>
          <w:p w14:paraId="1BE0EF81" w14:textId="7DD02E58"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0.56, 1.26</w:t>
            </w:r>
          </w:p>
        </w:tc>
        <w:tc>
          <w:tcPr>
            <w:tcW w:w="1230" w:type="dxa"/>
            <w:hideMark/>
          </w:tcPr>
          <w:p w14:paraId="1F50E2E9" w14:textId="368ED3BD"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0.409</w:t>
            </w:r>
          </w:p>
        </w:tc>
      </w:tr>
      <w:tr w:rsidR="00452898" w:rsidRPr="00A12542" w14:paraId="57EA35E2"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446E597D" w14:textId="2C72A2D2" w:rsidR="00452898" w:rsidRPr="00A12542" w:rsidRDefault="00452898" w:rsidP="00452898">
            <w:pPr>
              <w:spacing w:after="0" w:line="240" w:lineRule="auto"/>
              <w:rPr>
                <w:rFonts w:asciiTheme="majorBidi" w:eastAsia="Times New Roman" w:hAnsiTheme="majorBidi" w:cstheme="majorBidi"/>
                <w:b/>
                <w:bCs/>
                <w:kern w:val="0"/>
                <w:sz w:val="18"/>
                <w:szCs w:val="18"/>
                <w14:ligatures w14:val="none"/>
              </w:rPr>
            </w:pPr>
            <w:r>
              <w:rPr>
                <w:rFonts w:asciiTheme="majorBidi" w:eastAsia="Times New Roman" w:hAnsiTheme="majorBidi" w:cstheme="majorBidi"/>
                <w:b/>
                <w:bCs/>
                <w:kern w:val="0"/>
                <w:sz w:val="18"/>
                <w:szCs w:val="18"/>
                <w14:ligatures w14:val="none"/>
              </w:rPr>
              <w:t xml:space="preserve">Mother’s </w:t>
            </w:r>
            <w:r w:rsidRPr="00A12542">
              <w:rPr>
                <w:rFonts w:asciiTheme="majorBidi" w:eastAsia="Times New Roman" w:hAnsiTheme="majorBidi" w:cstheme="majorBidi"/>
                <w:b/>
                <w:bCs/>
                <w:kern w:val="0"/>
                <w:sz w:val="18"/>
                <w:szCs w:val="18"/>
                <w14:ligatures w14:val="none"/>
              </w:rPr>
              <w:t>Participation in decision making</w:t>
            </w:r>
          </w:p>
        </w:tc>
        <w:tc>
          <w:tcPr>
            <w:tcW w:w="1165" w:type="dxa"/>
            <w:tcBorders>
              <w:top w:val="single" w:sz="4" w:space="0" w:color="auto"/>
              <w:left w:val="single" w:sz="4" w:space="0" w:color="auto"/>
              <w:bottom w:val="single" w:sz="4" w:space="0" w:color="auto"/>
              <w:right w:val="single" w:sz="4" w:space="0" w:color="auto"/>
            </w:tcBorders>
          </w:tcPr>
          <w:p w14:paraId="586BE527" w14:textId="1C66D83F"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098" w:type="dxa"/>
            <w:tcBorders>
              <w:top w:val="single" w:sz="4" w:space="0" w:color="auto"/>
              <w:left w:val="single" w:sz="4" w:space="0" w:color="auto"/>
              <w:bottom w:val="single" w:sz="4" w:space="0" w:color="auto"/>
              <w:right w:val="single" w:sz="4" w:space="0" w:color="auto"/>
            </w:tcBorders>
          </w:tcPr>
          <w:p w14:paraId="3E42F3B7" w14:textId="3082BAC9"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108" w:type="dxa"/>
            <w:tcBorders>
              <w:top w:val="single" w:sz="4" w:space="0" w:color="auto"/>
              <w:left w:val="single" w:sz="4" w:space="0" w:color="auto"/>
              <w:bottom w:val="single" w:sz="4" w:space="0" w:color="auto"/>
              <w:right w:val="single" w:sz="4" w:space="0" w:color="auto"/>
            </w:tcBorders>
          </w:tcPr>
          <w:p w14:paraId="298C988F" w14:textId="224478F4"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11C58111" w14:textId="37E0EA81"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098" w:type="dxa"/>
            <w:tcBorders>
              <w:top w:val="single" w:sz="4" w:space="0" w:color="auto"/>
              <w:left w:val="single" w:sz="4" w:space="0" w:color="auto"/>
              <w:bottom w:val="single" w:sz="4" w:space="0" w:color="auto"/>
              <w:right w:val="single" w:sz="4" w:space="0" w:color="auto"/>
            </w:tcBorders>
          </w:tcPr>
          <w:p w14:paraId="60F517DB" w14:textId="4A9123BD"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108" w:type="dxa"/>
            <w:tcBorders>
              <w:top w:val="single" w:sz="4" w:space="0" w:color="auto"/>
              <w:left w:val="single" w:sz="4" w:space="0" w:color="auto"/>
              <w:bottom w:val="single" w:sz="4" w:space="0" w:color="auto"/>
              <w:right w:val="single" w:sz="4" w:space="0" w:color="auto"/>
            </w:tcBorders>
          </w:tcPr>
          <w:p w14:paraId="35A10C9E" w14:textId="3D14F170"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7E6DDDFD" w14:textId="677F1F1D"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r>
      <w:tr w:rsidR="00452898" w:rsidRPr="00A12542" w14:paraId="5598EF4C" w14:textId="77777777" w:rsidTr="001245B7">
        <w:trPr>
          <w:trHeight w:val="56"/>
        </w:trPr>
        <w:tc>
          <w:tcPr>
            <w:tcW w:w="1995" w:type="dxa"/>
            <w:tcBorders>
              <w:top w:val="single" w:sz="4" w:space="0" w:color="auto"/>
              <w:left w:val="single" w:sz="4" w:space="0" w:color="auto"/>
              <w:bottom w:val="single" w:sz="4" w:space="0" w:color="auto"/>
              <w:right w:val="single" w:sz="4" w:space="0" w:color="auto"/>
            </w:tcBorders>
            <w:hideMark/>
          </w:tcPr>
          <w:p w14:paraId="4F220C6C" w14:textId="77777777"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No participation</w:t>
            </w:r>
          </w:p>
        </w:tc>
        <w:tc>
          <w:tcPr>
            <w:tcW w:w="1165" w:type="dxa"/>
            <w:tcBorders>
              <w:top w:val="single" w:sz="4" w:space="0" w:color="auto"/>
              <w:left w:val="single" w:sz="4" w:space="0" w:color="auto"/>
              <w:bottom w:val="single" w:sz="4" w:space="0" w:color="auto"/>
              <w:right w:val="single" w:sz="4" w:space="0" w:color="auto"/>
            </w:tcBorders>
          </w:tcPr>
          <w:p w14:paraId="68436599" w14:textId="12D99C0A"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365 (46.6)</w:t>
            </w:r>
          </w:p>
        </w:tc>
        <w:tc>
          <w:tcPr>
            <w:tcW w:w="1098" w:type="dxa"/>
            <w:tcBorders>
              <w:top w:val="single" w:sz="4" w:space="0" w:color="auto"/>
              <w:left w:val="single" w:sz="4" w:space="0" w:color="auto"/>
              <w:bottom w:val="single" w:sz="4" w:space="0" w:color="auto"/>
              <w:right w:val="single" w:sz="4" w:space="0" w:color="auto"/>
            </w:tcBorders>
          </w:tcPr>
          <w:p w14:paraId="7C9D7AAA" w14:textId="4143F2D1"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Pr>
                <w:rFonts w:asciiTheme="majorBidi" w:eastAsia="Times New Roman" w:hAnsiTheme="majorBidi" w:cstheme="majorBidi"/>
                <w:kern w:val="0"/>
                <w:sz w:val="18"/>
                <w:szCs w:val="18"/>
                <w14:ligatures w14:val="none"/>
              </w:rPr>
              <w:t>Ref</w:t>
            </w:r>
          </w:p>
        </w:tc>
        <w:tc>
          <w:tcPr>
            <w:tcW w:w="1108" w:type="dxa"/>
            <w:tcBorders>
              <w:top w:val="single" w:sz="4" w:space="0" w:color="auto"/>
              <w:left w:val="single" w:sz="4" w:space="0" w:color="auto"/>
              <w:bottom w:val="single" w:sz="4" w:space="0" w:color="auto"/>
              <w:right w:val="single" w:sz="4" w:space="0" w:color="auto"/>
            </w:tcBorders>
          </w:tcPr>
          <w:p w14:paraId="4077D507" w14:textId="4DD95E30"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50343E64" w14:textId="66C704D4"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 </w:t>
            </w:r>
          </w:p>
        </w:tc>
        <w:tc>
          <w:tcPr>
            <w:tcW w:w="1098" w:type="dxa"/>
            <w:tcBorders>
              <w:top w:val="single" w:sz="4" w:space="0" w:color="auto"/>
              <w:left w:val="single" w:sz="4" w:space="0" w:color="auto"/>
              <w:bottom w:val="single" w:sz="4" w:space="0" w:color="auto"/>
              <w:right w:val="single" w:sz="4" w:space="0" w:color="auto"/>
            </w:tcBorders>
          </w:tcPr>
          <w:p w14:paraId="7F4A5BCA" w14:textId="7C112F19"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Pr>
                <w:rFonts w:asciiTheme="majorBidi" w:eastAsia="Times New Roman" w:hAnsiTheme="majorBidi" w:cstheme="majorBidi"/>
                <w:kern w:val="0"/>
                <w:sz w:val="18"/>
                <w:szCs w:val="18"/>
                <w14:ligatures w14:val="none"/>
              </w:rPr>
              <w:t>Ref</w:t>
            </w:r>
          </w:p>
        </w:tc>
        <w:tc>
          <w:tcPr>
            <w:tcW w:w="1108" w:type="dxa"/>
            <w:tcBorders>
              <w:top w:val="single" w:sz="4" w:space="0" w:color="auto"/>
              <w:left w:val="single" w:sz="4" w:space="0" w:color="auto"/>
              <w:bottom w:val="single" w:sz="4" w:space="0" w:color="auto"/>
              <w:right w:val="single" w:sz="4" w:space="0" w:color="auto"/>
            </w:tcBorders>
          </w:tcPr>
          <w:p w14:paraId="62B04FF0" w14:textId="7E8A2A5E"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20F79842" w14:textId="3A48DC7A"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 </w:t>
            </w:r>
          </w:p>
        </w:tc>
      </w:tr>
      <w:tr w:rsidR="00452898" w:rsidRPr="00A12542" w14:paraId="4877A350"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67210FD9" w14:textId="77777777"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Participation</w:t>
            </w:r>
          </w:p>
        </w:tc>
        <w:tc>
          <w:tcPr>
            <w:tcW w:w="1165" w:type="dxa"/>
            <w:tcBorders>
              <w:top w:val="single" w:sz="4" w:space="0" w:color="auto"/>
              <w:left w:val="single" w:sz="4" w:space="0" w:color="auto"/>
              <w:bottom w:val="single" w:sz="4" w:space="0" w:color="auto"/>
              <w:right w:val="single" w:sz="4" w:space="0" w:color="auto"/>
            </w:tcBorders>
          </w:tcPr>
          <w:p w14:paraId="7A69DE7B" w14:textId="183EFAAE"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648 (41.7)</w:t>
            </w:r>
          </w:p>
        </w:tc>
        <w:tc>
          <w:tcPr>
            <w:tcW w:w="1098" w:type="dxa"/>
            <w:tcBorders>
              <w:top w:val="single" w:sz="4" w:space="0" w:color="auto"/>
              <w:left w:val="single" w:sz="4" w:space="0" w:color="auto"/>
              <w:bottom w:val="single" w:sz="4" w:space="0" w:color="auto"/>
              <w:right w:val="single" w:sz="4" w:space="0" w:color="auto"/>
            </w:tcBorders>
          </w:tcPr>
          <w:p w14:paraId="4A890F0B" w14:textId="4323AE31"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0.82</w:t>
            </w:r>
          </w:p>
        </w:tc>
        <w:tc>
          <w:tcPr>
            <w:tcW w:w="1108" w:type="dxa"/>
            <w:tcBorders>
              <w:top w:val="single" w:sz="4" w:space="0" w:color="auto"/>
              <w:left w:val="single" w:sz="4" w:space="0" w:color="auto"/>
              <w:bottom w:val="single" w:sz="4" w:space="0" w:color="auto"/>
              <w:right w:val="single" w:sz="4" w:space="0" w:color="auto"/>
            </w:tcBorders>
          </w:tcPr>
          <w:p w14:paraId="0712E44E" w14:textId="4ADE647E"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0.65, 1.03</w:t>
            </w:r>
          </w:p>
        </w:tc>
        <w:tc>
          <w:tcPr>
            <w:tcW w:w="1230" w:type="dxa"/>
            <w:tcBorders>
              <w:top w:val="single" w:sz="4" w:space="0" w:color="auto"/>
              <w:left w:val="single" w:sz="4" w:space="0" w:color="auto"/>
              <w:bottom w:val="single" w:sz="4" w:space="0" w:color="auto"/>
              <w:right w:val="single" w:sz="4" w:space="0" w:color="auto"/>
            </w:tcBorders>
          </w:tcPr>
          <w:p w14:paraId="7ACD2680" w14:textId="50C215AE"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0.095</w:t>
            </w:r>
          </w:p>
        </w:tc>
        <w:tc>
          <w:tcPr>
            <w:tcW w:w="1098" w:type="dxa"/>
            <w:tcBorders>
              <w:top w:val="single" w:sz="4" w:space="0" w:color="auto"/>
              <w:left w:val="single" w:sz="4" w:space="0" w:color="auto"/>
              <w:bottom w:val="single" w:sz="4" w:space="0" w:color="auto"/>
              <w:right w:val="single" w:sz="4" w:space="0" w:color="auto"/>
            </w:tcBorders>
          </w:tcPr>
          <w:p w14:paraId="2B4AF61C" w14:textId="40C6A13B"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0.76</w:t>
            </w:r>
          </w:p>
        </w:tc>
        <w:tc>
          <w:tcPr>
            <w:tcW w:w="1108" w:type="dxa"/>
            <w:tcBorders>
              <w:top w:val="single" w:sz="4" w:space="0" w:color="auto"/>
              <w:left w:val="single" w:sz="4" w:space="0" w:color="auto"/>
              <w:bottom w:val="single" w:sz="4" w:space="0" w:color="auto"/>
              <w:right w:val="single" w:sz="4" w:space="0" w:color="auto"/>
            </w:tcBorders>
          </w:tcPr>
          <w:p w14:paraId="75D06284" w14:textId="1F24394A"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0.55, 1.05</w:t>
            </w:r>
          </w:p>
        </w:tc>
        <w:tc>
          <w:tcPr>
            <w:tcW w:w="1230" w:type="dxa"/>
            <w:tcBorders>
              <w:top w:val="single" w:sz="4" w:space="0" w:color="auto"/>
              <w:left w:val="single" w:sz="4" w:space="0" w:color="auto"/>
              <w:bottom w:val="single" w:sz="4" w:space="0" w:color="auto"/>
              <w:right w:val="single" w:sz="4" w:space="0" w:color="auto"/>
            </w:tcBorders>
          </w:tcPr>
          <w:p w14:paraId="566053B1" w14:textId="4BB69217"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0.099</w:t>
            </w:r>
          </w:p>
        </w:tc>
      </w:tr>
      <w:tr w:rsidR="00452898" w:rsidRPr="00A12542" w14:paraId="67B1A469"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30C11120" w14:textId="360F5DC3" w:rsidR="00452898" w:rsidRPr="00A12542" w:rsidRDefault="00452898" w:rsidP="00452898">
            <w:pPr>
              <w:spacing w:after="0" w:line="240" w:lineRule="auto"/>
              <w:rPr>
                <w:rFonts w:asciiTheme="majorBidi" w:eastAsia="Times New Roman" w:hAnsiTheme="majorBidi" w:cstheme="majorBidi"/>
                <w:b/>
                <w:bCs/>
                <w:kern w:val="0"/>
                <w:sz w:val="18"/>
                <w:szCs w:val="18"/>
                <w14:ligatures w14:val="none"/>
              </w:rPr>
            </w:pPr>
            <w:r>
              <w:rPr>
                <w:rFonts w:asciiTheme="majorBidi" w:eastAsia="Times New Roman" w:hAnsiTheme="majorBidi" w:cstheme="majorBidi"/>
                <w:b/>
                <w:bCs/>
                <w:kern w:val="0"/>
                <w:sz w:val="18"/>
                <w:szCs w:val="18"/>
                <w14:ligatures w14:val="none"/>
              </w:rPr>
              <w:t xml:space="preserve">Exposure to </w:t>
            </w:r>
            <w:r w:rsidR="007A6A1B">
              <w:rPr>
                <w:rFonts w:asciiTheme="majorBidi" w:eastAsia="Times New Roman" w:hAnsiTheme="majorBidi" w:cstheme="majorBidi"/>
                <w:b/>
                <w:bCs/>
                <w:kern w:val="0"/>
                <w:sz w:val="18"/>
                <w:szCs w:val="18"/>
                <w14:ligatures w14:val="none"/>
              </w:rPr>
              <w:t>h</w:t>
            </w:r>
            <w:r w:rsidRPr="00A12542">
              <w:rPr>
                <w:rFonts w:asciiTheme="majorBidi" w:eastAsia="Times New Roman" w:hAnsiTheme="majorBidi" w:cstheme="majorBidi"/>
                <w:b/>
                <w:bCs/>
                <w:kern w:val="0"/>
                <w:sz w:val="18"/>
                <w:szCs w:val="18"/>
                <w14:ligatures w14:val="none"/>
              </w:rPr>
              <w:t xml:space="preserve">ealth </w:t>
            </w:r>
            <w:r w:rsidR="00696FE3" w:rsidRPr="00A12542">
              <w:rPr>
                <w:rFonts w:asciiTheme="majorBidi" w:eastAsia="Times New Roman" w:hAnsiTheme="majorBidi" w:cstheme="majorBidi"/>
                <w:b/>
                <w:bCs/>
                <w:kern w:val="0"/>
                <w:sz w:val="18"/>
                <w:szCs w:val="18"/>
                <w14:ligatures w14:val="none"/>
              </w:rPr>
              <w:t>programs</w:t>
            </w:r>
            <w:r w:rsidRPr="00A12542">
              <w:rPr>
                <w:rFonts w:asciiTheme="majorBidi" w:eastAsia="Times New Roman" w:hAnsiTheme="majorBidi" w:cstheme="majorBidi"/>
                <w:b/>
                <w:bCs/>
                <w:kern w:val="0"/>
                <w:sz w:val="18"/>
                <w:szCs w:val="18"/>
                <w14:ligatures w14:val="none"/>
              </w:rPr>
              <w:t xml:space="preserve"> </w:t>
            </w:r>
            <w:r w:rsidR="00696FE3">
              <w:rPr>
                <w:rFonts w:asciiTheme="majorBidi" w:eastAsia="Times New Roman" w:hAnsiTheme="majorBidi" w:cstheme="majorBidi"/>
                <w:b/>
                <w:bCs/>
                <w:kern w:val="0"/>
                <w:sz w:val="18"/>
                <w:szCs w:val="18"/>
                <w14:ligatures w14:val="none"/>
              </w:rPr>
              <w:t>on</w:t>
            </w:r>
            <w:r>
              <w:rPr>
                <w:rFonts w:asciiTheme="majorBidi" w:eastAsia="Times New Roman" w:hAnsiTheme="majorBidi" w:cstheme="majorBidi"/>
                <w:b/>
                <w:bCs/>
                <w:kern w:val="0"/>
                <w:sz w:val="18"/>
                <w:szCs w:val="18"/>
                <w14:ligatures w14:val="none"/>
              </w:rPr>
              <w:t xml:space="preserve"> TV/radio</w:t>
            </w:r>
          </w:p>
        </w:tc>
        <w:tc>
          <w:tcPr>
            <w:tcW w:w="1165" w:type="dxa"/>
            <w:tcBorders>
              <w:top w:val="single" w:sz="4" w:space="0" w:color="auto"/>
              <w:left w:val="single" w:sz="4" w:space="0" w:color="auto"/>
              <w:bottom w:val="single" w:sz="4" w:space="0" w:color="auto"/>
              <w:right w:val="single" w:sz="4" w:space="0" w:color="auto"/>
            </w:tcBorders>
          </w:tcPr>
          <w:p w14:paraId="79BAC307" w14:textId="068CE0C7"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 </w:t>
            </w:r>
          </w:p>
        </w:tc>
        <w:tc>
          <w:tcPr>
            <w:tcW w:w="1098" w:type="dxa"/>
            <w:tcBorders>
              <w:top w:val="single" w:sz="4" w:space="0" w:color="auto"/>
              <w:left w:val="single" w:sz="4" w:space="0" w:color="auto"/>
              <w:bottom w:val="single" w:sz="4" w:space="0" w:color="auto"/>
              <w:right w:val="single" w:sz="4" w:space="0" w:color="auto"/>
            </w:tcBorders>
          </w:tcPr>
          <w:p w14:paraId="0CD8CB8C" w14:textId="6597EB16"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 </w:t>
            </w:r>
          </w:p>
        </w:tc>
        <w:tc>
          <w:tcPr>
            <w:tcW w:w="1108" w:type="dxa"/>
            <w:tcBorders>
              <w:top w:val="single" w:sz="4" w:space="0" w:color="auto"/>
              <w:left w:val="single" w:sz="4" w:space="0" w:color="auto"/>
              <w:bottom w:val="single" w:sz="4" w:space="0" w:color="auto"/>
              <w:right w:val="single" w:sz="4" w:space="0" w:color="auto"/>
            </w:tcBorders>
          </w:tcPr>
          <w:p w14:paraId="740571D4" w14:textId="10229F0F"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 </w:t>
            </w:r>
          </w:p>
        </w:tc>
        <w:tc>
          <w:tcPr>
            <w:tcW w:w="1230" w:type="dxa"/>
            <w:tcBorders>
              <w:top w:val="single" w:sz="4" w:space="0" w:color="auto"/>
              <w:left w:val="single" w:sz="4" w:space="0" w:color="auto"/>
              <w:bottom w:val="single" w:sz="4" w:space="0" w:color="auto"/>
              <w:right w:val="single" w:sz="4" w:space="0" w:color="auto"/>
            </w:tcBorders>
          </w:tcPr>
          <w:p w14:paraId="0FECC628" w14:textId="1B3CC3CA"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 </w:t>
            </w:r>
          </w:p>
        </w:tc>
        <w:tc>
          <w:tcPr>
            <w:tcW w:w="1098" w:type="dxa"/>
            <w:tcBorders>
              <w:top w:val="single" w:sz="4" w:space="0" w:color="auto"/>
              <w:left w:val="single" w:sz="4" w:space="0" w:color="auto"/>
              <w:bottom w:val="single" w:sz="4" w:space="0" w:color="auto"/>
              <w:right w:val="single" w:sz="4" w:space="0" w:color="auto"/>
            </w:tcBorders>
          </w:tcPr>
          <w:p w14:paraId="097AB4FE" w14:textId="052FDED9"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 </w:t>
            </w:r>
          </w:p>
        </w:tc>
        <w:tc>
          <w:tcPr>
            <w:tcW w:w="1108" w:type="dxa"/>
            <w:tcBorders>
              <w:top w:val="single" w:sz="4" w:space="0" w:color="auto"/>
              <w:left w:val="single" w:sz="4" w:space="0" w:color="auto"/>
              <w:bottom w:val="single" w:sz="4" w:space="0" w:color="auto"/>
              <w:right w:val="single" w:sz="4" w:space="0" w:color="auto"/>
            </w:tcBorders>
          </w:tcPr>
          <w:p w14:paraId="437E1A30" w14:textId="1884E2BB"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 </w:t>
            </w:r>
          </w:p>
        </w:tc>
        <w:tc>
          <w:tcPr>
            <w:tcW w:w="1230" w:type="dxa"/>
            <w:tcBorders>
              <w:top w:val="single" w:sz="4" w:space="0" w:color="auto"/>
              <w:left w:val="single" w:sz="4" w:space="0" w:color="auto"/>
              <w:bottom w:val="single" w:sz="4" w:space="0" w:color="auto"/>
              <w:right w:val="single" w:sz="4" w:space="0" w:color="auto"/>
            </w:tcBorders>
          </w:tcPr>
          <w:p w14:paraId="57BF79D4" w14:textId="3CFAE6BE"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 </w:t>
            </w:r>
          </w:p>
        </w:tc>
      </w:tr>
      <w:tr w:rsidR="00452898" w:rsidRPr="00A12542" w14:paraId="360613AD"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24FD4DA7" w14:textId="77777777"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No</w:t>
            </w:r>
          </w:p>
        </w:tc>
        <w:tc>
          <w:tcPr>
            <w:tcW w:w="1165" w:type="dxa"/>
            <w:tcBorders>
              <w:top w:val="single" w:sz="4" w:space="0" w:color="auto"/>
              <w:left w:val="single" w:sz="4" w:space="0" w:color="auto"/>
              <w:bottom w:val="single" w:sz="4" w:space="0" w:color="auto"/>
              <w:right w:val="single" w:sz="4" w:space="0" w:color="auto"/>
            </w:tcBorders>
          </w:tcPr>
          <w:p w14:paraId="2498BCA9" w14:textId="0072D374"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813 (45.6)</w:t>
            </w:r>
          </w:p>
        </w:tc>
        <w:tc>
          <w:tcPr>
            <w:tcW w:w="1098" w:type="dxa"/>
            <w:tcBorders>
              <w:top w:val="single" w:sz="4" w:space="0" w:color="auto"/>
              <w:left w:val="single" w:sz="4" w:space="0" w:color="auto"/>
              <w:bottom w:val="single" w:sz="4" w:space="0" w:color="auto"/>
              <w:right w:val="single" w:sz="4" w:space="0" w:color="auto"/>
            </w:tcBorders>
          </w:tcPr>
          <w:p w14:paraId="128A73B1" w14:textId="5026C71B"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Pr>
                <w:rFonts w:asciiTheme="majorBidi" w:eastAsia="Times New Roman" w:hAnsiTheme="majorBidi" w:cstheme="majorBidi"/>
                <w:kern w:val="0"/>
                <w:sz w:val="18"/>
                <w:szCs w:val="18"/>
                <w14:ligatures w14:val="none"/>
              </w:rPr>
              <w:t>Ref</w:t>
            </w:r>
          </w:p>
        </w:tc>
        <w:tc>
          <w:tcPr>
            <w:tcW w:w="1108" w:type="dxa"/>
            <w:tcBorders>
              <w:top w:val="single" w:sz="4" w:space="0" w:color="auto"/>
              <w:left w:val="single" w:sz="4" w:space="0" w:color="auto"/>
              <w:bottom w:val="single" w:sz="4" w:space="0" w:color="auto"/>
              <w:right w:val="single" w:sz="4" w:space="0" w:color="auto"/>
            </w:tcBorders>
          </w:tcPr>
          <w:p w14:paraId="64850E09" w14:textId="00CCE2CA"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5F786D13" w14:textId="7AB138F6"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 </w:t>
            </w:r>
          </w:p>
        </w:tc>
        <w:tc>
          <w:tcPr>
            <w:tcW w:w="1098" w:type="dxa"/>
            <w:tcBorders>
              <w:top w:val="single" w:sz="4" w:space="0" w:color="auto"/>
              <w:left w:val="single" w:sz="4" w:space="0" w:color="auto"/>
              <w:bottom w:val="single" w:sz="4" w:space="0" w:color="auto"/>
              <w:right w:val="single" w:sz="4" w:space="0" w:color="auto"/>
            </w:tcBorders>
          </w:tcPr>
          <w:p w14:paraId="29FD4AC5" w14:textId="7BE33F15"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Pr>
                <w:rFonts w:asciiTheme="majorBidi" w:eastAsia="Times New Roman" w:hAnsiTheme="majorBidi" w:cstheme="majorBidi"/>
                <w:kern w:val="0"/>
                <w:sz w:val="18"/>
                <w:szCs w:val="18"/>
                <w14:ligatures w14:val="none"/>
              </w:rPr>
              <w:t>Ref</w:t>
            </w:r>
          </w:p>
        </w:tc>
        <w:tc>
          <w:tcPr>
            <w:tcW w:w="1108" w:type="dxa"/>
            <w:tcBorders>
              <w:top w:val="single" w:sz="4" w:space="0" w:color="auto"/>
              <w:left w:val="single" w:sz="4" w:space="0" w:color="auto"/>
              <w:bottom w:val="single" w:sz="4" w:space="0" w:color="auto"/>
              <w:right w:val="single" w:sz="4" w:space="0" w:color="auto"/>
            </w:tcBorders>
          </w:tcPr>
          <w:p w14:paraId="752A2B60" w14:textId="3C0CEB45"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6DCEEA79" w14:textId="57F8036F"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 </w:t>
            </w:r>
          </w:p>
        </w:tc>
      </w:tr>
      <w:tr w:rsidR="00452898" w:rsidRPr="00A12542" w14:paraId="3E16B027"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222DA718" w14:textId="77777777"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Yes</w:t>
            </w:r>
          </w:p>
        </w:tc>
        <w:tc>
          <w:tcPr>
            <w:tcW w:w="1165" w:type="dxa"/>
            <w:tcBorders>
              <w:top w:val="single" w:sz="4" w:space="0" w:color="auto"/>
              <w:left w:val="single" w:sz="4" w:space="0" w:color="auto"/>
              <w:bottom w:val="single" w:sz="4" w:space="0" w:color="auto"/>
              <w:right w:val="single" w:sz="4" w:space="0" w:color="auto"/>
            </w:tcBorders>
          </w:tcPr>
          <w:p w14:paraId="4C7015FD" w14:textId="60A8AE6F"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179 (38.4)</w:t>
            </w:r>
          </w:p>
        </w:tc>
        <w:tc>
          <w:tcPr>
            <w:tcW w:w="1098" w:type="dxa"/>
            <w:tcBorders>
              <w:top w:val="single" w:sz="4" w:space="0" w:color="auto"/>
              <w:left w:val="single" w:sz="4" w:space="0" w:color="auto"/>
              <w:bottom w:val="single" w:sz="4" w:space="0" w:color="auto"/>
              <w:right w:val="single" w:sz="4" w:space="0" w:color="auto"/>
            </w:tcBorders>
          </w:tcPr>
          <w:p w14:paraId="030875B0" w14:textId="4238D4DB"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0.74</w:t>
            </w:r>
          </w:p>
        </w:tc>
        <w:tc>
          <w:tcPr>
            <w:tcW w:w="1108" w:type="dxa"/>
            <w:tcBorders>
              <w:top w:val="single" w:sz="4" w:space="0" w:color="auto"/>
              <w:left w:val="single" w:sz="4" w:space="0" w:color="auto"/>
              <w:bottom w:val="single" w:sz="4" w:space="0" w:color="auto"/>
              <w:right w:val="single" w:sz="4" w:space="0" w:color="auto"/>
            </w:tcBorders>
          </w:tcPr>
          <w:p w14:paraId="76978E31" w14:textId="194AAB0E"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0.59, 0.94</w:t>
            </w:r>
          </w:p>
        </w:tc>
        <w:tc>
          <w:tcPr>
            <w:tcW w:w="1230" w:type="dxa"/>
            <w:tcBorders>
              <w:top w:val="single" w:sz="4" w:space="0" w:color="auto"/>
              <w:left w:val="single" w:sz="4" w:space="0" w:color="auto"/>
              <w:bottom w:val="single" w:sz="4" w:space="0" w:color="auto"/>
              <w:right w:val="single" w:sz="4" w:space="0" w:color="auto"/>
            </w:tcBorders>
          </w:tcPr>
          <w:p w14:paraId="2F36E2EB" w14:textId="6090F53A" w:rsidR="00452898" w:rsidRPr="001245B7"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0.012</w:t>
            </w:r>
          </w:p>
        </w:tc>
        <w:tc>
          <w:tcPr>
            <w:tcW w:w="1098" w:type="dxa"/>
            <w:tcBorders>
              <w:top w:val="single" w:sz="4" w:space="0" w:color="auto"/>
              <w:left w:val="single" w:sz="4" w:space="0" w:color="auto"/>
              <w:bottom w:val="single" w:sz="4" w:space="0" w:color="auto"/>
              <w:right w:val="single" w:sz="4" w:space="0" w:color="auto"/>
            </w:tcBorders>
          </w:tcPr>
          <w:p w14:paraId="67AC182D" w14:textId="341C944D"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1</w:t>
            </w:r>
          </w:p>
        </w:tc>
        <w:tc>
          <w:tcPr>
            <w:tcW w:w="1108" w:type="dxa"/>
            <w:tcBorders>
              <w:top w:val="single" w:sz="4" w:space="0" w:color="auto"/>
              <w:left w:val="single" w:sz="4" w:space="0" w:color="auto"/>
              <w:bottom w:val="single" w:sz="4" w:space="0" w:color="auto"/>
              <w:right w:val="single" w:sz="4" w:space="0" w:color="auto"/>
            </w:tcBorders>
          </w:tcPr>
          <w:p w14:paraId="50286923" w14:textId="47722CD5"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0.74, 1.35</w:t>
            </w:r>
          </w:p>
        </w:tc>
        <w:tc>
          <w:tcPr>
            <w:tcW w:w="1230" w:type="dxa"/>
            <w:tcBorders>
              <w:top w:val="single" w:sz="4" w:space="0" w:color="auto"/>
              <w:left w:val="single" w:sz="4" w:space="0" w:color="auto"/>
              <w:bottom w:val="single" w:sz="4" w:space="0" w:color="auto"/>
              <w:right w:val="single" w:sz="4" w:space="0" w:color="auto"/>
            </w:tcBorders>
          </w:tcPr>
          <w:p w14:paraId="3956480B" w14:textId="022EBF93"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0.99</w:t>
            </w:r>
            <w:r w:rsidR="00342586">
              <w:rPr>
                <w:rFonts w:asciiTheme="majorBidi" w:eastAsia="Times New Roman" w:hAnsiTheme="majorBidi" w:cstheme="majorBidi"/>
                <w:kern w:val="0"/>
                <w:sz w:val="18"/>
                <w:szCs w:val="18"/>
                <w14:ligatures w14:val="none"/>
              </w:rPr>
              <w:t>0</w:t>
            </w:r>
          </w:p>
        </w:tc>
      </w:tr>
      <w:tr w:rsidR="00452898" w:rsidRPr="00A12542" w14:paraId="6F687702"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0FA1D1DA" w14:textId="7FB1E7AC" w:rsidR="00452898" w:rsidRPr="00A12542" w:rsidRDefault="00F6514D" w:rsidP="00452898">
            <w:pPr>
              <w:spacing w:after="0" w:line="240" w:lineRule="auto"/>
              <w:rPr>
                <w:rFonts w:asciiTheme="majorBidi" w:eastAsia="Times New Roman" w:hAnsiTheme="majorBidi" w:cstheme="majorBidi"/>
                <w:b/>
                <w:bCs/>
                <w:kern w:val="0"/>
                <w:sz w:val="18"/>
                <w:szCs w:val="18"/>
                <w14:ligatures w14:val="none"/>
              </w:rPr>
            </w:pPr>
            <w:r>
              <w:rPr>
                <w:rFonts w:asciiTheme="majorBidi" w:eastAsia="Times New Roman" w:hAnsiTheme="majorBidi" w:cstheme="majorBidi"/>
                <w:b/>
                <w:bCs/>
                <w:kern w:val="0"/>
                <w:sz w:val="18"/>
                <w:szCs w:val="18"/>
                <w14:ligatures w14:val="none"/>
              </w:rPr>
              <w:t>Mother’s</w:t>
            </w:r>
            <w:r w:rsidR="00075FBA" w:rsidRPr="001245B7">
              <w:rPr>
                <w:rFonts w:asciiTheme="majorBidi" w:eastAsia="Times New Roman" w:hAnsiTheme="majorBidi" w:cstheme="majorBidi"/>
                <w:b/>
                <w:bCs/>
                <w:kern w:val="0"/>
                <w:sz w:val="18"/>
                <w:szCs w:val="18"/>
                <w14:ligatures w14:val="none"/>
              </w:rPr>
              <w:t xml:space="preserve"> BMI</w:t>
            </w:r>
          </w:p>
        </w:tc>
        <w:tc>
          <w:tcPr>
            <w:tcW w:w="1165" w:type="dxa"/>
            <w:tcBorders>
              <w:top w:val="single" w:sz="4" w:space="0" w:color="auto"/>
              <w:left w:val="single" w:sz="4" w:space="0" w:color="auto"/>
              <w:bottom w:val="single" w:sz="4" w:space="0" w:color="auto"/>
              <w:right w:val="single" w:sz="4" w:space="0" w:color="auto"/>
            </w:tcBorders>
          </w:tcPr>
          <w:p w14:paraId="4DFC636C" w14:textId="6711B86E"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098" w:type="dxa"/>
            <w:tcBorders>
              <w:top w:val="single" w:sz="4" w:space="0" w:color="auto"/>
              <w:left w:val="single" w:sz="4" w:space="0" w:color="auto"/>
              <w:bottom w:val="single" w:sz="4" w:space="0" w:color="auto"/>
              <w:right w:val="single" w:sz="4" w:space="0" w:color="auto"/>
            </w:tcBorders>
          </w:tcPr>
          <w:p w14:paraId="667F0E28" w14:textId="2DDD330C"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108" w:type="dxa"/>
            <w:tcBorders>
              <w:top w:val="single" w:sz="4" w:space="0" w:color="auto"/>
              <w:left w:val="single" w:sz="4" w:space="0" w:color="auto"/>
              <w:bottom w:val="single" w:sz="4" w:space="0" w:color="auto"/>
              <w:right w:val="single" w:sz="4" w:space="0" w:color="auto"/>
            </w:tcBorders>
          </w:tcPr>
          <w:p w14:paraId="334F1243" w14:textId="19FC1A18"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7B7C663C" w14:textId="7781D02D"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098" w:type="dxa"/>
            <w:tcBorders>
              <w:top w:val="single" w:sz="4" w:space="0" w:color="auto"/>
              <w:left w:val="single" w:sz="4" w:space="0" w:color="auto"/>
              <w:bottom w:val="single" w:sz="4" w:space="0" w:color="auto"/>
              <w:right w:val="single" w:sz="4" w:space="0" w:color="auto"/>
            </w:tcBorders>
          </w:tcPr>
          <w:p w14:paraId="6E6AFA17" w14:textId="4A1C36CC"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108" w:type="dxa"/>
            <w:tcBorders>
              <w:top w:val="single" w:sz="4" w:space="0" w:color="auto"/>
              <w:left w:val="single" w:sz="4" w:space="0" w:color="auto"/>
              <w:bottom w:val="single" w:sz="4" w:space="0" w:color="auto"/>
              <w:right w:val="single" w:sz="4" w:space="0" w:color="auto"/>
            </w:tcBorders>
          </w:tcPr>
          <w:p w14:paraId="19092C95" w14:textId="376F120B"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10001D15" w14:textId="3B13F2FC"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r>
      <w:tr w:rsidR="00B47D9B" w:rsidRPr="00A12542" w14:paraId="10D686EE" w14:textId="77777777" w:rsidTr="001245B7">
        <w:trPr>
          <w:trHeight w:val="20"/>
          <w:ins w:id="968" w:author="Dahal, Kajol" w:date="2025-12-02T11:57:00Z"/>
        </w:trPr>
        <w:tc>
          <w:tcPr>
            <w:tcW w:w="1995" w:type="dxa"/>
            <w:tcBorders>
              <w:top w:val="single" w:sz="4" w:space="0" w:color="auto"/>
              <w:left w:val="single" w:sz="4" w:space="0" w:color="auto"/>
              <w:bottom w:val="single" w:sz="4" w:space="0" w:color="auto"/>
              <w:right w:val="single" w:sz="4" w:space="0" w:color="auto"/>
            </w:tcBorders>
          </w:tcPr>
          <w:p w14:paraId="4E9C113E" w14:textId="4A606CA4" w:rsidR="00B47D9B" w:rsidRPr="00A12542" w:rsidRDefault="00B47D9B" w:rsidP="00B47D9B">
            <w:pPr>
              <w:spacing w:after="0" w:line="240" w:lineRule="auto"/>
              <w:rPr>
                <w:ins w:id="969" w:author="Dahal, Kajol" w:date="2025-12-02T11:57:00Z"/>
                <w:rFonts w:asciiTheme="majorBidi" w:eastAsia="Times New Roman" w:hAnsiTheme="majorBidi" w:cstheme="majorBidi"/>
                <w:kern w:val="0"/>
                <w:sz w:val="18"/>
                <w:szCs w:val="18"/>
                <w14:ligatures w14:val="none"/>
              </w:rPr>
            </w:pPr>
            <w:ins w:id="970" w:author="Dahal, Kajol" w:date="2025-12-02T11:58:00Z">
              <w:r w:rsidRPr="0ECD4335">
                <w:rPr>
                  <w:rFonts w:asciiTheme="majorBidi" w:eastAsia="Times New Roman" w:hAnsiTheme="majorBidi" w:cstheme="majorBidi"/>
                  <w:kern w:val="0"/>
                  <w:sz w:val="18"/>
                  <w:szCs w:val="18"/>
                  <w14:ligatures w14:val="none"/>
                </w:rPr>
                <w:t xml:space="preserve">    </w:t>
              </w:r>
              <w:r w:rsidRPr="0ECD4335">
                <w:rPr>
                  <w:rFonts w:asciiTheme="majorBidi" w:eastAsia="Times New Roman" w:hAnsiTheme="majorBidi" w:cstheme="majorBidi"/>
                  <w:sz w:val="18"/>
                  <w:szCs w:val="18"/>
                </w:rPr>
                <w:t>Underweight</w:t>
              </w:r>
            </w:ins>
          </w:p>
        </w:tc>
        <w:tc>
          <w:tcPr>
            <w:tcW w:w="1165" w:type="dxa"/>
            <w:tcBorders>
              <w:top w:val="single" w:sz="4" w:space="0" w:color="auto"/>
              <w:left w:val="single" w:sz="4" w:space="0" w:color="auto"/>
              <w:bottom w:val="single" w:sz="4" w:space="0" w:color="auto"/>
              <w:right w:val="single" w:sz="4" w:space="0" w:color="auto"/>
            </w:tcBorders>
          </w:tcPr>
          <w:p w14:paraId="544E534F" w14:textId="7034AE49" w:rsidR="00B47D9B" w:rsidRPr="001245B7" w:rsidRDefault="00B47D9B" w:rsidP="00B47D9B">
            <w:pPr>
              <w:spacing w:after="0" w:line="240" w:lineRule="auto"/>
              <w:rPr>
                <w:ins w:id="971" w:author="Dahal, Kajol" w:date="2025-12-02T11:57:00Z"/>
                <w:rFonts w:asciiTheme="majorBidi" w:eastAsia="Times New Roman" w:hAnsiTheme="majorBidi" w:cstheme="majorBidi"/>
                <w:kern w:val="0"/>
                <w:sz w:val="18"/>
                <w:szCs w:val="18"/>
                <w14:ligatures w14:val="none"/>
              </w:rPr>
            </w:pPr>
            <w:ins w:id="972" w:author="Dahal, Kajol" w:date="2025-12-02T11:58:00Z">
              <w:r w:rsidRPr="001245B7">
                <w:rPr>
                  <w:rFonts w:asciiTheme="majorBidi" w:eastAsia="Times New Roman" w:hAnsiTheme="majorBidi" w:cstheme="majorBidi"/>
                  <w:kern w:val="0"/>
                  <w:sz w:val="18"/>
                  <w:szCs w:val="18"/>
                  <w14:ligatures w14:val="none"/>
                </w:rPr>
                <w:t>149 (52.5)</w:t>
              </w:r>
            </w:ins>
          </w:p>
        </w:tc>
        <w:tc>
          <w:tcPr>
            <w:tcW w:w="1098" w:type="dxa"/>
            <w:tcBorders>
              <w:top w:val="single" w:sz="4" w:space="0" w:color="auto"/>
              <w:left w:val="single" w:sz="4" w:space="0" w:color="auto"/>
              <w:bottom w:val="single" w:sz="4" w:space="0" w:color="auto"/>
              <w:right w:val="single" w:sz="4" w:space="0" w:color="auto"/>
            </w:tcBorders>
          </w:tcPr>
          <w:p w14:paraId="5BDEEB18" w14:textId="300F1723" w:rsidR="00B47D9B" w:rsidRDefault="00B47D9B" w:rsidP="00B47D9B">
            <w:pPr>
              <w:spacing w:after="0" w:line="240" w:lineRule="auto"/>
              <w:rPr>
                <w:ins w:id="973" w:author="Dahal, Kajol" w:date="2025-12-02T11:57:00Z"/>
                <w:rFonts w:asciiTheme="majorBidi" w:eastAsia="Times New Roman" w:hAnsiTheme="majorBidi" w:cstheme="majorBidi"/>
                <w:kern w:val="0"/>
                <w:sz w:val="18"/>
                <w:szCs w:val="18"/>
                <w14:ligatures w14:val="none"/>
              </w:rPr>
            </w:pPr>
            <w:ins w:id="974" w:author="Dahal, Kajol" w:date="2025-12-02T11:58:00Z">
              <w:r w:rsidRPr="001245B7">
                <w:rPr>
                  <w:rFonts w:asciiTheme="majorBidi" w:eastAsia="Times New Roman" w:hAnsiTheme="majorBidi" w:cstheme="majorBidi"/>
                  <w:kern w:val="0"/>
                  <w:sz w:val="18"/>
                  <w:szCs w:val="18"/>
                  <w14:ligatures w14:val="none"/>
                </w:rPr>
                <w:t>1.46</w:t>
              </w:r>
            </w:ins>
          </w:p>
        </w:tc>
        <w:tc>
          <w:tcPr>
            <w:tcW w:w="1108" w:type="dxa"/>
            <w:tcBorders>
              <w:top w:val="single" w:sz="4" w:space="0" w:color="auto"/>
              <w:left w:val="single" w:sz="4" w:space="0" w:color="auto"/>
              <w:bottom w:val="single" w:sz="4" w:space="0" w:color="auto"/>
              <w:right w:val="single" w:sz="4" w:space="0" w:color="auto"/>
            </w:tcBorders>
          </w:tcPr>
          <w:p w14:paraId="11EDD90E" w14:textId="4DF773DA" w:rsidR="00B47D9B" w:rsidRPr="00A12542" w:rsidRDefault="00B47D9B" w:rsidP="00B47D9B">
            <w:pPr>
              <w:spacing w:after="0" w:line="240" w:lineRule="auto"/>
              <w:rPr>
                <w:ins w:id="975" w:author="Dahal, Kajol" w:date="2025-12-02T11:57:00Z"/>
                <w:rFonts w:asciiTheme="majorBidi" w:eastAsia="Times New Roman" w:hAnsiTheme="majorBidi" w:cstheme="majorBidi"/>
                <w:kern w:val="0"/>
                <w:sz w:val="18"/>
                <w:szCs w:val="18"/>
                <w14:ligatures w14:val="none"/>
              </w:rPr>
            </w:pPr>
            <w:ins w:id="976" w:author="Dahal, Kajol" w:date="2025-12-02T11:58:00Z">
              <w:r w:rsidRPr="001245B7">
                <w:rPr>
                  <w:rFonts w:asciiTheme="majorBidi" w:eastAsia="Times New Roman" w:hAnsiTheme="majorBidi" w:cstheme="majorBidi"/>
                  <w:kern w:val="0"/>
                  <w:sz w:val="18"/>
                  <w:szCs w:val="18"/>
                  <w14:ligatures w14:val="none"/>
                </w:rPr>
                <w:t>1.07, 1.98</w:t>
              </w:r>
            </w:ins>
          </w:p>
        </w:tc>
        <w:tc>
          <w:tcPr>
            <w:tcW w:w="1230" w:type="dxa"/>
            <w:tcBorders>
              <w:top w:val="single" w:sz="4" w:space="0" w:color="auto"/>
              <w:left w:val="single" w:sz="4" w:space="0" w:color="auto"/>
              <w:bottom w:val="single" w:sz="4" w:space="0" w:color="auto"/>
              <w:right w:val="single" w:sz="4" w:space="0" w:color="auto"/>
            </w:tcBorders>
          </w:tcPr>
          <w:p w14:paraId="6CAC9FB0" w14:textId="29245FBE" w:rsidR="00B47D9B" w:rsidRPr="001E73E8" w:rsidRDefault="00B47D9B" w:rsidP="00B47D9B">
            <w:pPr>
              <w:spacing w:after="0" w:line="240" w:lineRule="auto"/>
              <w:rPr>
                <w:ins w:id="977" w:author="Dahal, Kajol" w:date="2025-12-02T11:57:00Z"/>
                <w:rFonts w:asciiTheme="majorBidi" w:eastAsia="Times New Roman" w:hAnsiTheme="majorBidi" w:cstheme="majorBidi"/>
                <w:kern w:val="0"/>
                <w:sz w:val="18"/>
                <w:szCs w:val="18"/>
                <w14:ligatures w14:val="none"/>
              </w:rPr>
            </w:pPr>
            <w:ins w:id="978" w:author="Dahal, Kajol" w:date="2025-12-02T11:58:00Z">
              <w:r w:rsidRPr="001245B7">
                <w:rPr>
                  <w:rFonts w:asciiTheme="majorBidi" w:eastAsia="Times New Roman" w:hAnsiTheme="majorBidi" w:cstheme="majorBidi"/>
                  <w:kern w:val="0"/>
                  <w:sz w:val="18"/>
                  <w:szCs w:val="18"/>
                  <w14:ligatures w14:val="none"/>
                </w:rPr>
                <w:t>0.016</w:t>
              </w:r>
            </w:ins>
          </w:p>
        </w:tc>
        <w:tc>
          <w:tcPr>
            <w:tcW w:w="1098" w:type="dxa"/>
            <w:tcBorders>
              <w:top w:val="single" w:sz="4" w:space="0" w:color="auto"/>
              <w:left w:val="single" w:sz="4" w:space="0" w:color="auto"/>
              <w:bottom w:val="single" w:sz="4" w:space="0" w:color="auto"/>
              <w:right w:val="single" w:sz="4" w:space="0" w:color="auto"/>
            </w:tcBorders>
          </w:tcPr>
          <w:p w14:paraId="35770638" w14:textId="7379C4ED" w:rsidR="00B47D9B" w:rsidRDefault="00B47D9B" w:rsidP="00B47D9B">
            <w:pPr>
              <w:spacing w:after="0" w:line="240" w:lineRule="auto"/>
              <w:rPr>
                <w:ins w:id="979" w:author="Dahal, Kajol" w:date="2025-12-02T11:57:00Z"/>
                <w:rFonts w:asciiTheme="majorBidi" w:eastAsia="Times New Roman" w:hAnsiTheme="majorBidi" w:cstheme="majorBidi"/>
                <w:kern w:val="0"/>
                <w:sz w:val="18"/>
                <w:szCs w:val="18"/>
                <w14:ligatures w14:val="none"/>
              </w:rPr>
            </w:pPr>
            <w:ins w:id="980" w:author="Dahal, Kajol" w:date="2025-12-02T11:58:00Z">
              <w:r w:rsidRPr="001245B7">
                <w:rPr>
                  <w:rFonts w:asciiTheme="majorBidi" w:eastAsia="Times New Roman" w:hAnsiTheme="majorBidi" w:cstheme="majorBidi"/>
                  <w:kern w:val="0"/>
                  <w:sz w:val="18"/>
                  <w:szCs w:val="18"/>
                  <w14:ligatures w14:val="none"/>
                </w:rPr>
                <w:t>1.2</w:t>
              </w:r>
              <w:r>
                <w:rPr>
                  <w:rFonts w:asciiTheme="majorBidi" w:eastAsia="Times New Roman" w:hAnsiTheme="majorBidi" w:cstheme="majorBidi"/>
                  <w:kern w:val="0"/>
                  <w:sz w:val="18"/>
                  <w:szCs w:val="18"/>
                  <w14:ligatures w14:val="none"/>
                </w:rPr>
                <w:t>0</w:t>
              </w:r>
            </w:ins>
          </w:p>
        </w:tc>
        <w:tc>
          <w:tcPr>
            <w:tcW w:w="1108" w:type="dxa"/>
            <w:tcBorders>
              <w:top w:val="single" w:sz="4" w:space="0" w:color="auto"/>
              <w:left w:val="single" w:sz="4" w:space="0" w:color="auto"/>
              <w:bottom w:val="single" w:sz="4" w:space="0" w:color="auto"/>
              <w:right w:val="single" w:sz="4" w:space="0" w:color="auto"/>
            </w:tcBorders>
          </w:tcPr>
          <w:p w14:paraId="32365FBF" w14:textId="2184AE30" w:rsidR="00B47D9B" w:rsidRPr="00A12542" w:rsidRDefault="00B47D9B" w:rsidP="00B47D9B">
            <w:pPr>
              <w:spacing w:after="0" w:line="240" w:lineRule="auto"/>
              <w:rPr>
                <w:ins w:id="981" w:author="Dahal, Kajol" w:date="2025-12-02T11:57:00Z"/>
                <w:rFonts w:asciiTheme="majorBidi" w:eastAsia="Times New Roman" w:hAnsiTheme="majorBidi" w:cstheme="majorBidi"/>
                <w:kern w:val="0"/>
                <w:sz w:val="18"/>
                <w:szCs w:val="18"/>
                <w14:ligatures w14:val="none"/>
              </w:rPr>
            </w:pPr>
            <w:ins w:id="982" w:author="Dahal, Kajol" w:date="2025-12-02T11:58:00Z">
              <w:r w:rsidRPr="001245B7">
                <w:rPr>
                  <w:rFonts w:asciiTheme="majorBidi" w:eastAsia="Times New Roman" w:hAnsiTheme="majorBidi" w:cstheme="majorBidi"/>
                  <w:kern w:val="0"/>
                  <w:sz w:val="18"/>
                  <w:szCs w:val="18"/>
                  <w14:ligatures w14:val="none"/>
                </w:rPr>
                <w:t>0.84, 1.71</w:t>
              </w:r>
            </w:ins>
          </w:p>
        </w:tc>
        <w:tc>
          <w:tcPr>
            <w:tcW w:w="1230" w:type="dxa"/>
            <w:tcBorders>
              <w:top w:val="single" w:sz="4" w:space="0" w:color="auto"/>
              <w:left w:val="single" w:sz="4" w:space="0" w:color="auto"/>
              <w:bottom w:val="single" w:sz="4" w:space="0" w:color="auto"/>
              <w:right w:val="single" w:sz="4" w:space="0" w:color="auto"/>
            </w:tcBorders>
          </w:tcPr>
          <w:p w14:paraId="6B03EE36" w14:textId="7A1B251A" w:rsidR="00B47D9B" w:rsidRPr="001245B7" w:rsidRDefault="00B47D9B" w:rsidP="00B47D9B">
            <w:pPr>
              <w:spacing w:after="0" w:line="240" w:lineRule="auto"/>
              <w:rPr>
                <w:ins w:id="983" w:author="Dahal, Kajol" w:date="2025-12-02T11:57:00Z"/>
                <w:rFonts w:asciiTheme="majorBidi" w:eastAsia="Times New Roman" w:hAnsiTheme="majorBidi" w:cstheme="majorBidi"/>
                <w:kern w:val="0"/>
                <w:sz w:val="18"/>
                <w:szCs w:val="18"/>
                <w14:ligatures w14:val="none"/>
              </w:rPr>
            </w:pPr>
            <w:ins w:id="984" w:author="Dahal, Kajol" w:date="2025-12-02T11:58:00Z">
              <w:r w:rsidRPr="001245B7">
                <w:rPr>
                  <w:rFonts w:asciiTheme="majorBidi" w:eastAsia="Times New Roman" w:hAnsiTheme="majorBidi" w:cstheme="majorBidi"/>
                  <w:kern w:val="0"/>
                  <w:sz w:val="18"/>
                  <w:szCs w:val="18"/>
                  <w14:ligatures w14:val="none"/>
                </w:rPr>
                <w:t>0.319</w:t>
              </w:r>
            </w:ins>
          </w:p>
        </w:tc>
      </w:tr>
      <w:tr w:rsidR="00B47D9B" w:rsidRPr="00A12542" w14:paraId="3C5AE06D"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15AA7367" w14:textId="77777777" w:rsidR="00B47D9B" w:rsidRPr="00A12542" w:rsidRDefault="00B47D9B" w:rsidP="00B47D9B">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Normal</w:t>
            </w:r>
          </w:p>
        </w:tc>
        <w:tc>
          <w:tcPr>
            <w:tcW w:w="1165" w:type="dxa"/>
            <w:tcBorders>
              <w:top w:val="single" w:sz="4" w:space="0" w:color="auto"/>
              <w:left w:val="single" w:sz="4" w:space="0" w:color="auto"/>
              <w:bottom w:val="single" w:sz="4" w:space="0" w:color="auto"/>
              <w:right w:val="single" w:sz="4" w:space="0" w:color="auto"/>
            </w:tcBorders>
          </w:tcPr>
          <w:p w14:paraId="4719EAA5" w14:textId="075D6FDD" w:rsidR="00B47D9B" w:rsidRPr="00A12542" w:rsidRDefault="00B47D9B" w:rsidP="00B47D9B">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516 (43.2)</w:t>
            </w:r>
          </w:p>
        </w:tc>
        <w:tc>
          <w:tcPr>
            <w:tcW w:w="1098" w:type="dxa"/>
            <w:tcBorders>
              <w:top w:val="single" w:sz="4" w:space="0" w:color="auto"/>
              <w:left w:val="single" w:sz="4" w:space="0" w:color="auto"/>
              <w:bottom w:val="single" w:sz="4" w:space="0" w:color="auto"/>
              <w:right w:val="single" w:sz="4" w:space="0" w:color="auto"/>
            </w:tcBorders>
          </w:tcPr>
          <w:p w14:paraId="484B8692" w14:textId="26991B3F" w:rsidR="00B47D9B" w:rsidRPr="00A12542" w:rsidRDefault="00B47D9B" w:rsidP="00B47D9B">
            <w:pPr>
              <w:spacing w:after="0" w:line="240" w:lineRule="auto"/>
              <w:rPr>
                <w:rFonts w:asciiTheme="majorBidi" w:eastAsia="Times New Roman" w:hAnsiTheme="majorBidi" w:cstheme="majorBidi"/>
                <w:kern w:val="0"/>
                <w:sz w:val="18"/>
                <w:szCs w:val="18"/>
                <w14:ligatures w14:val="none"/>
              </w:rPr>
            </w:pPr>
            <w:r>
              <w:rPr>
                <w:rFonts w:asciiTheme="majorBidi" w:eastAsia="Times New Roman" w:hAnsiTheme="majorBidi" w:cstheme="majorBidi"/>
                <w:kern w:val="0"/>
                <w:sz w:val="18"/>
                <w:szCs w:val="18"/>
                <w14:ligatures w14:val="none"/>
              </w:rPr>
              <w:t>Ref</w:t>
            </w:r>
          </w:p>
        </w:tc>
        <w:tc>
          <w:tcPr>
            <w:tcW w:w="1108" w:type="dxa"/>
            <w:tcBorders>
              <w:top w:val="single" w:sz="4" w:space="0" w:color="auto"/>
              <w:left w:val="single" w:sz="4" w:space="0" w:color="auto"/>
              <w:bottom w:val="single" w:sz="4" w:space="0" w:color="auto"/>
              <w:right w:val="single" w:sz="4" w:space="0" w:color="auto"/>
            </w:tcBorders>
          </w:tcPr>
          <w:p w14:paraId="14766596" w14:textId="038CDA20" w:rsidR="00B47D9B" w:rsidRPr="00A12542" w:rsidRDefault="00B47D9B" w:rsidP="00B47D9B">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1D23D71A" w14:textId="5AB70EEF" w:rsidR="00B47D9B" w:rsidRPr="00A12542" w:rsidRDefault="00B47D9B" w:rsidP="00B47D9B">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 </w:t>
            </w:r>
          </w:p>
        </w:tc>
        <w:tc>
          <w:tcPr>
            <w:tcW w:w="1098" w:type="dxa"/>
            <w:tcBorders>
              <w:top w:val="single" w:sz="4" w:space="0" w:color="auto"/>
              <w:left w:val="single" w:sz="4" w:space="0" w:color="auto"/>
              <w:bottom w:val="single" w:sz="4" w:space="0" w:color="auto"/>
              <w:right w:val="single" w:sz="4" w:space="0" w:color="auto"/>
            </w:tcBorders>
          </w:tcPr>
          <w:p w14:paraId="02FFCF59" w14:textId="3BC4D8DE" w:rsidR="00B47D9B" w:rsidRPr="00A12542" w:rsidRDefault="00B47D9B" w:rsidP="00B47D9B">
            <w:pPr>
              <w:spacing w:after="0" w:line="240" w:lineRule="auto"/>
              <w:rPr>
                <w:rFonts w:asciiTheme="majorBidi" w:eastAsia="Times New Roman" w:hAnsiTheme="majorBidi" w:cstheme="majorBidi"/>
                <w:kern w:val="0"/>
                <w:sz w:val="18"/>
                <w:szCs w:val="18"/>
                <w14:ligatures w14:val="none"/>
              </w:rPr>
            </w:pPr>
            <w:r>
              <w:rPr>
                <w:rFonts w:asciiTheme="majorBidi" w:eastAsia="Times New Roman" w:hAnsiTheme="majorBidi" w:cstheme="majorBidi"/>
                <w:kern w:val="0"/>
                <w:sz w:val="18"/>
                <w:szCs w:val="18"/>
                <w14:ligatures w14:val="none"/>
              </w:rPr>
              <w:t>Ref</w:t>
            </w:r>
          </w:p>
        </w:tc>
        <w:tc>
          <w:tcPr>
            <w:tcW w:w="1108" w:type="dxa"/>
            <w:tcBorders>
              <w:top w:val="single" w:sz="4" w:space="0" w:color="auto"/>
              <w:left w:val="single" w:sz="4" w:space="0" w:color="auto"/>
              <w:bottom w:val="single" w:sz="4" w:space="0" w:color="auto"/>
              <w:right w:val="single" w:sz="4" w:space="0" w:color="auto"/>
            </w:tcBorders>
          </w:tcPr>
          <w:p w14:paraId="2AC24713" w14:textId="4CF531CD" w:rsidR="00B47D9B" w:rsidRPr="00A12542" w:rsidRDefault="00B47D9B" w:rsidP="00B47D9B">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7A2D7127" w14:textId="09C081A9" w:rsidR="00B47D9B" w:rsidRPr="00A12542" w:rsidRDefault="00B47D9B" w:rsidP="00B47D9B">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r>
      <w:tr w:rsidR="00B47D9B" w:rsidRPr="00A12542" w14:paraId="01B7EA7D"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056087CC" w14:textId="3516DE30" w:rsidR="00B47D9B" w:rsidRPr="00A12542" w:rsidRDefault="00B47D9B" w:rsidP="00B47D9B">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Overweight or obese</w:t>
            </w:r>
          </w:p>
        </w:tc>
        <w:tc>
          <w:tcPr>
            <w:tcW w:w="1165" w:type="dxa"/>
            <w:tcBorders>
              <w:top w:val="single" w:sz="4" w:space="0" w:color="auto"/>
              <w:left w:val="single" w:sz="4" w:space="0" w:color="auto"/>
              <w:bottom w:val="single" w:sz="4" w:space="0" w:color="auto"/>
              <w:right w:val="single" w:sz="4" w:space="0" w:color="auto"/>
            </w:tcBorders>
          </w:tcPr>
          <w:p w14:paraId="63465A8C" w14:textId="393AEF09" w:rsidR="00B47D9B" w:rsidRPr="00A12542" w:rsidRDefault="00B47D9B" w:rsidP="00B47D9B">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189 (41.1)</w:t>
            </w:r>
          </w:p>
        </w:tc>
        <w:tc>
          <w:tcPr>
            <w:tcW w:w="1098" w:type="dxa"/>
            <w:tcBorders>
              <w:top w:val="single" w:sz="4" w:space="0" w:color="auto"/>
              <w:left w:val="single" w:sz="4" w:space="0" w:color="auto"/>
              <w:bottom w:val="single" w:sz="4" w:space="0" w:color="auto"/>
              <w:right w:val="single" w:sz="4" w:space="0" w:color="auto"/>
            </w:tcBorders>
          </w:tcPr>
          <w:p w14:paraId="1D0CAAF7" w14:textId="24F1006A" w:rsidR="00B47D9B" w:rsidRPr="00A12542" w:rsidRDefault="00B47D9B" w:rsidP="00B47D9B">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0.92</w:t>
            </w:r>
          </w:p>
        </w:tc>
        <w:tc>
          <w:tcPr>
            <w:tcW w:w="1108" w:type="dxa"/>
            <w:tcBorders>
              <w:top w:val="single" w:sz="4" w:space="0" w:color="auto"/>
              <w:left w:val="single" w:sz="4" w:space="0" w:color="auto"/>
              <w:bottom w:val="single" w:sz="4" w:space="0" w:color="auto"/>
              <w:right w:val="single" w:sz="4" w:space="0" w:color="auto"/>
            </w:tcBorders>
          </w:tcPr>
          <w:p w14:paraId="0A07941C" w14:textId="4CA9BBAC" w:rsidR="00B47D9B" w:rsidRPr="00A12542" w:rsidRDefault="00B47D9B" w:rsidP="00B47D9B">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0.70, 1.21</w:t>
            </w:r>
          </w:p>
        </w:tc>
        <w:tc>
          <w:tcPr>
            <w:tcW w:w="1230" w:type="dxa"/>
            <w:tcBorders>
              <w:top w:val="single" w:sz="4" w:space="0" w:color="auto"/>
              <w:left w:val="single" w:sz="4" w:space="0" w:color="auto"/>
              <w:bottom w:val="single" w:sz="4" w:space="0" w:color="auto"/>
              <w:right w:val="single" w:sz="4" w:space="0" w:color="auto"/>
            </w:tcBorders>
          </w:tcPr>
          <w:p w14:paraId="5FC9A97F" w14:textId="2691952B" w:rsidR="00B47D9B" w:rsidRPr="00A12542" w:rsidRDefault="00B47D9B" w:rsidP="00B47D9B">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0.548</w:t>
            </w:r>
          </w:p>
        </w:tc>
        <w:tc>
          <w:tcPr>
            <w:tcW w:w="1098" w:type="dxa"/>
            <w:tcBorders>
              <w:top w:val="single" w:sz="4" w:space="0" w:color="auto"/>
              <w:left w:val="single" w:sz="4" w:space="0" w:color="auto"/>
              <w:bottom w:val="single" w:sz="4" w:space="0" w:color="auto"/>
              <w:right w:val="single" w:sz="4" w:space="0" w:color="auto"/>
            </w:tcBorders>
          </w:tcPr>
          <w:p w14:paraId="5678573C" w14:textId="3A146ABD" w:rsidR="00B47D9B" w:rsidRPr="00A12542" w:rsidRDefault="00B47D9B" w:rsidP="00B47D9B">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1.19</w:t>
            </w:r>
          </w:p>
        </w:tc>
        <w:tc>
          <w:tcPr>
            <w:tcW w:w="1108" w:type="dxa"/>
            <w:tcBorders>
              <w:top w:val="single" w:sz="4" w:space="0" w:color="auto"/>
              <w:left w:val="single" w:sz="4" w:space="0" w:color="auto"/>
              <w:bottom w:val="single" w:sz="4" w:space="0" w:color="auto"/>
              <w:right w:val="single" w:sz="4" w:space="0" w:color="auto"/>
            </w:tcBorders>
          </w:tcPr>
          <w:p w14:paraId="61B77A6D" w14:textId="3C4F9F84" w:rsidR="00B47D9B" w:rsidRPr="00A12542" w:rsidRDefault="00B47D9B" w:rsidP="00B47D9B">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0.87, 1.63</w:t>
            </w:r>
          </w:p>
        </w:tc>
        <w:tc>
          <w:tcPr>
            <w:tcW w:w="1230" w:type="dxa"/>
            <w:tcBorders>
              <w:top w:val="single" w:sz="4" w:space="0" w:color="auto"/>
              <w:left w:val="single" w:sz="4" w:space="0" w:color="auto"/>
              <w:bottom w:val="single" w:sz="4" w:space="0" w:color="auto"/>
              <w:right w:val="single" w:sz="4" w:space="0" w:color="auto"/>
            </w:tcBorders>
          </w:tcPr>
          <w:p w14:paraId="56E09B70" w14:textId="55A75009" w:rsidR="00B47D9B" w:rsidRPr="00A12542" w:rsidRDefault="00B47D9B" w:rsidP="00B47D9B">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0.286</w:t>
            </w:r>
          </w:p>
        </w:tc>
      </w:tr>
      <w:tr w:rsidR="00B47D9B" w:rsidRPr="00A12542" w:rsidDel="00B47D9B" w14:paraId="7608D536" w14:textId="1E385B3C" w:rsidTr="001245B7">
        <w:trPr>
          <w:trHeight w:val="20"/>
          <w:del w:id="985" w:author="Dahal, Kajol" w:date="2025-12-02T11:58:00Z"/>
        </w:trPr>
        <w:tc>
          <w:tcPr>
            <w:tcW w:w="1995" w:type="dxa"/>
            <w:tcBorders>
              <w:top w:val="single" w:sz="4" w:space="0" w:color="auto"/>
              <w:left w:val="single" w:sz="4" w:space="0" w:color="auto"/>
              <w:bottom w:val="single" w:sz="4" w:space="0" w:color="auto"/>
              <w:right w:val="single" w:sz="4" w:space="0" w:color="auto"/>
            </w:tcBorders>
            <w:hideMark/>
          </w:tcPr>
          <w:p w14:paraId="07AB65E0" w14:textId="73C346EF" w:rsidR="00B47D9B" w:rsidRPr="00A12542" w:rsidDel="00B47D9B" w:rsidRDefault="00B47D9B" w:rsidP="00B47D9B">
            <w:pPr>
              <w:spacing w:after="0" w:line="240" w:lineRule="auto"/>
              <w:rPr>
                <w:del w:id="986" w:author="Dahal, Kajol" w:date="2025-12-02T11:58:00Z"/>
                <w:rFonts w:asciiTheme="majorBidi" w:eastAsia="Times New Roman" w:hAnsiTheme="majorBidi" w:cstheme="majorBidi"/>
                <w:sz w:val="18"/>
                <w:szCs w:val="18"/>
              </w:rPr>
            </w:pPr>
            <w:del w:id="987" w:author="Dahal, Kajol" w:date="2025-12-02T11:58:00Z">
              <w:r w:rsidRPr="0ECD4335" w:rsidDel="00B47D9B">
                <w:rPr>
                  <w:rFonts w:asciiTheme="majorBidi" w:eastAsia="Times New Roman" w:hAnsiTheme="majorBidi" w:cstheme="majorBidi"/>
                  <w:kern w:val="0"/>
                  <w:sz w:val="18"/>
                  <w:szCs w:val="18"/>
                  <w14:ligatures w14:val="none"/>
                </w:rPr>
                <w:delText xml:space="preserve">    </w:delText>
              </w:r>
              <w:r w:rsidRPr="0ECD4335" w:rsidDel="00B47D9B">
                <w:rPr>
                  <w:rFonts w:asciiTheme="majorBidi" w:eastAsia="Times New Roman" w:hAnsiTheme="majorBidi" w:cstheme="majorBidi"/>
                  <w:sz w:val="18"/>
                  <w:szCs w:val="18"/>
                </w:rPr>
                <w:delText>Underweight</w:delText>
              </w:r>
            </w:del>
          </w:p>
        </w:tc>
        <w:tc>
          <w:tcPr>
            <w:tcW w:w="1165" w:type="dxa"/>
            <w:tcBorders>
              <w:top w:val="single" w:sz="4" w:space="0" w:color="auto"/>
              <w:left w:val="single" w:sz="4" w:space="0" w:color="auto"/>
              <w:bottom w:val="single" w:sz="4" w:space="0" w:color="auto"/>
              <w:right w:val="single" w:sz="4" w:space="0" w:color="auto"/>
            </w:tcBorders>
          </w:tcPr>
          <w:p w14:paraId="556FF926" w14:textId="7FB3B09F" w:rsidR="00B47D9B" w:rsidRPr="00A12542" w:rsidDel="00B47D9B" w:rsidRDefault="00B47D9B" w:rsidP="00B47D9B">
            <w:pPr>
              <w:spacing w:after="0" w:line="240" w:lineRule="auto"/>
              <w:rPr>
                <w:del w:id="988" w:author="Dahal, Kajol" w:date="2025-12-02T11:58:00Z"/>
                <w:rFonts w:asciiTheme="majorBidi" w:eastAsia="Times New Roman" w:hAnsiTheme="majorBidi" w:cstheme="majorBidi"/>
                <w:kern w:val="0"/>
                <w:sz w:val="18"/>
                <w:szCs w:val="18"/>
                <w14:ligatures w14:val="none"/>
              </w:rPr>
            </w:pPr>
            <w:del w:id="989" w:author="Dahal, Kajol" w:date="2025-12-02T11:58:00Z">
              <w:r w:rsidRPr="001245B7" w:rsidDel="00B47D9B">
                <w:rPr>
                  <w:rFonts w:asciiTheme="majorBidi" w:eastAsia="Times New Roman" w:hAnsiTheme="majorBidi" w:cstheme="majorBidi"/>
                  <w:kern w:val="0"/>
                  <w:sz w:val="18"/>
                  <w:szCs w:val="18"/>
                  <w14:ligatures w14:val="none"/>
                </w:rPr>
                <w:delText>149 (52.5)</w:delText>
              </w:r>
            </w:del>
          </w:p>
        </w:tc>
        <w:tc>
          <w:tcPr>
            <w:tcW w:w="1098" w:type="dxa"/>
            <w:tcBorders>
              <w:top w:val="single" w:sz="4" w:space="0" w:color="auto"/>
              <w:left w:val="single" w:sz="4" w:space="0" w:color="auto"/>
              <w:bottom w:val="single" w:sz="4" w:space="0" w:color="auto"/>
              <w:right w:val="single" w:sz="4" w:space="0" w:color="auto"/>
            </w:tcBorders>
          </w:tcPr>
          <w:p w14:paraId="43B60F2C" w14:textId="28F5AE6B" w:rsidR="00B47D9B" w:rsidRPr="00A12542" w:rsidDel="00B47D9B" w:rsidRDefault="00B47D9B" w:rsidP="00B47D9B">
            <w:pPr>
              <w:spacing w:after="0" w:line="240" w:lineRule="auto"/>
              <w:rPr>
                <w:del w:id="990" w:author="Dahal, Kajol" w:date="2025-12-02T11:58:00Z"/>
                <w:rFonts w:asciiTheme="majorBidi" w:eastAsia="Times New Roman" w:hAnsiTheme="majorBidi" w:cstheme="majorBidi"/>
                <w:kern w:val="0"/>
                <w:sz w:val="18"/>
                <w:szCs w:val="18"/>
                <w14:ligatures w14:val="none"/>
              </w:rPr>
            </w:pPr>
            <w:del w:id="991" w:author="Dahal, Kajol" w:date="2025-12-02T11:58:00Z">
              <w:r w:rsidRPr="001245B7" w:rsidDel="00B47D9B">
                <w:rPr>
                  <w:rFonts w:asciiTheme="majorBidi" w:eastAsia="Times New Roman" w:hAnsiTheme="majorBidi" w:cstheme="majorBidi"/>
                  <w:kern w:val="0"/>
                  <w:sz w:val="18"/>
                  <w:szCs w:val="18"/>
                  <w14:ligatures w14:val="none"/>
                </w:rPr>
                <w:delText>1.46</w:delText>
              </w:r>
            </w:del>
          </w:p>
        </w:tc>
        <w:tc>
          <w:tcPr>
            <w:tcW w:w="1108" w:type="dxa"/>
            <w:tcBorders>
              <w:top w:val="single" w:sz="4" w:space="0" w:color="auto"/>
              <w:left w:val="single" w:sz="4" w:space="0" w:color="auto"/>
              <w:bottom w:val="single" w:sz="4" w:space="0" w:color="auto"/>
              <w:right w:val="single" w:sz="4" w:space="0" w:color="auto"/>
            </w:tcBorders>
          </w:tcPr>
          <w:p w14:paraId="3A70D683" w14:textId="162FA21A" w:rsidR="00B47D9B" w:rsidRPr="00A12542" w:rsidDel="00B47D9B" w:rsidRDefault="00B47D9B" w:rsidP="00B47D9B">
            <w:pPr>
              <w:spacing w:after="0" w:line="240" w:lineRule="auto"/>
              <w:rPr>
                <w:del w:id="992" w:author="Dahal, Kajol" w:date="2025-12-02T11:58:00Z"/>
                <w:rFonts w:asciiTheme="majorBidi" w:eastAsia="Times New Roman" w:hAnsiTheme="majorBidi" w:cstheme="majorBidi"/>
                <w:kern w:val="0"/>
                <w:sz w:val="18"/>
                <w:szCs w:val="18"/>
                <w14:ligatures w14:val="none"/>
              </w:rPr>
            </w:pPr>
            <w:del w:id="993" w:author="Dahal, Kajol" w:date="2025-12-02T11:58:00Z">
              <w:r w:rsidRPr="001245B7" w:rsidDel="00B47D9B">
                <w:rPr>
                  <w:rFonts w:asciiTheme="majorBidi" w:eastAsia="Times New Roman" w:hAnsiTheme="majorBidi" w:cstheme="majorBidi"/>
                  <w:kern w:val="0"/>
                  <w:sz w:val="18"/>
                  <w:szCs w:val="18"/>
                  <w14:ligatures w14:val="none"/>
                </w:rPr>
                <w:delText>1.07, 1.98</w:delText>
              </w:r>
            </w:del>
          </w:p>
        </w:tc>
        <w:tc>
          <w:tcPr>
            <w:tcW w:w="1230" w:type="dxa"/>
            <w:tcBorders>
              <w:top w:val="single" w:sz="4" w:space="0" w:color="auto"/>
              <w:left w:val="single" w:sz="4" w:space="0" w:color="auto"/>
              <w:bottom w:val="single" w:sz="4" w:space="0" w:color="auto"/>
              <w:right w:val="single" w:sz="4" w:space="0" w:color="auto"/>
            </w:tcBorders>
          </w:tcPr>
          <w:p w14:paraId="15E23D07" w14:textId="597FE826" w:rsidR="00B47D9B" w:rsidRPr="001245B7" w:rsidDel="00B47D9B" w:rsidRDefault="00B47D9B" w:rsidP="00B47D9B">
            <w:pPr>
              <w:spacing w:after="0" w:line="240" w:lineRule="auto"/>
              <w:rPr>
                <w:del w:id="994" w:author="Dahal, Kajol" w:date="2025-12-02T11:58:00Z"/>
                <w:rFonts w:asciiTheme="majorBidi" w:eastAsia="Times New Roman" w:hAnsiTheme="majorBidi" w:cstheme="majorBidi"/>
                <w:kern w:val="0"/>
                <w:sz w:val="18"/>
                <w:szCs w:val="18"/>
                <w14:ligatures w14:val="none"/>
              </w:rPr>
            </w:pPr>
            <w:del w:id="995" w:author="Dahal, Kajol" w:date="2025-12-02T11:58:00Z">
              <w:r w:rsidRPr="001245B7" w:rsidDel="00B47D9B">
                <w:rPr>
                  <w:rFonts w:asciiTheme="majorBidi" w:eastAsia="Times New Roman" w:hAnsiTheme="majorBidi" w:cstheme="majorBidi"/>
                  <w:kern w:val="0"/>
                  <w:sz w:val="18"/>
                  <w:szCs w:val="18"/>
                  <w14:ligatures w14:val="none"/>
                </w:rPr>
                <w:delText>0.016</w:delText>
              </w:r>
            </w:del>
          </w:p>
        </w:tc>
        <w:tc>
          <w:tcPr>
            <w:tcW w:w="1098" w:type="dxa"/>
            <w:tcBorders>
              <w:top w:val="single" w:sz="4" w:space="0" w:color="auto"/>
              <w:left w:val="single" w:sz="4" w:space="0" w:color="auto"/>
              <w:bottom w:val="single" w:sz="4" w:space="0" w:color="auto"/>
              <w:right w:val="single" w:sz="4" w:space="0" w:color="auto"/>
            </w:tcBorders>
          </w:tcPr>
          <w:p w14:paraId="234BFC6D" w14:textId="47592D4E" w:rsidR="00B47D9B" w:rsidRPr="00A12542" w:rsidDel="00B47D9B" w:rsidRDefault="00B47D9B" w:rsidP="00B47D9B">
            <w:pPr>
              <w:spacing w:after="0" w:line="240" w:lineRule="auto"/>
              <w:rPr>
                <w:del w:id="996" w:author="Dahal, Kajol" w:date="2025-12-02T11:58:00Z"/>
                <w:rFonts w:asciiTheme="majorBidi" w:eastAsia="Times New Roman" w:hAnsiTheme="majorBidi" w:cstheme="majorBidi"/>
                <w:kern w:val="0"/>
                <w:sz w:val="18"/>
                <w:szCs w:val="18"/>
                <w14:ligatures w14:val="none"/>
              </w:rPr>
            </w:pPr>
            <w:del w:id="997" w:author="Dahal, Kajol" w:date="2025-12-02T11:58:00Z">
              <w:r w:rsidRPr="001245B7" w:rsidDel="00B47D9B">
                <w:rPr>
                  <w:rFonts w:asciiTheme="majorBidi" w:eastAsia="Times New Roman" w:hAnsiTheme="majorBidi" w:cstheme="majorBidi"/>
                  <w:kern w:val="0"/>
                  <w:sz w:val="18"/>
                  <w:szCs w:val="18"/>
                  <w14:ligatures w14:val="none"/>
                </w:rPr>
                <w:delText>1.2</w:delText>
              </w:r>
              <w:r w:rsidDel="00B47D9B">
                <w:rPr>
                  <w:rFonts w:asciiTheme="majorBidi" w:eastAsia="Times New Roman" w:hAnsiTheme="majorBidi" w:cstheme="majorBidi"/>
                  <w:kern w:val="0"/>
                  <w:sz w:val="18"/>
                  <w:szCs w:val="18"/>
                  <w14:ligatures w14:val="none"/>
                </w:rPr>
                <w:delText>0</w:delText>
              </w:r>
            </w:del>
          </w:p>
        </w:tc>
        <w:tc>
          <w:tcPr>
            <w:tcW w:w="1108" w:type="dxa"/>
            <w:tcBorders>
              <w:top w:val="single" w:sz="4" w:space="0" w:color="auto"/>
              <w:left w:val="single" w:sz="4" w:space="0" w:color="auto"/>
              <w:bottom w:val="single" w:sz="4" w:space="0" w:color="auto"/>
              <w:right w:val="single" w:sz="4" w:space="0" w:color="auto"/>
            </w:tcBorders>
          </w:tcPr>
          <w:p w14:paraId="351FB4FE" w14:textId="04F94F8F" w:rsidR="00B47D9B" w:rsidRPr="00A12542" w:rsidDel="00B47D9B" w:rsidRDefault="00B47D9B" w:rsidP="00B47D9B">
            <w:pPr>
              <w:spacing w:after="0" w:line="240" w:lineRule="auto"/>
              <w:rPr>
                <w:del w:id="998" w:author="Dahal, Kajol" w:date="2025-12-02T11:58:00Z"/>
                <w:rFonts w:asciiTheme="majorBidi" w:eastAsia="Times New Roman" w:hAnsiTheme="majorBidi" w:cstheme="majorBidi"/>
                <w:kern w:val="0"/>
                <w:sz w:val="18"/>
                <w:szCs w:val="18"/>
                <w14:ligatures w14:val="none"/>
              </w:rPr>
            </w:pPr>
            <w:del w:id="999" w:author="Dahal, Kajol" w:date="2025-12-02T11:58:00Z">
              <w:r w:rsidRPr="001245B7" w:rsidDel="00B47D9B">
                <w:rPr>
                  <w:rFonts w:asciiTheme="majorBidi" w:eastAsia="Times New Roman" w:hAnsiTheme="majorBidi" w:cstheme="majorBidi"/>
                  <w:kern w:val="0"/>
                  <w:sz w:val="18"/>
                  <w:szCs w:val="18"/>
                  <w14:ligatures w14:val="none"/>
                </w:rPr>
                <w:delText>0.84, 1.71</w:delText>
              </w:r>
            </w:del>
          </w:p>
        </w:tc>
        <w:tc>
          <w:tcPr>
            <w:tcW w:w="1230" w:type="dxa"/>
            <w:tcBorders>
              <w:top w:val="single" w:sz="4" w:space="0" w:color="auto"/>
              <w:left w:val="single" w:sz="4" w:space="0" w:color="auto"/>
              <w:bottom w:val="single" w:sz="4" w:space="0" w:color="auto"/>
              <w:right w:val="single" w:sz="4" w:space="0" w:color="auto"/>
            </w:tcBorders>
          </w:tcPr>
          <w:p w14:paraId="1C6F547C" w14:textId="6FEE2618" w:rsidR="00B47D9B" w:rsidRPr="00A12542" w:rsidDel="00B47D9B" w:rsidRDefault="00B47D9B" w:rsidP="00B47D9B">
            <w:pPr>
              <w:spacing w:after="0" w:line="240" w:lineRule="auto"/>
              <w:rPr>
                <w:del w:id="1000" w:author="Dahal, Kajol" w:date="2025-12-02T11:58:00Z"/>
                <w:rFonts w:asciiTheme="majorBidi" w:eastAsia="Times New Roman" w:hAnsiTheme="majorBidi" w:cstheme="majorBidi"/>
                <w:kern w:val="0"/>
                <w:sz w:val="18"/>
                <w:szCs w:val="18"/>
                <w14:ligatures w14:val="none"/>
              </w:rPr>
            </w:pPr>
            <w:del w:id="1001" w:author="Dahal, Kajol" w:date="2025-12-02T11:58:00Z">
              <w:r w:rsidRPr="001245B7" w:rsidDel="00B47D9B">
                <w:rPr>
                  <w:rFonts w:asciiTheme="majorBidi" w:eastAsia="Times New Roman" w:hAnsiTheme="majorBidi" w:cstheme="majorBidi"/>
                  <w:kern w:val="0"/>
                  <w:sz w:val="18"/>
                  <w:szCs w:val="18"/>
                  <w14:ligatures w14:val="none"/>
                </w:rPr>
                <w:delText>0.319</w:delText>
              </w:r>
            </w:del>
          </w:p>
        </w:tc>
      </w:tr>
      <w:tr w:rsidR="00B47D9B" w:rsidRPr="00A12542" w:rsidDel="008234E3" w14:paraId="5158A34B" w14:textId="17BC4D1B" w:rsidTr="001245B7">
        <w:trPr>
          <w:trHeight w:val="20"/>
          <w:del w:id="1002" w:author="Bikram Adhikari (bdhikari)" w:date="2025-12-02T16:11:00Z"/>
        </w:trPr>
        <w:tc>
          <w:tcPr>
            <w:tcW w:w="1995" w:type="dxa"/>
            <w:tcBorders>
              <w:top w:val="single" w:sz="4" w:space="0" w:color="auto"/>
              <w:left w:val="single" w:sz="4" w:space="0" w:color="auto"/>
              <w:bottom w:val="single" w:sz="4" w:space="0" w:color="auto"/>
              <w:right w:val="single" w:sz="4" w:space="0" w:color="auto"/>
            </w:tcBorders>
            <w:hideMark/>
          </w:tcPr>
          <w:p w14:paraId="513CD062" w14:textId="7A48A46A" w:rsidR="00B47D9B" w:rsidRPr="00A12542" w:rsidDel="008234E3" w:rsidRDefault="00B47D9B" w:rsidP="00B47D9B">
            <w:pPr>
              <w:spacing w:after="0" w:line="240" w:lineRule="auto"/>
              <w:rPr>
                <w:del w:id="1003" w:author="Bikram Adhikari (bdhikari)" w:date="2025-12-02T16:11:00Z" w16du:dateUtc="2025-12-02T22:11:00Z"/>
                <w:rFonts w:asciiTheme="majorBidi" w:eastAsia="Times New Roman" w:hAnsiTheme="majorBidi" w:cstheme="majorBidi"/>
                <w:b/>
                <w:bCs/>
                <w:kern w:val="0"/>
                <w:sz w:val="18"/>
                <w:szCs w:val="18"/>
                <w14:ligatures w14:val="none"/>
              </w:rPr>
            </w:pPr>
            <w:del w:id="1004" w:author="Bikram Adhikari (bdhikari)" w:date="2025-12-02T16:11:00Z" w16du:dateUtc="2025-12-02T22:11:00Z">
              <w:r w:rsidRPr="00A12542" w:rsidDel="008234E3">
                <w:rPr>
                  <w:rFonts w:asciiTheme="majorBidi" w:eastAsia="Times New Roman" w:hAnsiTheme="majorBidi" w:cstheme="majorBidi"/>
                  <w:b/>
                  <w:bCs/>
                  <w:kern w:val="0"/>
                  <w:sz w:val="18"/>
                  <w:szCs w:val="18"/>
                  <w14:ligatures w14:val="none"/>
                </w:rPr>
                <w:delText>Anemia status in mother</w:delText>
              </w:r>
            </w:del>
          </w:p>
        </w:tc>
        <w:tc>
          <w:tcPr>
            <w:tcW w:w="1165" w:type="dxa"/>
            <w:tcBorders>
              <w:top w:val="single" w:sz="4" w:space="0" w:color="auto"/>
              <w:left w:val="single" w:sz="4" w:space="0" w:color="auto"/>
              <w:bottom w:val="single" w:sz="4" w:space="0" w:color="auto"/>
              <w:right w:val="single" w:sz="4" w:space="0" w:color="auto"/>
            </w:tcBorders>
          </w:tcPr>
          <w:p w14:paraId="25131DB7" w14:textId="4FD87237" w:rsidR="00B47D9B" w:rsidRPr="00A12542" w:rsidDel="008234E3" w:rsidRDefault="00B47D9B" w:rsidP="00B47D9B">
            <w:pPr>
              <w:spacing w:after="0" w:line="240" w:lineRule="auto"/>
              <w:rPr>
                <w:del w:id="1005" w:author="Bikram Adhikari (bdhikari)" w:date="2025-12-02T16:11:00Z" w16du:dateUtc="2025-12-02T22:11:00Z"/>
                <w:rFonts w:asciiTheme="majorBidi" w:eastAsia="Times New Roman" w:hAnsiTheme="majorBidi" w:cstheme="majorBidi"/>
                <w:kern w:val="0"/>
                <w:sz w:val="18"/>
                <w:szCs w:val="18"/>
                <w14:ligatures w14:val="none"/>
              </w:rPr>
            </w:pPr>
          </w:p>
        </w:tc>
        <w:tc>
          <w:tcPr>
            <w:tcW w:w="1098" w:type="dxa"/>
            <w:tcBorders>
              <w:top w:val="single" w:sz="4" w:space="0" w:color="auto"/>
              <w:left w:val="single" w:sz="4" w:space="0" w:color="auto"/>
              <w:bottom w:val="single" w:sz="4" w:space="0" w:color="auto"/>
              <w:right w:val="single" w:sz="4" w:space="0" w:color="auto"/>
            </w:tcBorders>
          </w:tcPr>
          <w:p w14:paraId="6967AE59" w14:textId="3DA27DA0" w:rsidR="00B47D9B" w:rsidRPr="00A12542" w:rsidDel="008234E3" w:rsidRDefault="00B47D9B" w:rsidP="00B47D9B">
            <w:pPr>
              <w:spacing w:after="0" w:line="240" w:lineRule="auto"/>
              <w:rPr>
                <w:del w:id="1006" w:author="Bikram Adhikari (bdhikari)" w:date="2025-12-02T16:11:00Z" w16du:dateUtc="2025-12-02T22:11:00Z"/>
                <w:rFonts w:asciiTheme="majorBidi" w:eastAsia="Times New Roman" w:hAnsiTheme="majorBidi" w:cstheme="majorBidi"/>
                <w:kern w:val="0"/>
                <w:sz w:val="18"/>
                <w:szCs w:val="18"/>
                <w14:ligatures w14:val="none"/>
              </w:rPr>
            </w:pPr>
          </w:p>
        </w:tc>
        <w:tc>
          <w:tcPr>
            <w:tcW w:w="1108" w:type="dxa"/>
            <w:tcBorders>
              <w:top w:val="single" w:sz="4" w:space="0" w:color="auto"/>
              <w:left w:val="single" w:sz="4" w:space="0" w:color="auto"/>
              <w:bottom w:val="single" w:sz="4" w:space="0" w:color="auto"/>
              <w:right w:val="single" w:sz="4" w:space="0" w:color="auto"/>
            </w:tcBorders>
          </w:tcPr>
          <w:p w14:paraId="4998875D" w14:textId="1DBA2E35" w:rsidR="00B47D9B" w:rsidRPr="00A12542" w:rsidDel="008234E3" w:rsidRDefault="00B47D9B" w:rsidP="00B47D9B">
            <w:pPr>
              <w:spacing w:after="0" w:line="240" w:lineRule="auto"/>
              <w:rPr>
                <w:del w:id="1007" w:author="Bikram Adhikari (bdhikari)" w:date="2025-12-02T16:11:00Z" w16du:dateUtc="2025-12-02T22:11:00Z"/>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7B8DDE5D" w14:textId="0A8B5AE2" w:rsidR="00B47D9B" w:rsidRPr="00A12542" w:rsidDel="008234E3" w:rsidRDefault="00B47D9B" w:rsidP="00B47D9B">
            <w:pPr>
              <w:spacing w:after="0" w:line="240" w:lineRule="auto"/>
              <w:rPr>
                <w:del w:id="1008" w:author="Bikram Adhikari (bdhikari)" w:date="2025-12-02T16:11:00Z" w16du:dateUtc="2025-12-02T22:11:00Z"/>
                <w:rFonts w:asciiTheme="majorBidi" w:eastAsia="Times New Roman" w:hAnsiTheme="majorBidi" w:cstheme="majorBidi"/>
                <w:kern w:val="0"/>
                <w:sz w:val="18"/>
                <w:szCs w:val="18"/>
                <w14:ligatures w14:val="none"/>
              </w:rPr>
            </w:pPr>
          </w:p>
        </w:tc>
        <w:tc>
          <w:tcPr>
            <w:tcW w:w="1098" w:type="dxa"/>
            <w:tcBorders>
              <w:top w:val="single" w:sz="4" w:space="0" w:color="auto"/>
              <w:left w:val="single" w:sz="4" w:space="0" w:color="auto"/>
              <w:bottom w:val="single" w:sz="4" w:space="0" w:color="auto"/>
              <w:right w:val="single" w:sz="4" w:space="0" w:color="auto"/>
            </w:tcBorders>
          </w:tcPr>
          <w:p w14:paraId="0C987EFD" w14:textId="1F2A4959" w:rsidR="00B47D9B" w:rsidRPr="00A12542" w:rsidDel="008234E3" w:rsidRDefault="00B47D9B" w:rsidP="00B47D9B">
            <w:pPr>
              <w:spacing w:after="0" w:line="240" w:lineRule="auto"/>
              <w:rPr>
                <w:del w:id="1009" w:author="Bikram Adhikari (bdhikari)" w:date="2025-12-02T16:11:00Z" w16du:dateUtc="2025-12-02T22:11:00Z"/>
                <w:rFonts w:asciiTheme="majorBidi" w:eastAsia="Times New Roman" w:hAnsiTheme="majorBidi" w:cstheme="majorBidi"/>
                <w:kern w:val="0"/>
                <w:sz w:val="18"/>
                <w:szCs w:val="18"/>
                <w14:ligatures w14:val="none"/>
              </w:rPr>
            </w:pPr>
          </w:p>
        </w:tc>
        <w:tc>
          <w:tcPr>
            <w:tcW w:w="1108" w:type="dxa"/>
            <w:tcBorders>
              <w:top w:val="single" w:sz="4" w:space="0" w:color="auto"/>
              <w:left w:val="single" w:sz="4" w:space="0" w:color="auto"/>
              <w:bottom w:val="single" w:sz="4" w:space="0" w:color="auto"/>
              <w:right w:val="single" w:sz="4" w:space="0" w:color="auto"/>
            </w:tcBorders>
          </w:tcPr>
          <w:p w14:paraId="514C6449" w14:textId="344CAC7B" w:rsidR="00B47D9B" w:rsidRPr="00A12542" w:rsidDel="008234E3" w:rsidRDefault="00B47D9B" w:rsidP="00B47D9B">
            <w:pPr>
              <w:spacing w:after="0" w:line="240" w:lineRule="auto"/>
              <w:rPr>
                <w:del w:id="1010" w:author="Bikram Adhikari (bdhikari)" w:date="2025-12-02T16:11:00Z" w16du:dateUtc="2025-12-02T22:11:00Z"/>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7AB01D15" w14:textId="7C81B9A8" w:rsidR="00B47D9B" w:rsidRPr="00A12542" w:rsidDel="008234E3" w:rsidRDefault="00B47D9B" w:rsidP="00B47D9B">
            <w:pPr>
              <w:spacing w:after="0" w:line="240" w:lineRule="auto"/>
              <w:rPr>
                <w:del w:id="1011" w:author="Bikram Adhikari (bdhikari)" w:date="2025-12-02T16:11:00Z" w16du:dateUtc="2025-12-02T22:11:00Z"/>
                <w:rFonts w:asciiTheme="majorBidi" w:eastAsia="Times New Roman" w:hAnsiTheme="majorBidi" w:cstheme="majorBidi"/>
                <w:kern w:val="0"/>
                <w:sz w:val="18"/>
                <w:szCs w:val="18"/>
                <w14:ligatures w14:val="none"/>
              </w:rPr>
            </w:pPr>
          </w:p>
        </w:tc>
      </w:tr>
      <w:tr w:rsidR="00B47D9B" w:rsidRPr="00A12542" w:rsidDel="008234E3" w14:paraId="7343F293" w14:textId="6B9A0BBE" w:rsidTr="001245B7">
        <w:trPr>
          <w:trHeight w:val="20"/>
          <w:del w:id="1012" w:author="Bikram Adhikari (bdhikari)" w:date="2025-12-02T16:11:00Z"/>
        </w:trPr>
        <w:tc>
          <w:tcPr>
            <w:tcW w:w="1995" w:type="dxa"/>
            <w:tcBorders>
              <w:top w:val="single" w:sz="4" w:space="0" w:color="auto"/>
              <w:left w:val="single" w:sz="4" w:space="0" w:color="auto"/>
              <w:bottom w:val="single" w:sz="4" w:space="0" w:color="auto"/>
              <w:right w:val="single" w:sz="4" w:space="0" w:color="auto"/>
            </w:tcBorders>
            <w:hideMark/>
          </w:tcPr>
          <w:p w14:paraId="507D470B" w14:textId="0A7A34B1" w:rsidR="00B47D9B" w:rsidRPr="00A12542" w:rsidDel="008234E3" w:rsidRDefault="00B47D9B" w:rsidP="00B47D9B">
            <w:pPr>
              <w:spacing w:after="0" w:line="240" w:lineRule="auto"/>
              <w:rPr>
                <w:del w:id="1013" w:author="Bikram Adhikari (bdhikari)" w:date="2025-12-02T16:11:00Z" w16du:dateUtc="2025-12-02T22:11:00Z"/>
                <w:rFonts w:asciiTheme="majorBidi" w:eastAsia="Times New Roman" w:hAnsiTheme="majorBidi" w:cstheme="majorBidi"/>
                <w:kern w:val="0"/>
                <w:sz w:val="18"/>
                <w:szCs w:val="18"/>
                <w14:ligatures w14:val="none"/>
              </w:rPr>
            </w:pPr>
            <w:del w:id="1014" w:author="Bikram Adhikari (bdhikari)" w:date="2025-12-02T16:11:00Z" w16du:dateUtc="2025-12-02T22:11:00Z">
              <w:r w:rsidRPr="00A12542" w:rsidDel="008234E3">
                <w:rPr>
                  <w:rFonts w:asciiTheme="majorBidi" w:eastAsia="Times New Roman" w:hAnsiTheme="majorBidi" w:cstheme="majorBidi"/>
                  <w:kern w:val="0"/>
                  <w:sz w:val="18"/>
                  <w:szCs w:val="18"/>
                  <w14:ligatures w14:val="none"/>
                </w:rPr>
                <w:delText xml:space="preserve">    No</w:delText>
              </w:r>
            </w:del>
          </w:p>
        </w:tc>
        <w:tc>
          <w:tcPr>
            <w:tcW w:w="1165" w:type="dxa"/>
            <w:tcBorders>
              <w:top w:val="single" w:sz="4" w:space="0" w:color="auto"/>
              <w:left w:val="single" w:sz="4" w:space="0" w:color="auto"/>
              <w:bottom w:val="single" w:sz="4" w:space="0" w:color="auto"/>
              <w:right w:val="single" w:sz="4" w:space="0" w:color="auto"/>
            </w:tcBorders>
          </w:tcPr>
          <w:p w14:paraId="711B3FD1" w14:textId="0845B7D5" w:rsidR="00B47D9B" w:rsidRPr="00A12542" w:rsidDel="008234E3" w:rsidRDefault="00B47D9B" w:rsidP="00B47D9B">
            <w:pPr>
              <w:spacing w:after="0" w:line="240" w:lineRule="auto"/>
              <w:rPr>
                <w:del w:id="1015" w:author="Bikram Adhikari (bdhikari)" w:date="2025-12-02T16:11:00Z" w16du:dateUtc="2025-12-02T22:11:00Z"/>
                <w:rFonts w:asciiTheme="majorBidi" w:eastAsia="Times New Roman" w:hAnsiTheme="majorBidi" w:cstheme="majorBidi"/>
                <w:kern w:val="0"/>
                <w:sz w:val="18"/>
                <w:szCs w:val="18"/>
                <w14:ligatures w14:val="none"/>
              </w:rPr>
            </w:pPr>
            <w:del w:id="1016" w:author="Bikram Adhikari (bdhikari)" w:date="2025-12-02T16:11:00Z" w16du:dateUtc="2025-12-02T22:11:00Z">
              <w:r w:rsidRPr="001E73E8" w:rsidDel="008234E3">
                <w:rPr>
                  <w:rFonts w:asciiTheme="majorBidi" w:eastAsia="Times New Roman" w:hAnsiTheme="majorBidi" w:cstheme="majorBidi"/>
                  <w:kern w:val="0"/>
                  <w:sz w:val="18"/>
                  <w:szCs w:val="18"/>
                  <w14:ligatures w14:val="none"/>
                </w:rPr>
                <w:delText>510 (38.8)</w:delText>
              </w:r>
            </w:del>
          </w:p>
        </w:tc>
        <w:tc>
          <w:tcPr>
            <w:tcW w:w="1098" w:type="dxa"/>
            <w:tcBorders>
              <w:top w:val="single" w:sz="4" w:space="0" w:color="auto"/>
              <w:left w:val="single" w:sz="4" w:space="0" w:color="auto"/>
              <w:bottom w:val="single" w:sz="4" w:space="0" w:color="auto"/>
              <w:right w:val="single" w:sz="4" w:space="0" w:color="auto"/>
            </w:tcBorders>
          </w:tcPr>
          <w:p w14:paraId="3D6C386D" w14:textId="19BFF775" w:rsidR="00B47D9B" w:rsidRPr="00A12542" w:rsidDel="008234E3" w:rsidRDefault="00B47D9B" w:rsidP="00B47D9B">
            <w:pPr>
              <w:spacing w:after="0" w:line="240" w:lineRule="auto"/>
              <w:rPr>
                <w:del w:id="1017" w:author="Bikram Adhikari (bdhikari)" w:date="2025-12-02T16:11:00Z" w16du:dateUtc="2025-12-02T22:11:00Z"/>
                <w:rFonts w:asciiTheme="majorBidi" w:eastAsia="Times New Roman" w:hAnsiTheme="majorBidi" w:cstheme="majorBidi"/>
                <w:kern w:val="0"/>
                <w:sz w:val="18"/>
                <w:szCs w:val="18"/>
                <w14:ligatures w14:val="none"/>
              </w:rPr>
            </w:pPr>
            <w:del w:id="1018" w:author="Bikram Adhikari (bdhikari)" w:date="2025-12-02T16:11:00Z" w16du:dateUtc="2025-12-02T22:11:00Z">
              <w:r w:rsidDel="008234E3">
                <w:rPr>
                  <w:rFonts w:asciiTheme="majorBidi" w:eastAsia="Times New Roman" w:hAnsiTheme="majorBidi" w:cstheme="majorBidi"/>
                  <w:kern w:val="0"/>
                  <w:sz w:val="18"/>
                  <w:szCs w:val="18"/>
                  <w14:ligatures w14:val="none"/>
                </w:rPr>
                <w:delText>Ref</w:delText>
              </w:r>
            </w:del>
          </w:p>
        </w:tc>
        <w:tc>
          <w:tcPr>
            <w:tcW w:w="1108" w:type="dxa"/>
            <w:tcBorders>
              <w:top w:val="single" w:sz="4" w:space="0" w:color="auto"/>
              <w:left w:val="single" w:sz="4" w:space="0" w:color="auto"/>
              <w:bottom w:val="single" w:sz="4" w:space="0" w:color="auto"/>
              <w:right w:val="single" w:sz="4" w:space="0" w:color="auto"/>
            </w:tcBorders>
          </w:tcPr>
          <w:p w14:paraId="7BBD7F0B" w14:textId="7485042A" w:rsidR="00B47D9B" w:rsidRPr="00A12542" w:rsidDel="008234E3" w:rsidRDefault="00B47D9B" w:rsidP="00B47D9B">
            <w:pPr>
              <w:spacing w:after="0" w:line="240" w:lineRule="auto"/>
              <w:rPr>
                <w:del w:id="1019" w:author="Bikram Adhikari (bdhikari)" w:date="2025-12-02T16:11:00Z" w16du:dateUtc="2025-12-02T22:11:00Z"/>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2FBFB3D8" w14:textId="793F93DA" w:rsidR="00B47D9B" w:rsidRPr="00A12542" w:rsidDel="008234E3" w:rsidRDefault="00B47D9B" w:rsidP="00B47D9B">
            <w:pPr>
              <w:spacing w:after="0" w:line="240" w:lineRule="auto"/>
              <w:rPr>
                <w:del w:id="1020" w:author="Bikram Adhikari (bdhikari)" w:date="2025-12-02T16:11:00Z" w16du:dateUtc="2025-12-02T22:11:00Z"/>
                <w:rFonts w:asciiTheme="majorBidi" w:eastAsia="Times New Roman" w:hAnsiTheme="majorBidi" w:cstheme="majorBidi"/>
                <w:kern w:val="0"/>
                <w:sz w:val="18"/>
                <w:szCs w:val="18"/>
                <w14:ligatures w14:val="none"/>
              </w:rPr>
            </w:pPr>
            <w:del w:id="1021" w:author="Bikram Adhikari (bdhikari)" w:date="2025-12-02T16:11:00Z" w16du:dateUtc="2025-12-02T22:11:00Z">
              <w:r w:rsidRPr="001E73E8" w:rsidDel="008234E3">
                <w:rPr>
                  <w:rFonts w:asciiTheme="majorBidi" w:eastAsia="Times New Roman" w:hAnsiTheme="majorBidi" w:cstheme="majorBidi"/>
                  <w:kern w:val="0"/>
                  <w:sz w:val="18"/>
                  <w:szCs w:val="18"/>
                  <w14:ligatures w14:val="none"/>
                </w:rPr>
                <w:delText> </w:delText>
              </w:r>
            </w:del>
          </w:p>
        </w:tc>
        <w:tc>
          <w:tcPr>
            <w:tcW w:w="1098" w:type="dxa"/>
            <w:tcBorders>
              <w:top w:val="single" w:sz="4" w:space="0" w:color="auto"/>
              <w:left w:val="single" w:sz="4" w:space="0" w:color="auto"/>
              <w:bottom w:val="single" w:sz="4" w:space="0" w:color="auto"/>
              <w:right w:val="single" w:sz="4" w:space="0" w:color="auto"/>
            </w:tcBorders>
          </w:tcPr>
          <w:p w14:paraId="68634034" w14:textId="1041D37E" w:rsidR="00B47D9B" w:rsidRPr="00A12542" w:rsidDel="008234E3" w:rsidRDefault="00B47D9B" w:rsidP="00B47D9B">
            <w:pPr>
              <w:spacing w:after="0" w:line="240" w:lineRule="auto"/>
              <w:rPr>
                <w:del w:id="1022" w:author="Bikram Adhikari (bdhikari)" w:date="2025-12-02T16:11:00Z" w16du:dateUtc="2025-12-02T22:11:00Z"/>
                <w:rFonts w:asciiTheme="majorBidi" w:eastAsia="Times New Roman" w:hAnsiTheme="majorBidi" w:cstheme="majorBidi"/>
                <w:kern w:val="0"/>
                <w:sz w:val="18"/>
                <w:szCs w:val="18"/>
                <w14:ligatures w14:val="none"/>
              </w:rPr>
            </w:pPr>
            <w:del w:id="1023" w:author="Bikram Adhikari (bdhikari)" w:date="2025-12-02T16:11:00Z" w16du:dateUtc="2025-12-02T22:11:00Z">
              <w:r w:rsidDel="008234E3">
                <w:rPr>
                  <w:rFonts w:asciiTheme="majorBidi" w:eastAsia="Times New Roman" w:hAnsiTheme="majorBidi" w:cstheme="majorBidi"/>
                  <w:kern w:val="0"/>
                  <w:sz w:val="18"/>
                  <w:szCs w:val="18"/>
                  <w14:ligatures w14:val="none"/>
                </w:rPr>
                <w:delText>Ref</w:delText>
              </w:r>
            </w:del>
          </w:p>
        </w:tc>
        <w:tc>
          <w:tcPr>
            <w:tcW w:w="1108" w:type="dxa"/>
            <w:tcBorders>
              <w:top w:val="single" w:sz="4" w:space="0" w:color="auto"/>
              <w:left w:val="single" w:sz="4" w:space="0" w:color="auto"/>
              <w:bottom w:val="single" w:sz="4" w:space="0" w:color="auto"/>
              <w:right w:val="single" w:sz="4" w:space="0" w:color="auto"/>
            </w:tcBorders>
          </w:tcPr>
          <w:p w14:paraId="42A309D2" w14:textId="485B4F0E" w:rsidR="00B47D9B" w:rsidRPr="00A12542" w:rsidDel="008234E3" w:rsidRDefault="00B47D9B" w:rsidP="00B47D9B">
            <w:pPr>
              <w:spacing w:after="0" w:line="240" w:lineRule="auto"/>
              <w:rPr>
                <w:del w:id="1024" w:author="Bikram Adhikari (bdhikari)" w:date="2025-12-02T16:11:00Z" w16du:dateUtc="2025-12-02T22:11:00Z"/>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03BC8B98" w14:textId="53BBEDAE" w:rsidR="00B47D9B" w:rsidRPr="00A12542" w:rsidDel="008234E3" w:rsidRDefault="00B47D9B" w:rsidP="00B47D9B">
            <w:pPr>
              <w:spacing w:after="0" w:line="240" w:lineRule="auto"/>
              <w:rPr>
                <w:del w:id="1025" w:author="Bikram Adhikari (bdhikari)" w:date="2025-12-02T16:11:00Z" w16du:dateUtc="2025-12-02T22:11:00Z"/>
                <w:rFonts w:asciiTheme="majorBidi" w:eastAsia="Times New Roman" w:hAnsiTheme="majorBidi" w:cstheme="majorBidi"/>
                <w:kern w:val="0"/>
                <w:sz w:val="18"/>
                <w:szCs w:val="18"/>
                <w14:ligatures w14:val="none"/>
              </w:rPr>
            </w:pPr>
            <w:del w:id="1026" w:author="Bikram Adhikari (bdhikari)" w:date="2025-12-02T16:11:00Z" w16du:dateUtc="2025-12-02T22:11:00Z">
              <w:r w:rsidRPr="001E73E8" w:rsidDel="008234E3">
                <w:rPr>
                  <w:rFonts w:asciiTheme="majorBidi" w:eastAsia="Times New Roman" w:hAnsiTheme="majorBidi" w:cstheme="majorBidi"/>
                  <w:kern w:val="0"/>
                  <w:sz w:val="18"/>
                  <w:szCs w:val="18"/>
                  <w14:ligatures w14:val="none"/>
                </w:rPr>
                <w:delText> </w:delText>
              </w:r>
            </w:del>
          </w:p>
        </w:tc>
      </w:tr>
      <w:tr w:rsidR="00B47D9B" w:rsidRPr="00A12542" w:rsidDel="008234E3" w14:paraId="7135BC59" w14:textId="4867E686" w:rsidTr="001245B7">
        <w:trPr>
          <w:trHeight w:val="20"/>
          <w:del w:id="1027" w:author="Bikram Adhikari (bdhikari)" w:date="2025-12-02T16:11:00Z"/>
        </w:trPr>
        <w:tc>
          <w:tcPr>
            <w:tcW w:w="1995" w:type="dxa"/>
            <w:tcBorders>
              <w:top w:val="single" w:sz="4" w:space="0" w:color="auto"/>
              <w:left w:val="single" w:sz="4" w:space="0" w:color="auto"/>
              <w:bottom w:val="single" w:sz="4" w:space="0" w:color="auto"/>
              <w:right w:val="single" w:sz="4" w:space="0" w:color="auto"/>
            </w:tcBorders>
            <w:hideMark/>
          </w:tcPr>
          <w:p w14:paraId="10BDDFA0" w14:textId="09D555ED" w:rsidR="00B47D9B" w:rsidRPr="00A12542" w:rsidDel="008234E3" w:rsidRDefault="00B47D9B" w:rsidP="00B47D9B">
            <w:pPr>
              <w:spacing w:after="0" w:line="240" w:lineRule="auto"/>
              <w:rPr>
                <w:del w:id="1028" w:author="Bikram Adhikari (bdhikari)" w:date="2025-12-02T16:11:00Z" w16du:dateUtc="2025-12-02T22:11:00Z"/>
                <w:rFonts w:asciiTheme="majorBidi" w:eastAsia="Times New Roman" w:hAnsiTheme="majorBidi" w:cstheme="majorBidi"/>
                <w:kern w:val="0"/>
                <w:sz w:val="18"/>
                <w:szCs w:val="18"/>
                <w14:ligatures w14:val="none"/>
              </w:rPr>
            </w:pPr>
            <w:del w:id="1029" w:author="Bikram Adhikari (bdhikari)" w:date="2025-12-02T16:11:00Z" w16du:dateUtc="2025-12-02T22:11:00Z">
              <w:r w:rsidRPr="00A12542" w:rsidDel="008234E3">
                <w:rPr>
                  <w:rFonts w:asciiTheme="majorBidi" w:eastAsia="Times New Roman" w:hAnsiTheme="majorBidi" w:cstheme="majorBidi"/>
                  <w:kern w:val="0"/>
                  <w:sz w:val="18"/>
                  <w:szCs w:val="18"/>
                  <w14:ligatures w14:val="none"/>
                </w:rPr>
                <w:delText xml:space="preserve">    Yes</w:delText>
              </w:r>
            </w:del>
          </w:p>
        </w:tc>
        <w:tc>
          <w:tcPr>
            <w:tcW w:w="1165" w:type="dxa"/>
            <w:tcBorders>
              <w:top w:val="single" w:sz="4" w:space="0" w:color="auto"/>
              <w:left w:val="single" w:sz="4" w:space="0" w:color="auto"/>
              <w:bottom w:val="single" w:sz="4" w:space="0" w:color="auto"/>
              <w:right w:val="single" w:sz="4" w:space="0" w:color="auto"/>
            </w:tcBorders>
          </w:tcPr>
          <w:p w14:paraId="5F38B818" w14:textId="45EF3E23" w:rsidR="00B47D9B" w:rsidRPr="00A12542" w:rsidDel="008234E3" w:rsidRDefault="00B47D9B" w:rsidP="00B47D9B">
            <w:pPr>
              <w:spacing w:after="0" w:line="240" w:lineRule="auto"/>
              <w:rPr>
                <w:del w:id="1030" w:author="Bikram Adhikari (bdhikari)" w:date="2025-12-02T16:11:00Z" w16du:dateUtc="2025-12-02T22:11:00Z"/>
                <w:rFonts w:asciiTheme="majorBidi" w:eastAsia="Times New Roman" w:hAnsiTheme="majorBidi" w:cstheme="majorBidi"/>
                <w:kern w:val="0"/>
                <w:sz w:val="18"/>
                <w:szCs w:val="18"/>
                <w14:ligatures w14:val="none"/>
              </w:rPr>
            </w:pPr>
            <w:del w:id="1031" w:author="Bikram Adhikari (bdhikari)" w:date="2025-12-02T16:11:00Z" w16du:dateUtc="2025-12-02T22:11:00Z">
              <w:r w:rsidRPr="001E73E8" w:rsidDel="008234E3">
                <w:rPr>
                  <w:rFonts w:asciiTheme="majorBidi" w:eastAsia="Times New Roman" w:hAnsiTheme="majorBidi" w:cstheme="majorBidi"/>
                  <w:kern w:val="0"/>
                  <w:sz w:val="18"/>
                  <w:szCs w:val="18"/>
                  <w14:ligatures w14:val="none"/>
                </w:rPr>
                <w:delText>406 (54.1)</w:delText>
              </w:r>
            </w:del>
          </w:p>
        </w:tc>
        <w:tc>
          <w:tcPr>
            <w:tcW w:w="1098" w:type="dxa"/>
            <w:tcBorders>
              <w:top w:val="single" w:sz="4" w:space="0" w:color="auto"/>
              <w:left w:val="single" w:sz="4" w:space="0" w:color="auto"/>
              <w:bottom w:val="single" w:sz="4" w:space="0" w:color="auto"/>
              <w:right w:val="single" w:sz="4" w:space="0" w:color="auto"/>
            </w:tcBorders>
          </w:tcPr>
          <w:p w14:paraId="1DFB48B0" w14:textId="6AF3E9FD" w:rsidR="00B47D9B" w:rsidRPr="00A12542" w:rsidDel="008234E3" w:rsidRDefault="00B47D9B" w:rsidP="00B47D9B">
            <w:pPr>
              <w:spacing w:after="0" w:line="240" w:lineRule="auto"/>
              <w:rPr>
                <w:del w:id="1032" w:author="Bikram Adhikari (bdhikari)" w:date="2025-12-02T16:11:00Z" w16du:dateUtc="2025-12-02T22:11:00Z"/>
                <w:rFonts w:asciiTheme="majorBidi" w:eastAsia="Times New Roman" w:hAnsiTheme="majorBidi" w:cstheme="majorBidi"/>
                <w:kern w:val="0"/>
                <w:sz w:val="18"/>
                <w:szCs w:val="18"/>
                <w14:ligatures w14:val="none"/>
              </w:rPr>
            </w:pPr>
            <w:del w:id="1033" w:author="Bikram Adhikari (bdhikari)" w:date="2025-12-02T16:11:00Z" w16du:dateUtc="2025-12-02T22:11:00Z">
              <w:r w:rsidRPr="001E73E8" w:rsidDel="008234E3">
                <w:rPr>
                  <w:rFonts w:asciiTheme="majorBidi" w:eastAsia="Times New Roman" w:hAnsiTheme="majorBidi" w:cstheme="majorBidi"/>
                  <w:kern w:val="0"/>
                  <w:sz w:val="18"/>
                  <w:szCs w:val="18"/>
                  <w14:ligatures w14:val="none"/>
                </w:rPr>
                <w:delText>1.86</w:delText>
              </w:r>
            </w:del>
          </w:p>
        </w:tc>
        <w:tc>
          <w:tcPr>
            <w:tcW w:w="1108" w:type="dxa"/>
            <w:tcBorders>
              <w:top w:val="single" w:sz="4" w:space="0" w:color="auto"/>
              <w:left w:val="single" w:sz="4" w:space="0" w:color="auto"/>
              <w:bottom w:val="single" w:sz="4" w:space="0" w:color="auto"/>
              <w:right w:val="single" w:sz="4" w:space="0" w:color="auto"/>
            </w:tcBorders>
          </w:tcPr>
          <w:p w14:paraId="4C2044DB" w14:textId="6E4643B1" w:rsidR="00B47D9B" w:rsidRPr="00A12542" w:rsidDel="008234E3" w:rsidRDefault="00B47D9B" w:rsidP="00B47D9B">
            <w:pPr>
              <w:spacing w:after="0" w:line="240" w:lineRule="auto"/>
              <w:rPr>
                <w:del w:id="1034" w:author="Bikram Adhikari (bdhikari)" w:date="2025-12-02T16:11:00Z" w16du:dateUtc="2025-12-02T22:11:00Z"/>
                <w:rFonts w:asciiTheme="majorBidi" w:eastAsia="Times New Roman" w:hAnsiTheme="majorBidi" w:cstheme="majorBidi"/>
                <w:kern w:val="0"/>
                <w:sz w:val="18"/>
                <w:szCs w:val="18"/>
                <w14:ligatures w14:val="none"/>
              </w:rPr>
            </w:pPr>
            <w:del w:id="1035" w:author="Bikram Adhikari (bdhikari)" w:date="2025-12-02T16:11:00Z" w16du:dateUtc="2025-12-02T22:11:00Z">
              <w:r w:rsidRPr="001E73E8" w:rsidDel="008234E3">
                <w:rPr>
                  <w:rFonts w:asciiTheme="majorBidi" w:eastAsia="Times New Roman" w:hAnsiTheme="majorBidi" w:cstheme="majorBidi"/>
                  <w:kern w:val="0"/>
                  <w:sz w:val="18"/>
                  <w:szCs w:val="18"/>
                  <w14:ligatures w14:val="none"/>
                </w:rPr>
                <w:delText>1.49, 2.32</w:delText>
              </w:r>
            </w:del>
          </w:p>
        </w:tc>
        <w:tc>
          <w:tcPr>
            <w:tcW w:w="1230" w:type="dxa"/>
            <w:tcBorders>
              <w:top w:val="single" w:sz="4" w:space="0" w:color="auto"/>
              <w:left w:val="single" w:sz="4" w:space="0" w:color="auto"/>
              <w:bottom w:val="single" w:sz="4" w:space="0" w:color="auto"/>
              <w:right w:val="single" w:sz="4" w:space="0" w:color="auto"/>
            </w:tcBorders>
          </w:tcPr>
          <w:p w14:paraId="0CFE52E3" w14:textId="45CB292A" w:rsidR="00B47D9B" w:rsidRPr="001245B7" w:rsidDel="008234E3" w:rsidRDefault="00B47D9B" w:rsidP="00B47D9B">
            <w:pPr>
              <w:spacing w:after="0" w:line="240" w:lineRule="auto"/>
              <w:rPr>
                <w:del w:id="1036" w:author="Bikram Adhikari (bdhikari)" w:date="2025-12-02T16:11:00Z" w16du:dateUtc="2025-12-02T22:11:00Z"/>
                <w:rFonts w:asciiTheme="majorBidi" w:eastAsia="Times New Roman" w:hAnsiTheme="majorBidi" w:cstheme="majorBidi"/>
                <w:kern w:val="0"/>
                <w:sz w:val="18"/>
                <w:szCs w:val="18"/>
                <w14:ligatures w14:val="none"/>
              </w:rPr>
            </w:pPr>
            <w:del w:id="1037" w:author="Bikram Adhikari (bdhikari)" w:date="2025-12-02T16:11:00Z" w16du:dateUtc="2025-12-02T22:11:00Z">
              <w:r w:rsidRPr="001E73E8" w:rsidDel="008234E3">
                <w:rPr>
                  <w:rFonts w:asciiTheme="majorBidi" w:eastAsia="Times New Roman" w:hAnsiTheme="majorBidi" w:cstheme="majorBidi"/>
                  <w:kern w:val="0"/>
                  <w:sz w:val="18"/>
                  <w:szCs w:val="18"/>
                  <w14:ligatures w14:val="none"/>
                </w:rPr>
                <w:delText>&lt;0.001</w:delText>
              </w:r>
            </w:del>
          </w:p>
        </w:tc>
        <w:tc>
          <w:tcPr>
            <w:tcW w:w="1098" w:type="dxa"/>
            <w:tcBorders>
              <w:top w:val="single" w:sz="4" w:space="0" w:color="auto"/>
              <w:left w:val="single" w:sz="4" w:space="0" w:color="auto"/>
              <w:bottom w:val="single" w:sz="4" w:space="0" w:color="auto"/>
              <w:right w:val="single" w:sz="4" w:space="0" w:color="auto"/>
            </w:tcBorders>
          </w:tcPr>
          <w:p w14:paraId="13BE9354" w14:textId="267F72F5" w:rsidR="00B47D9B" w:rsidRPr="00A12542" w:rsidDel="008234E3" w:rsidRDefault="00B47D9B" w:rsidP="00B47D9B">
            <w:pPr>
              <w:spacing w:after="0" w:line="240" w:lineRule="auto"/>
              <w:rPr>
                <w:del w:id="1038" w:author="Bikram Adhikari (bdhikari)" w:date="2025-12-02T16:11:00Z" w16du:dateUtc="2025-12-02T22:11:00Z"/>
                <w:rFonts w:asciiTheme="majorBidi" w:eastAsia="Times New Roman" w:hAnsiTheme="majorBidi" w:cstheme="majorBidi"/>
                <w:kern w:val="0"/>
                <w:sz w:val="18"/>
                <w:szCs w:val="18"/>
                <w14:ligatures w14:val="none"/>
              </w:rPr>
            </w:pPr>
            <w:del w:id="1039" w:author="Bikram Adhikari (bdhikari)" w:date="2025-12-02T16:11:00Z" w16du:dateUtc="2025-12-02T22:11:00Z">
              <w:r w:rsidRPr="001E73E8" w:rsidDel="008234E3">
                <w:rPr>
                  <w:rFonts w:asciiTheme="majorBidi" w:eastAsia="Times New Roman" w:hAnsiTheme="majorBidi" w:cstheme="majorBidi"/>
                  <w:kern w:val="0"/>
                  <w:sz w:val="18"/>
                  <w:szCs w:val="18"/>
                  <w14:ligatures w14:val="none"/>
                </w:rPr>
                <w:delText>1.63</w:delText>
              </w:r>
            </w:del>
          </w:p>
        </w:tc>
        <w:tc>
          <w:tcPr>
            <w:tcW w:w="1108" w:type="dxa"/>
            <w:tcBorders>
              <w:top w:val="single" w:sz="4" w:space="0" w:color="auto"/>
              <w:left w:val="single" w:sz="4" w:space="0" w:color="auto"/>
              <w:bottom w:val="single" w:sz="4" w:space="0" w:color="auto"/>
              <w:right w:val="single" w:sz="4" w:space="0" w:color="auto"/>
            </w:tcBorders>
          </w:tcPr>
          <w:p w14:paraId="1126AE39" w14:textId="3544F39A" w:rsidR="00B47D9B" w:rsidRPr="00A12542" w:rsidDel="008234E3" w:rsidRDefault="00B47D9B" w:rsidP="00B47D9B">
            <w:pPr>
              <w:spacing w:after="0" w:line="240" w:lineRule="auto"/>
              <w:rPr>
                <w:del w:id="1040" w:author="Bikram Adhikari (bdhikari)" w:date="2025-12-02T16:11:00Z" w16du:dateUtc="2025-12-02T22:11:00Z"/>
                <w:rFonts w:asciiTheme="majorBidi" w:eastAsia="Times New Roman" w:hAnsiTheme="majorBidi" w:cstheme="majorBidi"/>
                <w:kern w:val="0"/>
                <w:sz w:val="18"/>
                <w:szCs w:val="18"/>
                <w14:ligatures w14:val="none"/>
              </w:rPr>
            </w:pPr>
            <w:del w:id="1041" w:author="Bikram Adhikari (bdhikari)" w:date="2025-12-02T16:11:00Z" w16du:dateUtc="2025-12-02T22:11:00Z">
              <w:r w:rsidRPr="001E73E8" w:rsidDel="008234E3">
                <w:rPr>
                  <w:rFonts w:asciiTheme="majorBidi" w:eastAsia="Times New Roman" w:hAnsiTheme="majorBidi" w:cstheme="majorBidi"/>
                  <w:kern w:val="0"/>
                  <w:sz w:val="18"/>
                  <w:szCs w:val="18"/>
                  <w14:ligatures w14:val="none"/>
                </w:rPr>
                <w:delText>1.27, 2.10</w:delText>
              </w:r>
            </w:del>
          </w:p>
        </w:tc>
        <w:tc>
          <w:tcPr>
            <w:tcW w:w="1230" w:type="dxa"/>
            <w:tcBorders>
              <w:top w:val="single" w:sz="4" w:space="0" w:color="auto"/>
              <w:left w:val="single" w:sz="4" w:space="0" w:color="auto"/>
              <w:bottom w:val="single" w:sz="4" w:space="0" w:color="auto"/>
              <w:right w:val="single" w:sz="4" w:space="0" w:color="auto"/>
            </w:tcBorders>
          </w:tcPr>
          <w:p w14:paraId="13F676BC" w14:textId="5101AD73" w:rsidR="00B47D9B" w:rsidRPr="001245B7" w:rsidDel="008234E3" w:rsidRDefault="00B47D9B" w:rsidP="00B47D9B">
            <w:pPr>
              <w:spacing w:after="0" w:line="240" w:lineRule="auto"/>
              <w:rPr>
                <w:del w:id="1042" w:author="Bikram Adhikari (bdhikari)" w:date="2025-12-02T16:11:00Z" w16du:dateUtc="2025-12-02T22:11:00Z"/>
                <w:rFonts w:asciiTheme="majorBidi" w:eastAsia="Times New Roman" w:hAnsiTheme="majorBidi" w:cstheme="majorBidi"/>
                <w:kern w:val="0"/>
                <w:sz w:val="18"/>
                <w:szCs w:val="18"/>
                <w14:ligatures w14:val="none"/>
              </w:rPr>
            </w:pPr>
            <w:del w:id="1043" w:author="Bikram Adhikari (bdhikari)" w:date="2025-12-02T16:11:00Z" w16du:dateUtc="2025-12-02T22:11:00Z">
              <w:r w:rsidRPr="001E73E8" w:rsidDel="008234E3">
                <w:rPr>
                  <w:rFonts w:asciiTheme="majorBidi" w:eastAsia="Times New Roman" w:hAnsiTheme="majorBidi" w:cstheme="majorBidi"/>
                  <w:kern w:val="0"/>
                  <w:sz w:val="18"/>
                  <w:szCs w:val="18"/>
                  <w14:ligatures w14:val="none"/>
                </w:rPr>
                <w:delText>&lt;0.001</w:delText>
              </w:r>
            </w:del>
          </w:p>
        </w:tc>
      </w:tr>
    </w:tbl>
    <w:p w14:paraId="041DB33E" w14:textId="77777777" w:rsidR="000B7726" w:rsidRPr="001245B7" w:rsidRDefault="00396907" w:rsidP="00186D1E">
      <w:pPr>
        <w:spacing w:after="0"/>
        <w:rPr>
          <w:rFonts w:asciiTheme="majorBidi" w:hAnsiTheme="majorBidi" w:cstheme="majorBidi"/>
          <w:i/>
          <w:iCs/>
          <w:sz w:val="18"/>
          <w:szCs w:val="18"/>
        </w:rPr>
      </w:pPr>
      <w:r w:rsidRPr="001245B7">
        <w:rPr>
          <w:rFonts w:asciiTheme="majorBidi" w:hAnsiTheme="majorBidi" w:cstheme="majorBidi"/>
          <w:i/>
          <w:iCs/>
          <w:sz w:val="18"/>
          <w:szCs w:val="18"/>
        </w:rPr>
        <w:t>n: weighted frequency; %: weighted percent</w:t>
      </w:r>
    </w:p>
    <w:p w14:paraId="181E14DC" w14:textId="0AEB68BC" w:rsidR="00396907" w:rsidRPr="001245B7" w:rsidRDefault="00396907" w:rsidP="00186D1E">
      <w:pPr>
        <w:spacing w:after="0"/>
        <w:rPr>
          <w:rFonts w:asciiTheme="majorBidi" w:hAnsiTheme="majorBidi" w:cstheme="majorBidi"/>
          <w:i/>
          <w:iCs/>
          <w:sz w:val="18"/>
          <w:szCs w:val="18"/>
        </w:rPr>
      </w:pPr>
      <w:r w:rsidRPr="001245B7">
        <w:rPr>
          <w:rFonts w:asciiTheme="majorBidi" w:hAnsiTheme="majorBidi" w:cstheme="majorBidi"/>
          <w:i/>
          <w:iCs/>
          <w:sz w:val="18"/>
          <w:szCs w:val="18"/>
        </w:rPr>
        <w:t xml:space="preserve">* Row </w:t>
      </w:r>
      <w:r w:rsidR="0088475D" w:rsidRPr="001245B7">
        <w:rPr>
          <w:rFonts w:asciiTheme="majorBidi" w:hAnsiTheme="majorBidi" w:cstheme="majorBidi"/>
          <w:i/>
          <w:iCs/>
          <w:sz w:val="18"/>
          <w:szCs w:val="18"/>
        </w:rPr>
        <w:t>percent</w:t>
      </w:r>
    </w:p>
    <w:p w14:paraId="27AE50B4" w14:textId="61BFA826" w:rsidR="0004701C" w:rsidRPr="001245B7" w:rsidRDefault="00C108F3" w:rsidP="00186D1E">
      <w:pPr>
        <w:spacing w:after="0"/>
        <w:rPr>
          <w:rFonts w:asciiTheme="majorBidi" w:hAnsiTheme="majorBidi" w:cstheme="majorBidi"/>
          <w:i/>
          <w:iCs/>
          <w:sz w:val="18"/>
          <w:szCs w:val="18"/>
        </w:rPr>
      </w:pPr>
      <w:r w:rsidRPr="001245B7">
        <w:rPr>
          <w:rFonts w:asciiTheme="majorBidi" w:hAnsiTheme="majorBidi" w:cstheme="majorBidi"/>
          <w:i/>
          <w:iCs/>
          <w:sz w:val="18"/>
          <w:szCs w:val="18"/>
        </w:rPr>
        <w:t>R</w:t>
      </w:r>
      <w:r w:rsidR="009B79BC" w:rsidRPr="001245B7">
        <w:rPr>
          <w:rFonts w:asciiTheme="majorBidi" w:hAnsiTheme="majorBidi" w:cstheme="majorBidi"/>
          <w:i/>
          <w:iCs/>
          <w:sz w:val="18"/>
          <w:szCs w:val="18"/>
        </w:rPr>
        <w:t>ef: reference grou</w:t>
      </w:r>
      <w:r w:rsidR="006A788A" w:rsidRPr="001245B7">
        <w:rPr>
          <w:rFonts w:asciiTheme="majorBidi" w:hAnsiTheme="majorBidi" w:cstheme="majorBidi"/>
          <w:i/>
          <w:iCs/>
          <w:sz w:val="18"/>
          <w:szCs w:val="18"/>
        </w:rPr>
        <w:t xml:space="preserve">p; OR: odds ratio; </w:t>
      </w:r>
      <w:r w:rsidR="00473791" w:rsidRPr="001245B7">
        <w:rPr>
          <w:rFonts w:asciiTheme="majorBidi" w:hAnsiTheme="majorBidi" w:cstheme="majorBidi"/>
          <w:i/>
          <w:iCs/>
          <w:sz w:val="18"/>
          <w:szCs w:val="18"/>
        </w:rPr>
        <w:t xml:space="preserve">AOR: adjusted odds ratio; </w:t>
      </w:r>
      <w:r w:rsidR="006A788A" w:rsidRPr="001245B7">
        <w:rPr>
          <w:rFonts w:asciiTheme="majorBidi" w:hAnsiTheme="majorBidi" w:cstheme="majorBidi"/>
          <w:i/>
          <w:iCs/>
          <w:sz w:val="18"/>
          <w:szCs w:val="18"/>
        </w:rPr>
        <w:t xml:space="preserve">CI: confidence </w:t>
      </w:r>
      <w:r w:rsidR="006C480E" w:rsidRPr="001245B7">
        <w:rPr>
          <w:rFonts w:asciiTheme="majorBidi" w:hAnsiTheme="majorBidi" w:cstheme="majorBidi"/>
          <w:i/>
          <w:iCs/>
          <w:sz w:val="18"/>
          <w:szCs w:val="18"/>
        </w:rPr>
        <w:t>interval</w:t>
      </w:r>
    </w:p>
    <w:p w14:paraId="62EE0879" w14:textId="38E050F8" w:rsidR="00404587" w:rsidRPr="002B5F19" w:rsidRDefault="00C81C4F" w:rsidP="00404587">
      <w:pPr>
        <w:spacing w:after="0"/>
        <w:rPr>
          <w:rFonts w:asciiTheme="majorBidi" w:hAnsiTheme="majorBidi" w:cstheme="majorBidi"/>
          <w:i/>
          <w:iCs/>
          <w:sz w:val="18"/>
          <w:szCs w:val="18"/>
        </w:rPr>
      </w:pPr>
      <w:r w:rsidRPr="001245B7">
        <w:rPr>
          <w:rFonts w:asciiTheme="majorBidi" w:hAnsiTheme="majorBidi" w:cstheme="majorBidi"/>
          <w:i/>
          <w:iCs/>
          <w:sz w:val="18"/>
          <w:szCs w:val="18"/>
        </w:rPr>
        <w:t xml:space="preserve"># </w:t>
      </w:r>
      <w:r w:rsidR="002416F0" w:rsidRPr="001245B7">
        <w:rPr>
          <w:rFonts w:asciiTheme="majorBidi" w:hAnsiTheme="majorBidi" w:cstheme="majorBidi"/>
          <w:i/>
          <w:iCs/>
          <w:sz w:val="18"/>
          <w:szCs w:val="18"/>
        </w:rPr>
        <w:t>adjusted for age, sex of child, father’s education, parity, place of residence, ecological belt, mother’s age at childbirth</w:t>
      </w:r>
      <w:ins w:id="1044" w:author="Bikram Adhikari (bdhikari)" w:date="2025-12-02T16:11:00Z" w16du:dateUtc="2025-12-02T22:11:00Z">
        <w:r w:rsidR="008234E3">
          <w:rPr>
            <w:rFonts w:asciiTheme="majorBidi" w:hAnsiTheme="majorBidi" w:cstheme="majorBidi"/>
            <w:i/>
            <w:iCs/>
            <w:sz w:val="18"/>
            <w:szCs w:val="18"/>
          </w:rPr>
          <w:t>, mother’s anemia status,</w:t>
        </w:r>
      </w:ins>
      <w:r w:rsidR="00404587" w:rsidRPr="001245B7">
        <w:rPr>
          <w:rFonts w:asciiTheme="majorBidi" w:hAnsiTheme="majorBidi" w:cstheme="majorBidi"/>
          <w:i/>
          <w:iCs/>
          <w:sz w:val="18"/>
          <w:szCs w:val="18"/>
        </w:rPr>
        <w:t xml:space="preserve"> </w:t>
      </w:r>
      <w:r w:rsidR="00404587">
        <w:rPr>
          <w:rFonts w:asciiTheme="majorBidi" w:hAnsiTheme="majorBidi" w:cstheme="majorBidi"/>
          <w:i/>
          <w:iCs/>
          <w:sz w:val="18"/>
          <w:szCs w:val="18"/>
        </w:rPr>
        <w:t>and adjusted for each other</w:t>
      </w:r>
    </w:p>
    <w:p w14:paraId="3B819B66" w14:textId="60C7EA50" w:rsidR="002416F0" w:rsidRPr="00A12542" w:rsidRDefault="002416F0" w:rsidP="002416F0">
      <w:pPr>
        <w:spacing w:after="0"/>
        <w:rPr>
          <w:rFonts w:asciiTheme="majorBidi" w:hAnsiTheme="majorBidi" w:cstheme="majorBidi"/>
          <w:i/>
          <w:iCs/>
          <w:sz w:val="22"/>
          <w:szCs w:val="22"/>
        </w:rPr>
      </w:pPr>
    </w:p>
    <w:p w14:paraId="07AC096E" w14:textId="77777777" w:rsidR="00161063" w:rsidRPr="00A12542" w:rsidRDefault="00161063" w:rsidP="00775DF7">
      <w:pPr>
        <w:pStyle w:val="Caption"/>
        <w:keepNext/>
        <w:spacing w:line="360" w:lineRule="auto"/>
        <w:jc w:val="both"/>
        <w:rPr>
          <w:rFonts w:asciiTheme="majorBidi" w:hAnsiTheme="majorBidi" w:cstheme="majorBidi"/>
          <w:i w:val="0"/>
          <w:iCs w:val="0"/>
          <w:color w:val="auto"/>
          <w:sz w:val="22"/>
          <w:szCs w:val="22"/>
        </w:rPr>
      </w:pPr>
    </w:p>
    <w:p w14:paraId="218C182F" w14:textId="40E5035D" w:rsidR="00800B5E" w:rsidRPr="00A12542" w:rsidRDefault="002B6610">
      <w:pPr>
        <w:pStyle w:val="Caption"/>
        <w:keepNext/>
        <w:spacing w:line="360" w:lineRule="auto"/>
        <w:jc w:val="both"/>
        <w:rPr>
          <w:rFonts w:asciiTheme="majorBidi" w:hAnsiTheme="majorBidi" w:cstheme="majorBidi"/>
          <w:i w:val="0"/>
          <w:iCs w:val="0"/>
          <w:color w:val="auto"/>
          <w:sz w:val="22"/>
          <w:szCs w:val="22"/>
        </w:rPr>
      </w:pPr>
      <w:r w:rsidRPr="0ECD4335">
        <w:rPr>
          <w:rFonts w:asciiTheme="majorBidi" w:hAnsiTheme="majorBidi" w:cstheme="majorBidi"/>
          <w:i w:val="0"/>
          <w:iCs w:val="0"/>
          <w:color w:val="auto"/>
          <w:sz w:val="22"/>
          <w:szCs w:val="22"/>
        </w:rPr>
        <w:t xml:space="preserve">Table </w:t>
      </w:r>
      <w:r w:rsidR="004424A0" w:rsidRPr="0ECD4335">
        <w:rPr>
          <w:rFonts w:asciiTheme="majorBidi" w:hAnsiTheme="majorBidi" w:cstheme="majorBidi"/>
          <w:i w:val="0"/>
          <w:iCs w:val="0"/>
          <w:color w:val="auto"/>
          <w:sz w:val="22"/>
          <w:szCs w:val="22"/>
        </w:rPr>
        <w:t>7</w:t>
      </w:r>
      <w:r w:rsidR="008B0585" w:rsidRPr="0ECD4335">
        <w:rPr>
          <w:rFonts w:asciiTheme="majorBidi" w:hAnsiTheme="majorBidi" w:cstheme="majorBidi"/>
          <w:i w:val="0"/>
          <w:iCs w:val="0"/>
          <w:color w:val="auto"/>
          <w:sz w:val="22"/>
          <w:szCs w:val="22"/>
        </w:rPr>
        <w:t xml:space="preserve"> </w:t>
      </w:r>
      <w:r w:rsidR="0004701C" w:rsidRPr="0ECD4335">
        <w:rPr>
          <w:rFonts w:asciiTheme="majorBidi" w:hAnsiTheme="majorBidi" w:cstheme="majorBidi"/>
          <w:i w:val="0"/>
          <w:iCs w:val="0"/>
          <w:color w:val="auto"/>
          <w:sz w:val="22"/>
          <w:szCs w:val="22"/>
        </w:rPr>
        <w:t>presents the factors associated with</w:t>
      </w:r>
      <w:r w:rsidR="0088475D" w:rsidRPr="0ECD4335">
        <w:rPr>
          <w:rFonts w:asciiTheme="majorBidi" w:hAnsiTheme="majorBidi" w:cstheme="majorBidi"/>
          <w:i w:val="0"/>
          <w:iCs w:val="0"/>
          <w:color w:val="auto"/>
          <w:sz w:val="22"/>
          <w:szCs w:val="22"/>
        </w:rPr>
        <w:t xml:space="preserve"> </w:t>
      </w:r>
      <w:r w:rsidR="0004701C" w:rsidRPr="0ECD4335">
        <w:rPr>
          <w:rFonts w:asciiTheme="majorBidi" w:hAnsiTheme="majorBidi" w:cstheme="majorBidi"/>
          <w:i w:val="0"/>
          <w:iCs w:val="0"/>
          <w:color w:val="auto"/>
          <w:sz w:val="22"/>
          <w:szCs w:val="22"/>
        </w:rPr>
        <w:t xml:space="preserve">co-existence of undernutrition and anemia among children aged 6-59 months. </w:t>
      </w:r>
      <w:r w:rsidR="00526DEC" w:rsidRPr="0ECD4335">
        <w:rPr>
          <w:rFonts w:asciiTheme="majorBidi" w:hAnsiTheme="majorBidi" w:cstheme="majorBidi"/>
          <w:i w:val="0"/>
          <w:iCs w:val="0"/>
          <w:color w:val="auto"/>
          <w:sz w:val="22"/>
          <w:szCs w:val="22"/>
        </w:rPr>
        <w:t xml:space="preserve">The co-existence of </w:t>
      </w:r>
      <w:r w:rsidR="00EB5638" w:rsidRPr="0ECD4335">
        <w:rPr>
          <w:rFonts w:asciiTheme="majorBidi" w:hAnsiTheme="majorBidi" w:cstheme="majorBidi"/>
          <w:i w:val="0"/>
          <w:iCs w:val="0"/>
          <w:color w:val="auto"/>
          <w:sz w:val="22"/>
          <w:szCs w:val="22"/>
        </w:rPr>
        <w:t>undernutrition</w:t>
      </w:r>
      <w:r w:rsidR="00526DEC" w:rsidRPr="0ECD4335">
        <w:rPr>
          <w:rFonts w:asciiTheme="majorBidi" w:hAnsiTheme="majorBidi" w:cstheme="majorBidi"/>
          <w:i w:val="0"/>
          <w:iCs w:val="0"/>
          <w:color w:val="auto"/>
          <w:sz w:val="22"/>
          <w:szCs w:val="22"/>
        </w:rPr>
        <w:t xml:space="preserve"> and anemia </w:t>
      </w:r>
      <w:ins w:id="1045" w:author="Dahal, Kajol" w:date="2025-12-01T15:27:00Z">
        <w:r w:rsidR="00EF10C5">
          <w:rPr>
            <w:rFonts w:asciiTheme="majorBidi" w:hAnsiTheme="majorBidi" w:cstheme="majorBidi"/>
            <w:i w:val="0"/>
            <w:iCs w:val="0"/>
            <w:color w:val="auto"/>
            <w:sz w:val="22"/>
            <w:szCs w:val="22"/>
          </w:rPr>
          <w:t>was</w:t>
        </w:r>
      </w:ins>
      <w:del w:id="1046" w:author="Dahal, Kajol" w:date="2025-12-01T15:27:00Z">
        <w:r w:rsidR="00526DEC" w:rsidRPr="0ECD4335" w:rsidDel="00EF10C5">
          <w:rPr>
            <w:rFonts w:asciiTheme="majorBidi" w:hAnsiTheme="majorBidi" w:cstheme="majorBidi"/>
            <w:i w:val="0"/>
            <w:iCs w:val="0"/>
            <w:color w:val="auto"/>
            <w:sz w:val="22"/>
            <w:szCs w:val="22"/>
          </w:rPr>
          <w:delText>is</w:delText>
        </w:r>
      </w:del>
      <w:r w:rsidR="00526DEC" w:rsidRPr="0ECD4335">
        <w:rPr>
          <w:rFonts w:asciiTheme="majorBidi" w:hAnsiTheme="majorBidi" w:cstheme="majorBidi"/>
          <w:i w:val="0"/>
          <w:iCs w:val="0"/>
          <w:color w:val="auto"/>
          <w:sz w:val="22"/>
          <w:szCs w:val="22"/>
        </w:rPr>
        <w:t xml:space="preserve"> significantly associated with </w:t>
      </w:r>
      <w:r w:rsidRPr="0ECD4335">
        <w:rPr>
          <w:rFonts w:asciiTheme="majorBidi" w:hAnsiTheme="majorBidi" w:cstheme="majorBidi"/>
          <w:i w:val="0"/>
          <w:iCs w:val="0"/>
          <w:color w:val="auto"/>
          <w:sz w:val="22"/>
          <w:szCs w:val="22"/>
        </w:rPr>
        <w:t>the richest</w:t>
      </w:r>
      <w:r w:rsidR="00526DEC" w:rsidRPr="0ECD4335">
        <w:rPr>
          <w:rFonts w:asciiTheme="majorBidi" w:hAnsiTheme="majorBidi" w:cstheme="majorBidi"/>
          <w:i w:val="0"/>
          <w:iCs w:val="0"/>
          <w:color w:val="auto"/>
          <w:sz w:val="22"/>
          <w:szCs w:val="22"/>
        </w:rPr>
        <w:t xml:space="preserve"> wealth quintile, </w:t>
      </w:r>
      <w:r w:rsidR="00140EA7" w:rsidRPr="0ECD4335">
        <w:rPr>
          <w:rFonts w:asciiTheme="majorBidi" w:hAnsiTheme="majorBidi" w:cstheme="majorBidi"/>
          <w:i w:val="0"/>
          <w:iCs w:val="0"/>
          <w:color w:val="auto"/>
          <w:sz w:val="22"/>
          <w:szCs w:val="22"/>
        </w:rPr>
        <w:t>the mother's</w:t>
      </w:r>
      <w:r w:rsidR="009343C5" w:rsidRPr="0ECD4335">
        <w:rPr>
          <w:rFonts w:asciiTheme="majorBidi" w:hAnsiTheme="majorBidi" w:cstheme="majorBidi"/>
          <w:i w:val="0"/>
          <w:iCs w:val="0"/>
          <w:color w:val="auto"/>
          <w:sz w:val="22"/>
          <w:szCs w:val="22"/>
        </w:rPr>
        <w:t xml:space="preserve"> education status</w:t>
      </w:r>
      <w:r w:rsidR="00EB5638" w:rsidRPr="0ECD4335">
        <w:rPr>
          <w:rFonts w:asciiTheme="majorBidi" w:hAnsiTheme="majorBidi" w:cstheme="majorBidi"/>
          <w:i w:val="0"/>
          <w:iCs w:val="0"/>
          <w:color w:val="auto"/>
          <w:sz w:val="22"/>
          <w:szCs w:val="22"/>
        </w:rPr>
        <w:t xml:space="preserve">, </w:t>
      </w:r>
      <w:r w:rsidR="00140EA7" w:rsidRPr="0ECD4335">
        <w:rPr>
          <w:rFonts w:asciiTheme="majorBidi" w:hAnsiTheme="majorBidi" w:cstheme="majorBidi"/>
          <w:i w:val="0"/>
          <w:iCs w:val="0"/>
          <w:color w:val="auto"/>
          <w:sz w:val="22"/>
          <w:szCs w:val="22"/>
        </w:rPr>
        <w:t xml:space="preserve">the </w:t>
      </w:r>
      <w:r w:rsidR="00EB5638" w:rsidRPr="0ECD4335">
        <w:rPr>
          <w:rFonts w:asciiTheme="majorBidi" w:hAnsiTheme="majorBidi" w:cstheme="majorBidi"/>
          <w:i w:val="0"/>
          <w:iCs w:val="0"/>
          <w:color w:val="auto"/>
          <w:sz w:val="22"/>
          <w:szCs w:val="22"/>
        </w:rPr>
        <w:t xml:space="preserve">mother’s </w:t>
      </w:r>
      <w:r w:rsidR="0001242B" w:rsidRPr="0ECD4335">
        <w:rPr>
          <w:rFonts w:asciiTheme="majorBidi" w:hAnsiTheme="majorBidi" w:cstheme="majorBidi"/>
          <w:i w:val="0"/>
          <w:iCs w:val="0"/>
          <w:color w:val="auto"/>
          <w:sz w:val="22"/>
          <w:szCs w:val="22"/>
        </w:rPr>
        <w:t>BMI</w:t>
      </w:r>
      <w:r w:rsidR="000F19A5" w:rsidRPr="0ECD4335">
        <w:rPr>
          <w:rFonts w:asciiTheme="majorBidi" w:hAnsiTheme="majorBidi" w:cstheme="majorBidi"/>
          <w:i w:val="0"/>
          <w:iCs w:val="0"/>
          <w:color w:val="auto"/>
          <w:sz w:val="22"/>
          <w:szCs w:val="22"/>
        </w:rPr>
        <w:t>,</w:t>
      </w:r>
      <w:r w:rsidR="00EB5638" w:rsidRPr="0ECD4335">
        <w:rPr>
          <w:rFonts w:asciiTheme="majorBidi" w:hAnsiTheme="majorBidi" w:cstheme="majorBidi"/>
          <w:i w:val="0"/>
          <w:iCs w:val="0"/>
          <w:color w:val="auto"/>
          <w:sz w:val="22"/>
          <w:szCs w:val="22"/>
        </w:rPr>
        <w:t xml:space="preserve"> and </w:t>
      </w:r>
      <w:r w:rsidR="00473791" w:rsidRPr="0ECD4335">
        <w:rPr>
          <w:rFonts w:asciiTheme="majorBidi" w:hAnsiTheme="majorBidi" w:cstheme="majorBidi"/>
          <w:i w:val="0"/>
          <w:iCs w:val="0"/>
          <w:color w:val="auto"/>
          <w:sz w:val="22"/>
          <w:szCs w:val="22"/>
        </w:rPr>
        <w:t xml:space="preserve">presence </w:t>
      </w:r>
      <w:r w:rsidR="0080088A" w:rsidRPr="0ECD4335">
        <w:rPr>
          <w:rFonts w:asciiTheme="majorBidi" w:hAnsiTheme="majorBidi" w:cstheme="majorBidi"/>
          <w:i w:val="0"/>
          <w:iCs w:val="0"/>
          <w:color w:val="auto"/>
          <w:sz w:val="22"/>
          <w:szCs w:val="22"/>
        </w:rPr>
        <w:t xml:space="preserve">of </w:t>
      </w:r>
      <w:r w:rsidR="00EB5638" w:rsidRPr="0ECD4335">
        <w:rPr>
          <w:rFonts w:asciiTheme="majorBidi" w:hAnsiTheme="majorBidi" w:cstheme="majorBidi"/>
          <w:i w:val="0"/>
          <w:iCs w:val="0"/>
          <w:color w:val="auto"/>
          <w:sz w:val="22"/>
          <w:szCs w:val="22"/>
        </w:rPr>
        <w:t xml:space="preserve">anemia in children. The children from </w:t>
      </w:r>
      <w:r w:rsidR="00140EA7" w:rsidRPr="0ECD4335">
        <w:rPr>
          <w:rFonts w:asciiTheme="majorBidi" w:hAnsiTheme="majorBidi" w:cstheme="majorBidi"/>
          <w:i w:val="0"/>
          <w:iCs w:val="0"/>
          <w:color w:val="auto"/>
          <w:sz w:val="22"/>
          <w:szCs w:val="22"/>
        </w:rPr>
        <w:t xml:space="preserve">the </w:t>
      </w:r>
      <w:r w:rsidR="00EB5638" w:rsidRPr="0ECD4335">
        <w:rPr>
          <w:rFonts w:asciiTheme="majorBidi" w:hAnsiTheme="majorBidi" w:cstheme="majorBidi"/>
          <w:i w:val="0"/>
          <w:iCs w:val="0"/>
          <w:color w:val="auto"/>
          <w:sz w:val="22"/>
          <w:szCs w:val="22"/>
        </w:rPr>
        <w:t xml:space="preserve">richest wealth quintile were </w:t>
      </w:r>
      <w:r w:rsidR="00E97C5A" w:rsidRPr="0ECD4335">
        <w:rPr>
          <w:rFonts w:asciiTheme="majorBidi" w:hAnsiTheme="majorBidi" w:cstheme="majorBidi"/>
          <w:i w:val="0"/>
          <w:iCs w:val="0"/>
          <w:color w:val="auto"/>
          <w:sz w:val="22"/>
          <w:szCs w:val="22"/>
        </w:rPr>
        <w:t>53</w:t>
      </w:r>
      <w:r w:rsidR="00456825" w:rsidRPr="0ECD4335">
        <w:rPr>
          <w:rFonts w:asciiTheme="majorBidi" w:hAnsiTheme="majorBidi" w:cstheme="majorBidi"/>
          <w:i w:val="0"/>
          <w:iCs w:val="0"/>
          <w:color w:val="auto"/>
          <w:sz w:val="22"/>
          <w:szCs w:val="22"/>
        </w:rPr>
        <w:t xml:space="preserve">% </w:t>
      </w:r>
      <w:r w:rsidR="008148E2" w:rsidRPr="0ECD4335">
        <w:rPr>
          <w:rFonts w:asciiTheme="majorBidi" w:hAnsiTheme="majorBidi" w:cstheme="majorBidi"/>
          <w:i w:val="0"/>
          <w:iCs w:val="0"/>
          <w:color w:val="auto"/>
          <w:sz w:val="22"/>
          <w:szCs w:val="22"/>
        </w:rPr>
        <w:t>(</w:t>
      </w:r>
      <w:r w:rsidR="00A87B52" w:rsidRPr="0ECD4335">
        <w:rPr>
          <w:rFonts w:asciiTheme="majorBidi" w:hAnsiTheme="majorBidi" w:cstheme="majorBidi"/>
          <w:i w:val="0"/>
          <w:iCs w:val="0"/>
          <w:color w:val="auto"/>
          <w:sz w:val="22"/>
          <w:szCs w:val="22"/>
        </w:rPr>
        <w:t>a</w:t>
      </w:r>
      <w:r w:rsidR="008148E2" w:rsidRPr="0ECD4335">
        <w:rPr>
          <w:rFonts w:asciiTheme="majorBidi" w:hAnsiTheme="majorBidi" w:cstheme="majorBidi"/>
          <w:i w:val="0"/>
          <w:iCs w:val="0"/>
          <w:color w:val="auto"/>
          <w:sz w:val="22"/>
          <w:szCs w:val="22"/>
        </w:rPr>
        <w:t xml:space="preserve">OR: </w:t>
      </w:r>
      <w:r w:rsidR="001C5769" w:rsidRPr="0ECD4335">
        <w:rPr>
          <w:rFonts w:asciiTheme="majorBidi" w:hAnsiTheme="majorBidi" w:cstheme="majorBidi"/>
          <w:i w:val="0"/>
          <w:iCs w:val="0"/>
          <w:color w:val="auto"/>
          <w:sz w:val="22"/>
          <w:szCs w:val="22"/>
        </w:rPr>
        <w:t>0.4</w:t>
      </w:r>
      <w:ins w:id="1047" w:author="Bikram Adhikari (bdhikari)" w:date="2025-11-26T22:16:00Z">
        <w:r w:rsidR="00B657BB">
          <w:rPr>
            <w:rFonts w:asciiTheme="majorBidi" w:hAnsiTheme="majorBidi" w:cstheme="majorBidi"/>
            <w:i w:val="0"/>
            <w:iCs w:val="0"/>
            <w:color w:val="auto"/>
            <w:sz w:val="22"/>
            <w:szCs w:val="22"/>
          </w:rPr>
          <w:t>7</w:t>
        </w:r>
      </w:ins>
      <w:del w:id="1048" w:author="Bikram Adhikari (bdhikari)" w:date="2025-11-26T22:16:00Z">
        <w:r w:rsidR="001C5769" w:rsidRPr="0ECD4335" w:rsidDel="00B657BB">
          <w:rPr>
            <w:rFonts w:asciiTheme="majorBidi" w:hAnsiTheme="majorBidi" w:cstheme="majorBidi"/>
            <w:i w:val="0"/>
            <w:iCs w:val="0"/>
            <w:color w:val="auto"/>
            <w:sz w:val="22"/>
            <w:szCs w:val="22"/>
          </w:rPr>
          <w:delText>9</w:delText>
        </w:r>
      </w:del>
      <w:r w:rsidR="001C5769" w:rsidRPr="0ECD4335">
        <w:rPr>
          <w:rFonts w:asciiTheme="majorBidi" w:hAnsiTheme="majorBidi" w:cstheme="majorBidi"/>
          <w:i w:val="0"/>
          <w:iCs w:val="0"/>
          <w:color w:val="auto"/>
          <w:sz w:val="22"/>
          <w:szCs w:val="22"/>
        </w:rPr>
        <w:t>; 95%CI: 0.26</w:t>
      </w:r>
      <w:r w:rsidR="0003150C" w:rsidRPr="0ECD4335">
        <w:rPr>
          <w:rFonts w:asciiTheme="majorBidi" w:hAnsiTheme="majorBidi" w:cstheme="majorBidi"/>
          <w:i w:val="0"/>
          <w:iCs w:val="0"/>
          <w:color w:val="auto"/>
          <w:sz w:val="22"/>
          <w:szCs w:val="22"/>
        </w:rPr>
        <w:t xml:space="preserve"> to</w:t>
      </w:r>
      <w:r w:rsidR="001C5769" w:rsidRPr="0ECD4335">
        <w:rPr>
          <w:rFonts w:asciiTheme="majorBidi" w:hAnsiTheme="majorBidi" w:cstheme="majorBidi"/>
          <w:i w:val="0"/>
          <w:iCs w:val="0"/>
          <w:color w:val="auto"/>
          <w:sz w:val="22"/>
          <w:szCs w:val="22"/>
        </w:rPr>
        <w:t xml:space="preserve"> 0.</w:t>
      </w:r>
      <w:r w:rsidR="006D064A" w:rsidRPr="0ECD4335">
        <w:rPr>
          <w:rFonts w:asciiTheme="majorBidi" w:hAnsiTheme="majorBidi" w:cstheme="majorBidi"/>
          <w:i w:val="0"/>
          <w:iCs w:val="0"/>
          <w:color w:val="auto"/>
          <w:sz w:val="22"/>
          <w:szCs w:val="22"/>
        </w:rPr>
        <w:t>86</w:t>
      </w:r>
      <w:r w:rsidR="008148E2" w:rsidRPr="0ECD4335">
        <w:rPr>
          <w:rFonts w:asciiTheme="majorBidi" w:hAnsiTheme="majorBidi" w:cstheme="majorBidi"/>
          <w:i w:val="0"/>
          <w:iCs w:val="0"/>
          <w:color w:val="auto"/>
          <w:sz w:val="22"/>
          <w:szCs w:val="22"/>
        </w:rPr>
        <w:t>)</w:t>
      </w:r>
      <w:r w:rsidR="001C5769" w:rsidRPr="0ECD4335">
        <w:rPr>
          <w:rFonts w:asciiTheme="majorBidi" w:hAnsiTheme="majorBidi" w:cstheme="majorBidi"/>
          <w:i w:val="0"/>
          <w:iCs w:val="0"/>
          <w:color w:val="auto"/>
          <w:sz w:val="22"/>
          <w:szCs w:val="22"/>
        </w:rPr>
        <w:t xml:space="preserve"> </w:t>
      </w:r>
      <w:r w:rsidR="00456825" w:rsidRPr="0ECD4335">
        <w:rPr>
          <w:rFonts w:asciiTheme="majorBidi" w:hAnsiTheme="majorBidi" w:cstheme="majorBidi"/>
          <w:i w:val="0"/>
          <w:iCs w:val="0"/>
          <w:color w:val="auto"/>
          <w:sz w:val="22"/>
          <w:szCs w:val="22"/>
        </w:rPr>
        <w:t xml:space="preserve">less likely to have co-existence of </w:t>
      </w:r>
      <w:r w:rsidR="00C81CE6" w:rsidRPr="0ECD4335">
        <w:rPr>
          <w:rFonts w:asciiTheme="majorBidi" w:hAnsiTheme="majorBidi" w:cstheme="majorBidi"/>
          <w:i w:val="0"/>
          <w:iCs w:val="0"/>
          <w:color w:val="auto"/>
          <w:sz w:val="22"/>
          <w:szCs w:val="22"/>
        </w:rPr>
        <w:t>undernutrition</w:t>
      </w:r>
      <w:r w:rsidR="00456825" w:rsidRPr="0ECD4335">
        <w:rPr>
          <w:rFonts w:asciiTheme="majorBidi" w:hAnsiTheme="majorBidi" w:cstheme="majorBidi"/>
          <w:i w:val="0"/>
          <w:iCs w:val="0"/>
          <w:color w:val="auto"/>
          <w:sz w:val="22"/>
          <w:szCs w:val="22"/>
        </w:rPr>
        <w:t xml:space="preserve"> and anemia </w:t>
      </w:r>
      <w:r w:rsidR="00140EA7" w:rsidRPr="0ECD4335">
        <w:rPr>
          <w:rFonts w:asciiTheme="majorBidi" w:hAnsiTheme="majorBidi" w:cstheme="majorBidi"/>
          <w:i w:val="0"/>
          <w:iCs w:val="0"/>
          <w:color w:val="auto"/>
          <w:sz w:val="22"/>
          <w:szCs w:val="22"/>
        </w:rPr>
        <w:t>than</w:t>
      </w:r>
      <w:r w:rsidR="00456825" w:rsidRPr="0ECD4335">
        <w:rPr>
          <w:rFonts w:asciiTheme="majorBidi" w:hAnsiTheme="majorBidi" w:cstheme="majorBidi"/>
          <w:i w:val="0"/>
          <w:iCs w:val="0"/>
          <w:color w:val="auto"/>
          <w:sz w:val="22"/>
          <w:szCs w:val="22"/>
        </w:rPr>
        <w:t xml:space="preserve"> children from </w:t>
      </w:r>
      <w:r w:rsidR="0066413E" w:rsidRPr="0ECD4335">
        <w:rPr>
          <w:rFonts w:asciiTheme="majorBidi" w:hAnsiTheme="majorBidi" w:cstheme="majorBidi"/>
          <w:i w:val="0"/>
          <w:iCs w:val="0"/>
          <w:color w:val="auto"/>
          <w:sz w:val="22"/>
          <w:szCs w:val="22"/>
        </w:rPr>
        <w:t xml:space="preserve">the </w:t>
      </w:r>
      <w:r w:rsidR="00456825" w:rsidRPr="0ECD4335">
        <w:rPr>
          <w:rFonts w:asciiTheme="majorBidi" w:hAnsiTheme="majorBidi" w:cstheme="majorBidi"/>
          <w:i w:val="0"/>
          <w:iCs w:val="0"/>
          <w:color w:val="auto"/>
          <w:sz w:val="22"/>
          <w:szCs w:val="22"/>
        </w:rPr>
        <w:t xml:space="preserve">poorest wealth quintile. The children </w:t>
      </w:r>
      <w:r w:rsidR="000D40B7" w:rsidRPr="0ECD4335">
        <w:rPr>
          <w:rFonts w:asciiTheme="majorBidi" w:hAnsiTheme="majorBidi" w:cstheme="majorBidi"/>
          <w:i w:val="0"/>
          <w:iCs w:val="0"/>
          <w:color w:val="auto"/>
          <w:sz w:val="22"/>
          <w:szCs w:val="22"/>
        </w:rPr>
        <w:t xml:space="preserve">whose </w:t>
      </w:r>
      <w:r w:rsidRPr="0ECD4335">
        <w:rPr>
          <w:rFonts w:asciiTheme="majorBidi" w:hAnsiTheme="majorBidi" w:cstheme="majorBidi"/>
          <w:i w:val="0"/>
          <w:iCs w:val="0"/>
          <w:color w:val="auto"/>
          <w:sz w:val="22"/>
          <w:szCs w:val="22"/>
        </w:rPr>
        <w:t>mothers</w:t>
      </w:r>
      <w:r w:rsidR="000D40B7" w:rsidRPr="0ECD4335">
        <w:rPr>
          <w:rFonts w:asciiTheme="majorBidi" w:hAnsiTheme="majorBidi" w:cstheme="majorBidi"/>
          <w:i w:val="0"/>
          <w:iCs w:val="0"/>
          <w:color w:val="auto"/>
          <w:sz w:val="22"/>
          <w:szCs w:val="22"/>
        </w:rPr>
        <w:t xml:space="preserve"> ha</w:t>
      </w:r>
      <w:r w:rsidR="0072662A" w:rsidRPr="0ECD4335">
        <w:rPr>
          <w:rFonts w:asciiTheme="majorBidi" w:hAnsiTheme="majorBidi" w:cstheme="majorBidi"/>
          <w:i w:val="0"/>
          <w:iCs w:val="0"/>
          <w:color w:val="auto"/>
          <w:sz w:val="22"/>
          <w:szCs w:val="22"/>
        </w:rPr>
        <w:t>d</w:t>
      </w:r>
      <w:r w:rsidR="000D40B7" w:rsidRPr="0ECD4335">
        <w:rPr>
          <w:rFonts w:asciiTheme="majorBidi" w:hAnsiTheme="majorBidi" w:cstheme="majorBidi"/>
          <w:i w:val="0"/>
          <w:iCs w:val="0"/>
          <w:color w:val="auto"/>
          <w:sz w:val="22"/>
          <w:szCs w:val="22"/>
        </w:rPr>
        <w:t xml:space="preserve"> secondary or </w:t>
      </w:r>
      <w:r w:rsidR="00C81CE6" w:rsidRPr="0ECD4335">
        <w:rPr>
          <w:rFonts w:asciiTheme="majorBidi" w:hAnsiTheme="majorBidi" w:cstheme="majorBidi"/>
          <w:i w:val="0"/>
          <w:iCs w:val="0"/>
          <w:color w:val="auto"/>
          <w:sz w:val="22"/>
          <w:szCs w:val="22"/>
        </w:rPr>
        <w:t>higher-level</w:t>
      </w:r>
      <w:r w:rsidR="000D40B7" w:rsidRPr="0ECD4335">
        <w:rPr>
          <w:rFonts w:asciiTheme="majorBidi" w:hAnsiTheme="majorBidi" w:cstheme="majorBidi"/>
          <w:i w:val="0"/>
          <w:iCs w:val="0"/>
          <w:color w:val="auto"/>
          <w:sz w:val="22"/>
          <w:szCs w:val="22"/>
        </w:rPr>
        <w:t xml:space="preserve"> education ha</w:t>
      </w:r>
      <w:r w:rsidR="0072662A" w:rsidRPr="0ECD4335">
        <w:rPr>
          <w:rFonts w:asciiTheme="majorBidi" w:hAnsiTheme="majorBidi" w:cstheme="majorBidi"/>
          <w:i w:val="0"/>
          <w:iCs w:val="0"/>
          <w:color w:val="auto"/>
          <w:sz w:val="22"/>
          <w:szCs w:val="22"/>
        </w:rPr>
        <w:t xml:space="preserve">d </w:t>
      </w:r>
      <w:r w:rsidR="00C77B5F" w:rsidRPr="0ECD4335">
        <w:rPr>
          <w:rFonts w:asciiTheme="majorBidi" w:hAnsiTheme="majorBidi" w:cstheme="majorBidi"/>
          <w:i w:val="0"/>
          <w:iCs w:val="0"/>
          <w:color w:val="auto"/>
          <w:sz w:val="22"/>
          <w:szCs w:val="22"/>
        </w:rPr>
        <w:t>48</w:t>
      </w:r>
      <w:r w:rsidR="000D40B7" w:rsidRPr="0ECD4335">
        <w:rPr>
          <w:rFonts w:asciiTheme="majorBidi" w:hAnsiTheme="majorBidi" w:cstheme="majorBidi"/>
          <w:i w:val="0"/>
          <w:iCs w:val="0"/>
          <w:color w:val="auto"/>
          <w:sz w:val="22"/>
          <w:szCs w:val="22"/>
        </w:rPr>
        <w:t xml:space="preserve">% </w:t>
      </w:r>
      <w:r w:rsidR="00B426CB" w:rsidRPr="0ECD4335">
        <w:rPr>
          <w:rFonts w:asciiTheme="majorBidi" w:hAnsiTheme="majorBidi" w:cstheme="majorBidi"/>
          <w:i w:val="0"/>
          <w:iCs w:val="0"/>
          <w:color w:val="auto"/>
          <w:sz w:val="22"/>
          <w:szCs w:val="22"/>
        </w:rPr>
        <w:t>(</w:t>
      </w:r>
      <w:r w:rsidR="00A87B52" w:rsidRPr="0ECD4335">
        <w:rPr>
          <w:rFonts w:asciiTheme="majorBidi" w:hAnsiTheme="majorBidi" w:cstheme="majorBidi"/>
          <w:i w:val="0"/>
          <w:iCs w:val="0"/>
          <w:color w:val="auto"/>
          <w:sz w:val="22"/>
          <w:szCs w:val="22"/>
        </w:rPr>
        <w:t>a</w:t>
      </w:r>
      <w:r w:rsidR="00B426CB" w:rsidRPr="0ECD4335">
        <w:rPr>
          <w:rFonts w:asciiTheme="majorBidi" w:hAnsiTheme="majorBidi" w:cstheme="majorBidi"/>
          <w:i w:val="0"/>
          <w:iCs w:val="0"/>
          <w:color w:val="auto"/>
          <w:sz w:val="22"/>
          <w:szCs w:val="22"/>
        </w:rPr>
        <w:t xml:space="preserve">OR: </w:t>
      </w:r>
      <w:r w:rsidR="009B3B07" w:rsidRPr="0ECD4335">
        <w:rPr>
          <w:rFonts w:asciiTheme="majorBidi" w:hAnsiTheme="majorBidi" w:cstheme="majorBidi"/>
          <w:i w:val="0"/>
          <w:iCs w:val="0"/>
          <w:color w:val="auto"/>
          <w:sz w:val="22"/>
          <w:szCs w:val="22"/>
        </w:rPr>
        <w:t>0.5</w:t>
      </w:r>
      <w:r w:rsidR="006D064A" w:rsidRPr="0ECD4335">
        <w:rPr>
          <w:rFonts w:asciiTheme="majorBidi" w:hAnsiTheme="majorBidi" w:cstheme="majorBidi"/>
          <w:i w:val="0"/>
          <w:iCs w:val="0"/>
          <w:color w:val="auto"/>
          <w:sz w:val="22"/>
          <w:szCs w:val="22"/>
        </w:rPr>
        <w:t>2</w:t>
      </w:r>
      <w:r w:rsidR="009B3B07" w:rsidRPr="0ECD4335">
        <w:rPr>
          <w:rFonts w:asciiTheme="majorBidi" w:hAnsiTheme="majorBidi" w:cstheme="majorBidi"/>
          <w:i w:val="0"/>
          <w:iCs w:val="0"/>
          <w:color w:val="auto"/>
          <w:sz w:val="22"/>
          <w:szCs w:val="22"/>
        </w:rPr>
        <w:t xml:space="preserve">; 95%CI: </w:t>
      </w:r>
      <w:r w:rsidR="008148E2" w:rsidRPr="0ECD4335">
        <w:rPr>
          <w:rFonts w:asciiTheme="majorBidi" w:hAnsiTheme="majorBidi" w:cstheme="majorBidi"/>
          <w:i w:val="0"/>
          <w:iCs w:val="0"/>
          <w:color w:val="auto"/>
          <w:sz w:val="22"/>
          <w:szCs w:val="22"/>
        </w:rPr>
        <w:t>0.3</w:t>
      </w:r>
      <w:r w:rsidR="006D064A" w:rsidRPr="0ECD4335">
        <w:rPr>
          <w:rFonts w:asciiTheme="majorBidi" w:hAnsiTheme="majorBidi" w:cstheme="majorBidi"/>
          <w:i w:val="0"/>
          <w:iCs w:val="0"/>
          <w:color w:val="auto"/>
          <w:sz w:val="22"/>
          <w:szCs w:val="22"/>
        </w:rPr>
        <w:t>2</w:t>
      </w:r>
      <w:r w:rsidR="0003150C" w:rsidRPr="0ECD4335">
        <w:rPr>
          <w:rFonts w:asciiTheme="majorBidi" w:hAnsiTheme="majorBidi" w:cstheme="majorBidi"/>
          <w:i w:val="0"/>
          <w:iCs w:val="0"/>
          <w:color w:val="auto"/>
          <w:sz w:val="22"/>
          <w:szCs w:val="22"/>
        </w:rPr>
        <w:t xml:space="preserve"> to</w:t>
      </w:r>
      <w:r w:rsidR="00686110" w:rsidRPr="0ECD4335">
        <w:rPr>
          <w:rFonts w:asciiTheme="majorBidi" w:hAnsiTheme="majorBidi" w:cstheme="majorBidi"/>
          <w:i w:val="0"/>
          <w:iCs w:val="0"/>
          <w:color w:val="auto"/>
          <w:sz w:val="22"/>
          <w:szCs w:val="22"/>
        </w:rPr>
        <w:t xml:space="preserve"> </w:t>
      </w:r>
      <w:r w:rsidR="006E3F16" w:rsidRPr="0ECD4335">
        <w:rPr>
          <w:rFonts w:asciiTheme="majorBidi" w:hAnsiTheme="majorBidi" w:cstheme="majorBidi"/>
          <w:i w:val="0"/>
          <w:iCs w:val="0"/>
          <w:color w:val="auto"/>
          <w:sz w:val="22"/>
          <w:szCs w:val="22"/>
        </w:rPr>
        <w:t>0.93)</w:t>
      </w:r>
      <w:r w:rsidR="000D40B7" w:rsidRPr="0ECD4335">
        <w:rPr>
          <w:rFonts w:asciiTheme="majorBidi" w:hAnsiTheme="majorBidi" w:cstheme="majorBidi"/>
          <w:i w:val="0"/>
          <w:iCs w:val="0"/>
          <w:color w:val="auto"/>
          <w:sz w:val="22"/>
          <w:szCs w:val="22"/>
        </w:rPr>
        <w:t xml:space="preserve"> lower </w:t>
      </w:r>
      <w:r w:rsidR="0061726B" w:rsidRPr="0ECD4335">
        <w:rPr>
          <w:rFonts w:asciiTheme="majorBidi" w:hAnsiTheme="majorBidi" w:cstheme="majorBidi"/>
          <w:i w:val="0"/>
          <w:iCs w:val="0"/>
          <w:color w:val="auto"/>
          <w:sz w:val="22"/>
          <w:szCs w:val="22"/>
        </w:rPr>
        <w:t>odds</w:t>
      </w:r>
      <w:r w:rsidR="000D40B7" w:rsidRPr="0ECD4335">
        <w:rPr>
          <w:rFonts w:asciiTheme="majorBidi" w:hAnsiTheme="majorBidi" w:cstheme="majorBidi"/>
          <w:i w:val="0"/>
          <w:iCs w:val="0"/>
          <w:color w:val="auto"/>
          <w:sz w:val="22"/>
          <w:szCs w:val="22"/>
        </w:rPr>
        <w:t xml:space="preserve"> </w:t>
      </w:r>
      <w:r w:rsidR="000A4C71" w:rsidRPr="0ECD4335">
        <w:rPr>
          <w:rFonts w:asciiTheme="majorBidi" w:hAnsiTheme="majorBidi" w:cstheme="majorBidi"/>
          <w:i w:val="0"/>
          <w:iCs w:val="0"/>
          <w:color w:val="auto"/>
          <w:sz w:val="22"/>
          <w:szCs w:val="22"/>
        </w:rPr>
        <w:t xml:space="preserve">of having co-existence compared to children whose </w:t>
      </w:r>
      <w:r w:rsidR="007A1156" w:rsidRPr="0ECD4335">
        <w:rPr>
          <w:rFonts w:asciiTheme="majorBidi" w:hAnsiTheme="majorBidi" w:cstheme="majorBidi"/>
          <w:i w:val="0"/>
          <w:iCs w:val="0"/>
          <w:color w:val="auto"/>
          <w:sz w:val="22"/>
          <w:szCs w:val="22"/>
        </w:rPr>
        <w:t>mothers</w:t>
      </w:r>
      <w:r w:rsidR="000A4C71" w:rsidRPr="0ECD4335">
        <w:rPr>
          <w:rFonts w:asciiTheme="majorBidi" w:hAnsiTheme="majorBidi" w:cstheme="majorBidi"/>
          <w:i w:val="0"/>
          <w:iCs w:val="0"/>
          <w:color w:val="auto"/>
          <w:sz w:val="22"/>
          <w:szCs w:val="22"/>
        </w:rPr>
        <w:t xml:space="preserve"> ha</w:t>
      </w:r>
      <w:r w:rsidR="0072662A" w:rsidRPr="0ECD4335">
        <w:rPr>
          <w:rFonts w:asciiTheme="majorBidi" w:hAnsiTheme="majorBidi" w:cstheme="majorBidi"/>
          <w:i w:val="0"/>
          <w:iCs w:val="0"/>
          <w:color w:val="auto"/>
          <w:sz w:val="22"/>
          <w:szCs w:val="22"/>
        </w:rPr>
        <w:t>d</w:t>
      </w:r>
      <w:r w:rsidR="000A4C71" w:rsidRPr="0ECD4335">
        <w:rPr>
          <w:rFonts w:asciiTheme="majorBidi" w:hAnsiTheme="majorBidi" w:cstheme="majorBidi"/>
          <w:i w:val="0"/>
          <w:iCs w:val="0"/>
          <w:color w:val="auto"/>
          <w:sz w:val="22"/>
          <w:szCs w:val="22"/>
        </w:rPr>
        <w:t xml:space="preserve"> no formal education</w:t>
      </w:r>
      <w:ins w:id="1049" w:author="Bikram Adhikari (bdhikari)" w:date="2025-11-26T22:18:00Z">
        <w:r w:rsidR="00750F5D">
          <w:rPr>
            <w:rFonts w:asciiTheme="majorBidi" w:hAnsiTheme="majorBidi" w:cstheme="majorBidi"/>
            <w:i w:val="0"/>
            <w:iCs w:val="0"/>
            <w:color w:val="auto"/>
            <w:sz w:val="22"/>
            <w:szCs w:val="22"/>
          </w:rPr>
          <w:t xml:space="preserve">. </w:t>
        </w:r>
      </w:ins>
      <w:del w:id="1050" w:author="Bikram Adhikari (bdhikari)" w:date="2025-11-26T22:18:00Z">
        <w:r w:rsidR="00566B4A" w:rsidRPr="0ECD4335" w:rsidDel="00750F5D">
          <w:rPr>
            <w:rFonts w:asciiTheme="majorBidi" w:hAnsiTheme="majorBidi" w:cstheme="majorBidi"/>
            <w:i w:val="0"/>
            <w:iCs w:val="0"/>
            <w:color w:val="auto"/>
            <w:sz w:val="22"/>
            <w:szCs w:val="22"/>
          </w:rPr>
          <w:delText xml:space="preserve">, </w:delText>
        </w:r>
        <w:r w:rsidR="000A4C71" w:rsidRPr="0ECD4335" w:rsidDel="00750F5D">
          <w:rPr>
            <w:rFonts w:asciiTheme="majorBidi" w:hAnsiTheme="majorBidi" w:cstheme="majorBidi"/>
            <w:i w:val="0"/>
            <w:iCs w:val="0"/>
            <w:color w:val="auto"/>
            <w:sz w:val="22"/>
            <w:szCs w:val="22"/>
          </w:rPr>
          <w:delText>whose</w:delText>
        </w:r>
      </w:del>
      <w:ins w:id="1051" w:author="Bikram Adhikari (bdhikari)" w:date="2025-11-26T22:18:00Z">
        <w:r w:rsidR="00750F5D">
          <w:rPr>
            <w:rFonts w:asciiTheme="majorBidi" w:hAnsiTheme="majorBidi" w:cstheme="majorBidi"/>
            <w:i w:val="0"/>
            <w:iCs w:val="0"/>
            <w:color w:val="auto"/>
            <w:sz w:val="22"/>
            <w:szCs w:val="22"/>
          </w:rPr>
          <w:t xml:space="preserve">The odds of </w:t>
        </w:r>
      </w:ins>
      <w:ins w:id="1052" w:author="Bikram Adhikari (bdhikari)" w:date="2025-11-26T22:19:00Z">
        <w:r w:rsidR="00BE286A">
          <w:rPr>
            <w:rFonts w:asciiTheme="majorBidi" w:hAnsiTheme="majorBidi" w:cstheme="majorBidi"/>
            <w:i w:val="0"/>
            <w:iCs w:val="0"/>
            <w:color w:val="auto"/>
            <w:sz w:val="22"/>
            <w:szCs w:val="22"/>
          </w:rPr>
          <w:t>having co-existence of undernutrition and anemia</w:t>
        </w:r>
      </w:ins>
      <w:del w:id="1053" w:author="Bikram Adhikari (bdhikari)" w:date="2025-11-26T22:18:00Z">
        <w:r w:rsidR="000A4C71" w:rsidRPr="0ECD4335" w:rsidDel="00750F5D">
          <w:rPr>
            <w:rFonts w:asciiTheme="majorBidi" w:hAnsiTheme="majorBidi" w:cstheme="majorBidi"/>
            <w:i w:val="0"/>
            <w:iCs w:val="0"/>
            <w:color w:val="auto"/>
            <w:sz w:val="22"/>
            <w:szCs w:val="22"/>
          </w:rPr>
          <w:delText xml:space="preserve"> mother’s participation in </w:delText>
        </w:r>
        <w:r w:rsidR="007A1156" w:rsidRPr="0ECD4335" w:rsidDel="00750F5D">
          <w:rPr>
            <w:rFonts w:asciiTheme="majorBidi" w:hAnsiTheme="majorBidi" w:cstheme="majorBidi"/>
            <w:i w:val="0"/>
            <w:iCs w:val="0"/>
            <w:color w:val="auto"/>
            <w:sz w:val="22"/>
            <w:szCs w:val="22"/>
          </w:rPr>
          <w:delText>decision-making</w:delText>
        </w:r>
        <w:r w:rsidR="000A4C71" w:rsidRPr="0ECD4335" w:rsidDel="00750F5D">
          <w:rPr>
            <w:rFonts w:asciiTheme="majorBidi" w:hAnsiTheme="majorBidi" w:cstheme="majorBidi"/>
            <w:i w:val="0"/>
            <w:iCs w:val="0"/>
            <w:color w:val="auto"/>
            <w:sz w:val="22"/>
            <w:szCs w:val="22"/>
          </w:rPr>
          <w:delText xml:space="preserve"> in </w:delText>
        </w:r>
        <w:r w:rsidR="007A1156" w:rsidRPr="0ECD4335" w:rsidDel="00750F5D">
          <w:rPr>
            <w:rFonts w:asciiTheme="majorBidi" w:hAnsiTheme="majorBidi" w:cstheme="majorBidi"/>
            <w:i w:val="0"/>
            <w:iCs w:val="0"/>
            <w:color w:val="auto"/>
            <w:sz w:val="22"/>
            <w:szCs w:val="22"/>
          </w:rPr>
          <w:delText xml:space="preserve">the </w:delText>
        </w:r>
        <w:r w:rsidR="000A4C71" w:rsidRPr="0ECD4335" w:rsidDel="00750F5D">
          <w:rPr>
            <w:rFonts w:asciiTheme="majorBidi" w:hAnsiTheme="majorBidi" w:cstheme="majorBidi"/>
            <w:i w:val="0"/>
            <w:iCs w:val="0"/>
            <w:color w:val="auto"/>
            <w:sz w:val="22"/>
            <w:szCs w:val="22"/>
          </w:rPr>
          <w:delText>family</w:delText>
        </w:r>
      </w:del>
      <w:r w:rsidR="000A4C71" w:rsidRPr="0ECD4335">
        <w:rPr>
          <w:rFonts w:asciiTheme="majorBidi" w:hAnsiTheme="majorBidi" w:cstheme="majorBidi"/>
          <w:i w:val="0"/>
          <w:iCs w:val="0"/>
          <w:color w:val="auto"/>
          <w:sz w:val="22"/>
          <w:szCs w:val="22"/>
        </w:rPr>
        <w:t xml:space="preserve"> </w:t>
      </w:r>
      <w:r w:rsidR="007A1156" w:rsidRPr="0ECD4335">
        <w:rPr>
          <w:rFonts w:asciiTheme="majorBidi" w:hAnsiTheme="majorBidi" w:cstheme="majorBidi"/>
          <w:i w:val="0"/>
          <w:iCs w:val="0"/>
          <w:color w:val="auto"/>
          <w:sz w:val="22"/>
          <w:szCs w:val="22"/>
        </w:rPr>
        <w:t>was</w:t>
      </w:r>
      <w:r w:rsidR="000A4C71" w:rsidRPr="0ECD4335">
        <w:rPr>
          <w:rFonts w:asciiTheme="majorBidi" w:hAnsiTheme="majorBidi" w:cstheme="majorBidi"/>
          <w:i w:val="0"/>
          <w:iCs w:val="0"/>
          <w:color w:val="auto"/>
          <w:sz w:val="22"/>
          <w:szCs w:val="22"/>
        </w:rPr>
        <w:t xml:space="preserve"> </w:t>
      </w:r>
      <w:r w:rsidR="00F80CBB" w:rsidRPr="0ECD4335">
        <w:rPr>
          <w:rFonts w:asciiTheme="majorBidi" w:hAnsiTheme="majorBidi" w:cstheme="majorBidi"/>
          <w:i w:val="0"/>
          <w:iCs w:val="0"/>
          <w:color w:val="auto"/>
          <w:sz w:val="22"/>
          <w:szCs w:val="22"/>
        </w:rPr>
        <w:t>34</w:t>
      </w:r>
      <w:r w:rsidR="0097177D" w:rsidRPr="0ECD4335">
        <w:rPr>
          <w:rFonts w:asciiTheme="majorBidi" w:hAnsiTheme="majorBidi" w:cstheme="majorBidi"/>
          <w:i w:val="0"/>
          <w:iCs w:val="0"/>
          <w:color w:val="auto"/>
          <w:sz w:val="22"/>
          <w:szCs w:val="22"/>
        </w:rPr>
        <w:t xml:space="preserve">% </w:t>
      </w:r>
      <w:r w:rsidR="006E3F16" w:rsidRPr="0ECD4335">
        <w:rPr>
          <w:rFonts w:asciiTheme="majorBidi" w:hAnsiTheme="majorBidi" w:cstheme="majorBidi"/>
          <w:i w:val="0"/>
          <w:iCs w:val="0"/>
          <w:color w:val="auto"/>
          <w:sz w:val="22"/>
          <w:szCs w:val="22"/>
        </w:rPr>
        <w:t>(</w:t>
      </w:r>
      <w:r w:rsidR="00A87B52" w:rsidRPr="0ECD4335">
        <w:rPr>
          <w:rFonts w:asciiTheme="majorBidi" w:hAnsiTheme="majorBidi" w:cstheme="majorBidi"/>
          <w:i w:val="0"/>
          <w:iCs w:val="0"/>
          <w:color w:val="auto"/>
          <w:sz w:val="22"/>
          <w:szCs w:val="22"/>
        </w:rPr>
        <w:t>a</w:t>
      </w:r>
      <w:r w:rsidR="006E3F16" w:rsidRPr="0ECD4335">
        <w:rPr>
          <w:rFonts w:asciiTheme="majorBidi" w:hAnsiTheme="majorBidi" w:cstheme="majorBidi"/>
          <w:i w:val="0"/>
          <w:iCs w:val="0"/>
          <w:color w:val="auto"/>
          <w:sz w:val="22"/>
          <w:szCs w:val="22"/>
        </w:rPr>
        <w:t>OR: 0.</w:t>
      </w:r>
      <w:r w:rsidR="009950B5" w:rsidRPr="0ECD4335">
        <w:rPr>
          <w:rFonts w:asciiTheme="majorBidi" w:hAnsiTheme="majorBidi" w:cstheme="majorBidi"/>
          <w:i w:val="0"/>
          <w:iCs w:val="0"/>
          <w:color w:val="auto"/>
          <w:sz w:val="22"/>
          <w:szCs w:val="22"/>
        </w:rPr>
        <w:t>66</w:t>
      </w:r>
      <w:r w:rsidR="006E3F16" w:rsidRPr="0ECD4335">
        <w:rPr>
          <w:rFonts w:asciiTheme="majorBidi" w:hAnsiTheme="majorBidi" w:cstheme="majorBidi"/>
          <w:i w:val="0"/>
          <w:iCs w:val="0"/>
          <w:color w:val="auto"/>
          <w:sz w:val="22"/>
          <w:szCs w:val="22"/>
        </w:rPr>
        <w:t xml:space="preserve">; 95%CI: </w:t>
      </w:r>
      <w:r w:rsidR="00DC0B53" w:rsidRPr="0ECD4335">
        <w:rPr>
          <w:rFonts w:asciiTheme="majorBidi" w:hAnsiTheme="majorBidi" w:cstheme="majorBidi"/>
          <w:i w:val="0"/>
          <w:iCs w:val="0"/>
          <w:color w:val="auto"/>
          <w:sz w:val="22"/>
          <w:szCs w:val="22"/>
        </w:rPr>
        <w:t>0.4</w:t>
      </w:r>
      <w:r w:rsidR="009950B5" w:rsidRPr="0ECD4335">
        <w:rPr>
          <w:rFonts w:asciiTheme="majorBidi" w:hAnsiTheme="majorBidi" w:cstheme="majorBidi"/>
          <w:i w:val="0"/>
          <w:iCs w:val="0"/>
          <w:color w:val="auto"/>
          <w:sz w:val="22"/>
          <w:szCs w:val="22"/>
        </w:rPr>
        <w:t>7</w:t>
      </w:r>
      <w:r w:rsidR="0003150C" w:rsidRPr="0ECD4335">
        <w:rPr>
          <w:rFonts w:asciiTheme="majorBidi" w:hAnsiTheme="majorBidi" w:cstheme="majorBidi"/>
          <w:i w:val="0"/>
          <w:iCs w:val="0"/>
          <w:color w:val="auto"/>
          <w:sz w:val="22"/>
          <w:szCs w:val="22"/>
        </w:rPr>
        <w:t xml:space="preserve"> to </w:t>
      </w:r>
      <w:r w:rsidR="00686110" w:rsidRPr="0ECD4335">
        <w:rPr>
          <w:rFonts w:asciiTheme="majorBidi" w:hAnsiTheme="majorBidi" w:cstheme="majorBidi"/>
          <w:i w:val="0"/>
          <w:iCs w:val="0"/>
          <w:color w:val="auto"/>
          <w:sz w:val="22"/>
          <w:szCs w:val="22"/>
        </w:rPr>
        <w:t>0.9</w:t>
      </w:r>
      <w:r w:rsidR="009950B5" w:rsidRPr="0ECD4335">
        <w:rPr>
          <w:rFonts w:asciiTheme="majorBidi" w:hAnsiTheme="majorBidi" w:cstheme="majorBidi"/>
          <w:i w:val="0"/>
          <w:iCs w:val="0"/>
          <w:color w:val="auto"/>
          <w:sz w:val="22"/>
          <w:szCs w:val="22"/>
        </w:rPr>
        <w:t>4</w:t>
      </w:r>
      <w:r w:rsidR="00686110" w:rsidRPr="0ECD4335">
        <w:rPr>
          <w:rFonts w:asciiTheme="majorBidi" w:hAnsiTheme="majorBidi" w:cstheme="majorBidi"/>
          <w:i w:val="0"/>
          <w:iCs w:val="0"/>
          <w:color w:val="auto"/>
          <w:sz w:val="22"/>
          <w:szCs w:val="22"/>
        </w:rPr>
        <w:t xml:space="preserve">) </w:t>
      </w:r>
      <w:r w:rsidR="0097177D" w:rsidRPr="0ECD4335">
        <w:rPr>
          <w:rFonts w:asciiTheme="majorBidi" w:hAnsiTheme="majorBidi" w:cstheme="majorBidi"/>
          <w:i w:val="0"/>
          <w:iCs w:val="0"/>
          <w:color w:val="auto"/>
          <w:sz w:val="22"/>
          <w:szCs w:val="22"/>
        </w:rPr>
        <w:t>lower</w:t>
      </w:r>
      <w:ins w:id="1054" w:author="Bikram Adhikari (bdhikari)" w:date="2025-11-26T22:19:00Z">
        <w:r w:rsidR="00BE286A">
          <w:rPr>
            <w:rFonts w:asciiTheme="majorBidi" w:hAnsiTheme="majorBidi" w:cstheme="majorBidi"/>
            <w:i w:val="0"/>
            <w:iCs w:val="0"/>
            <w:color w:val="auto"/>
            <w:sz w:val="22"/>
            <w:szCs w:val="22"/>
          </w:rPr>
          <w:t xml:space="preserve"> in the children whose mother </w:t>
        </w:r>
        <w:r w:rsidR="00E3797F">
          <w:rPr>
            <w:rFonts w:asciiTheme="majorBidi" w:hAnsiTheme="majorBidi" w:cstheme="majorBidi"/>
            <w:i w:val="0"/>
            <w:iCs w:val="0"/>
            <w:color w:val="auto"/>
            <w:sz w:val="22"/>
            <w:szCs w:val="22"/>
          </w:rPr>
          <w:t>participate in household decision making</w:t>
        </w:r>
      </w:ins>
      <w:del w:id="1055" w:author="Bikram Adhikari (bdhikari)" w:date="2025-11-26T22:19:00Z">
        <w:r w:rsidR="0097177D" w:rsidRPr="0ECD4335" w:rsidDel="00E3797F">
          <w:rPr>
            <w:rFonts w:asciiTheme="majorBidi" w:hAnsiTheme="majorBidi" w:cstheme="majorBidi"/>
            <w:i w:val="0"/>
            <w:iCs w:val="0"/>
            <w:color w:val="auto"/>
            <w:sz w:val="22"/>
            <w:szCs w:val="22"/>
          </w:rPr>
          <w:delText xml:space="preserve"> </w:delText>
        </w:r>
        <w:r w:rsidR="0061726B" w:rsidRPr="0ECD4335" w:rsidDel="00E3797F">
          <w:rPr>
            <w:rFonts w:asciiTheme="majorBidi" w:hAnsiTheme="majorBidi" w:cstheme="majorBidi"/>
            <w:i w:val="0"/>
            <w:iCs w:val="0"/>
            <w:color w:val="auto"/>
            <w:sz w:val="22"/>
            <w:szCs w:val="22"/>
          </w:rPr>
          <w:delText>odds</w:delText>
        </w:r>
        <w:r w:rsidR="0097177D" w:rsidRPr="0ECD4335" w:rsidDel="00E3797F">
          <w:rPr>
            <w:rFonts w:asciiTheme="majorBidi" w:hAnsiTheme="majorBidi" w:cstheme="majorBidi"/>
            <w:i w:val="0"/>
            <w:iCs w:val="0"/>
            <w:color w:val="auto"/>
            <w:sz w:val="22"/>
            <w:szCs w:val="22"/>
          </w:rPr>
          <w:delText xml:space="preserve"> o</w:delText>
        </w:r>
        <w:r w:rsidR="00566B4A" w:rsidRPr="0ECD4335" w:rsidDel="00E3797F">
          <w:rPr>
            <w:rFonts w:asciiTheme="majorBidi" w:hAnsiTheme="majorBidi" w:cstheme="majorBidi"/>
            <w:i w:val="0"/>
            <w:iCs w:val="0"/>
            <w:color w:val="auto"/>
            <w:sz w:val="22"/>
            <w:szCs w:val="22"/>
          </w:rPr>
          <w:delText>f</w:delText>
        </w:r>
        <w:r w:rsidR="0097177D" w:rsidRPr="0ECD4335" w:rsidDel="00E3797F">
          <w:rPr>
            <w:rFonts w:asciiTheme="majorBidi" w:hAnsiTheme="majorBidi" w:cstheme="majorBidi"/>
            <w:i w:val="0"/>
            <w:iCs w:val="0"/>
            <w:color w:val="auto"/>
            <w:sz w:val="22"/>
            <w:szCs w:val="22"/>
          </w:rPr>
          <w:delText xml:space="preserve"> having co-existence</w:delText>
        </w:r>
        <w:r w:rsidR="00C81CE6" w:rsidRPr="0ECD4335" w:rsidDel="00E3797F">
          <w:rPr>
            <w:rFonts w:asciiTheme="majorBidi" w:hAnsiTheme="majorBidi" w:cstheme="majorBidi"/>
            <w:i w:val="0"/>
            <w:iCs w:val="0"/>
            <w:color w:val="auto"/>
            <w:sz w:val="22"/>
            <w:szCs w:val="22"/>
          </w:rPr>
          <w:delText xml:space="preserve"> </w:delText>
        </w:r>
      </w:del>
      <w:ins w:id="1056" w:author="Bikram Adhikari (bdhikari)" w:date="2025-11-26T22:19:00Z">
        <w:r w:rsidR="00E3797F">
          <w:rPr>
            <w:rFonts w:asciiTheme="majorBidi" w:hAnsiTheme="majorBidi" w:cstheme="majorBidi"/>
            <w:i w:val="0"/>
            <w:iCs w:val="0"/>
            <w:color w:val="auto"/>
            <w:sz w:val="22"/>
            <w:szCs w:val="22"/>
          </w:rPr>
          <w:t xml:space="preserve"> </w:t>
        </w:r>
      </w:ins>
      <w:r w:rsidR="00C81CE6" w:rsidRPr="0ECD4335">
        <w:rPr>
          <w:rFonts w:asciiTheme="majorBidi" w:hAnsiTheme="majorBidi" w:cstheme="majorBidi"/>
          <w:i w:val="0"/>
          <w:iCs w:val="0"/>
          <w:color w:val="auto"/>
          <w:sz w:val="22"/>
          <w:szCs w:val="22"/>
        </w:rPr>
        <w:t xml:space="preserve">after adjusting for </w:t>
      </w:r>
      <w:r w:rsidR="00473791" w:rsidRPr="0ECD4335">
        <w:rPr>
          <w:rFonts w:asciiTheme="majorBidi" w:hAnsiTheme="majorBidi" w:cstheme="majorBidi"/>
          <w:i w:val="0"/>
          <w:iCs w:val="0"/>
          <w:color w:val="auto"/>
          <w:sz w:val="22"/>
          <w:szCs w:val="22"/>
        </w:rPr>
        <w:t>confounding</w:t>
      </w:r>
      <w:r w:rsidR="00C81CE6" w:rsidRPr="0ECD4335">
        <w:rPr>
          <w:rFonts w:asciiTheme="majorBidi" w:hAnsiTheme="majorBidi" w:cstheme="majorBidi"/>
          <w:i w:val="0"/>
          <w:iCs w:val="0"/>
          <w:color w:val="auto"/>
          <w:sz w:val="22"/>
          <w:szCs w:val="22"/>
        </w:rPr>
        <w:t xml:space="preserve"> variables</w:t>
      </w:r>
      <w:r w:rsidR="0097177D" w:rsidRPr="0ECD4335">
        <w:rPr>
          <w:rFonts w:asciiTheme="majorBidi" w:hAnsiTheme="majorBidi" w:cstheme="majorBidi"/>
          <w:i w:val="0"/>
          <w:iCs w:val="0"/>
          <w:color w:val="auto"/>
          <w:sz w:val="22"/>
          <w:szCs w:val="22"/>
        </w:rPr>
        <w:t xml:space="preserve">. </w:t>
      </w:r>
      <w:r w:rsidR="00C81CE6" w:rsidRPr="0ECD4335">
        <w:rPr>
          <w:rFonts w:asciiTheme="majorBidi" w:hAnsiTheme="majorBidi" w:cstheme="majorBidi"/>
          <w:i w:val="0"/>
          <w:iCs w:val="0"/>
          <w:color w:val="auto"/>
          <w:sz w:val="22"/>
          <w:szCs w:val="22"/>
        </w:rPr>
        <w:t xml:space="preserve">The child </w:t>
      </w:r>
      <w:ins w:id="1057" w:author="Bikram Adhikari (bdhikari)" w:date="2025-12-02T17:14:00Z" w16du:dateUtc="2025-12-02T23:14:00Z">
        <w:r w:rsidR="005D7EF2">
          <w:rPr>
            <w:rFonts w:asciiTheme="majorBidi" w:hAnsiTheme="majorBidi" w:cstheme="majorBidi"/>
            <w:i w:val="0"/>
            <w:iCs w:val="0"/>
            <w:color w:val="auto"/>
            <w:sz w:val="22"/>
            <w:szCs w:val="22"/>
          </w:rPr>
          <w:t xml:space="preserve">with underweight </w:t>
        </w:r>
      </w:ins>
      <w:del w:id="1058" w:author="Bikram Adhikari (bdhikari)" w:date="2025-12-02T17:14:00Z" w16du:dateUtc="2025-12-02T23:14:00Z">
        <w:r w:rsidR="00C81CE6" w:rsidRPr="0ECD4335" w:rsidDel="005D7EF2">
          <w:rPr>
            <w:rFonts w:asciiTheme="majorBidi" w:hAnsiTheme="majorBidi" w:cstheme="majorBidi"/>
            <w:i w:val="0"/>
            <w:iCs w:val="0"/>
            <w:color w:val="auto"/>
            <w:sz w:val="22"/>
            <w:szCs w:val="22"/>
          </w:rPr>
          <w:delText>w</w:delText>
        </w:r>
        <w:r w:rsidR="00BB452C" w:rsidRPr="0ECD4335" w:rsidDel="005D7EF2">
          <w:rPr>
            <w:rFonts w:asciiTheme="majorBidi" w:hAnsiTheme="majorBidi" w:cstheme="majorBidi"/>
            <w:i w:val="0"/>
            <w:iCs w:val="0"/>
            <w:color w:val="auto"/>
            <w:sz w:val="22"/>
            <w:szCs w:val="22"/>
          </w:rPr>
          <w:delText xml:space="preserve">hose </w:delText>
        </w:r>
      </w:del>
      <w:r w:rsidR="00BB452C" w:rsidRPr="0ECD4335">
        <w:rPr>
          <w:rFonts w:asciiTheme="majorBidi" w:hAnsiTheme="majorBidi" w:cstheme="majorBidi"/>
          <w:i w:val="0"/>
          <w:iCs w:val="0"/>
          <w:color w:val="auto"/>
          <w:sz w:val="22"/>
          <w:szCs w:val="22"/>
        </w:rPr>
        <w:t xml:space="preserve">mother </w:t>
      </w:r>
      <w:del w:id="1059" w:author="Bikram Adhikari (bdhikari)" w:date="2025-12-02T17:14:00Z" w16du:dateUtc="2025-12-02T23:14:00Z">
        <w:r w:rsidR="00BB452C" w:rsidRPr="0ECD4335" w:rsidDel="005D7EF2">
          <w:rPr>
            <w:rFonts w:asciiTheme="majorBidi" w:hAnsiTheme="majorBidi" w:cstheme="majorBidi"/>
            <w:i w:val="0"/>
            <w:iCs w:val="0"/>
            <w:color w:val="auto"/>
            <w:sz w:val="22"/>
            <w:szCs w:val="22"/>
          </w:rPr>
          <w:delText xml:space="preserve">was </w:delText>
        </w:r>
        <w:r w:rsidR="00D81D20" w:rsidRPr="0ECD4335" w:rsidDel="005D7EF2">
          <w:rPr>
            <w:rFonts w:asciiTheme="majorBidi" w:hAnsiTheme="majorBidi" w:cstheme="majorBidi"/>
            <w:i w:val="0"/>
            <w:iCs w:val="0"/>
            <w:color w:val="auto"/>
            <w:sz w:val="22"/>
            <w:szCs w:val="22"/>
          </w:rPr>
          <w:delText xml:space="preserve">classified as </w:delText>
        </w:r>
        <w:r w:rsidR="3255ECD0" w:rsidRPr="0ECD4335" w:rsidDel="005D7EF2">
          <w:rPr>
            <w:rFonts w:asciiTheme="majorBidi" w:hAnsiTheme="majorBidi" w:cstheme="majorBidi"/>
            <w:i w:val="0"/>
            <w:iCs w:val="0"/>
            <w:color w:val="auto"/>
            <w:sz w:val="22"/>
            <w:szCs w:val="22"/>
          </w:rPr>
          <w:delText xml:space="preserve">underweight </w:delText>
        </w:r>
      </w:del>
      <w:del w:id="1060" w:author="Bikram Adhikari (bdhikari)" w:date="2025-11-26T22:22:00Z">
        <w:r w:rsidR="009948B4" w:rsidRPr="0ECD4335" w:rsidDel="007F1CE1">
          <w:rPr>
            <w:rFonts w:asciiTheme="majorBidi" w:hAnsiTheme="majorBidi" w:cstheme="majorBidi"/>
            <w:i w:val="0"/>
            <w:iCs w:val="0"/>
            <w:color w:val="auto"/>
            <w:sz w:val="22"/>
            <w:szCs w:val="22"/>
          </w:rPr>
          <w:delText>(BMI&lt;18 kg/m</w:delText>
        </w:r>
        <w:r w:rsidR="009948B4" w:rsidRPr="001245B7" w:rsidDel="007F1CE1">
          <w:rPr>
            <w:rFonts w:asciiTheme="majorBidi" w:hAnsiTheme="majorBidi" w:cstheme="majorBidi"/>
            <w:i w:val="0"/>
            <w:iCs w:val="0"/>
            <w:color w:val="auto"/>
            <w:sz w:val="22"/>
            <w:szCs w:val="22"/>
            <w:vertAlign w:val="superscript"/>
          </w:rPr>
          <w:delText>2</w:delText>
        </w:r>
        <w:r w:rsidR="009948B4" w:rsidRPr="0ECD4335" w:rsidDel="007F1CE1">
          <w:rPr>
            <w:rFonts w:asciiTheme="majorBidi" w:hAnsiTheme="majorBidi" w:cstheme="majorBidi"/>
            <w:i w:val="0"/>
            <w:iCs w:val="0"/>
            <w:color w:val="auto"/>
            <w:sz w:val="22"/>
            <w:szCs w:val="22"/>
          </w:rPr>
          <w:delText>)</w:delText>
        </w:r>
      </w:del>
      <w:del w:id="1061" w:author="Bikram Adhikari (bdhikari)" w:date="2025-12-02T17:14:00Z" w16du:dateUtc="2025-12-02T23:14:00Z">
        <w:r w:rsidR="009948B4" w:rsidRPr="0ECD4335" w:rsidDel="005D7EF2">
          <w:rPr>
            <w:rFonts w:asciiTheme="majorBidi" w:hAnsiTheme="majorBidi" w:cstheme="majorBidi"/>
            <w:i w:val="0"/>
            <w:iCs w:val="0"/>
            <w:color w:val="auto"/>
            <w:sz w:val="22"/>
            <w:szCs w:val="22"/>
          </w:rPr>
          <w:delText xml:space="preserve"> </w:delText>
        </w:r>
      </w:del>
      <w:r w:rsidRPr="0ECD4335">
        <w:rPr>
          <w:rFonts w:asciiTheme="majorBidi" w:hAnsiTheme="majorBidi" w:cstheme="majorBidi"/>
          <w:i w:val="0"/>
          <w:iCs w:val="0"/>
          <w:color w:val="auto"/>
          <w:sz w:val="22"/>
          <w:szCs w:val="22"/>
        </w:rPr>
        <w:t>was</w:t>
      </w:r>
      <w:r w:rsidR="00BB452C" w:rsidRPr="0ECD4335">
        <w:rPr>
          <w:rFonts w:asciiTheme="majorBidi" w:hAnsiTheme="majorBidi" w:cstheme="majorBidi"/>
          <w:i w:val="0"/>
          <w:iCs w:val="0"/>
          <w:color w:val="auto"/>
          <w:sz w:val="22"/>
          <w:szCs w:val="22"/>
        </w:rPr>
        <w:t xml:space="preserve"> 1.</w:t>
      </w:r>
      <w:r w:rsidR="00F80CBB" w:rsidRPr="0ECD4335">
        <w:rPr>
          <w:rFonts w:asciiTheme="majorBidi" w:hAnsiTheme="majorBidi" w:cstheme="majorBidi"/>
          <w:i w:val="0"/>
          <w:iCs w:val="0"/>
          <w:color w:val="auto"/>
          <w:sz w:val="22"/>
          <w:szCs w:val="22"/>
        </w:rPr>
        <w:t>8</w:t>
      </w:r>
      <w:r w:rsidR="00C91EE4" w:rsidRPr="0ECD4335">
        <w:rPr>
          <w:rFonts w:asciiTheme="majorBidi" w:hAnsiTheme="majorBidi" w:cstheme="majorBidi"/>
          <w:i w:val="0"/>
          <w:iCs w:val="0"/>
          <w:color w:val="auto"/>
          <w:sz w:val="22"/>
          <w:szCs w:val="22"/>
        </w:rPr>
        <w:t>0</w:t>
      </w:r>
      <w:r w:rsidR="00BB452C" w:rsidRPr="0ECD4335">
        <w:rPr>
          <w:rFonts w:asciiTheme="majorBidi" w:hAnsiTheme="majorBidi" w:cstheme="majorBidi"/>
          <w:i w:val="0"/>
          <w:iCs w:val="0"/>
          <w:color w:val="auto"/>
          <w:sz w:val="22"/>
          <w:szCs w:val="22"/>
        </w:rPr>
        <w:t xml:space="preserve"> times</w:t>
      </w:r>
      <w:r w:rsidR="00686110" w:rsidRPr="0ECD4335">
        <w:rPr>
          <w:rFonts w:asciiTheme="majorBidi" w:hAnsiTheme="majorBidi" w:cstheme="majorBidi"/>
          <w:i w:val="0"/>
          <w:iCs w:val="0"/>
          <w:color w:val="auto"/>
          <w:sz w:val="22"/>
          <w:szCs w:val="22"/>
        </w:rPr>
        <w:t xml:space="preserve"> </w:t>
      </w:r>
      <w:r w:rsidR="00574DDB" w:rsidRPr="0ECD4335">
        <w:rPr>
          <w:rFonts w:asciiTheme="majorBidi" w:hAnsiTheme="majorBidi" w:cstheme="majorBidi"/>
          <w:i w:val="0"/>
          <w:iCs w:val="0"/>
          <w:color w:val="auto"/>
          <w:sz w:val="22"/>
          <w:szCs w:val="22"/>
        </w:rPr>
        <w:t xml:space="preserve">(95%CI: </w:t>
      </w:r>
      <w:r w:rsidR="008148E2" w:rsidRPr="0ECD4335">
        <w:rPr>
          <w:rFonts w:asciiTheme="majorBidi" w:hAnsiTheme="majorBidi" w:cstheme="majorBidi"/>
          <w:i w:val="0"/>
          <w:iCs w:val="0"/>
          <w:color w:val="auto"/>
          <w:sz w:val="22"/>
          <w:szCs w:val="22"/>
        </w:rPr>
        <w:t>1.2</w:t>
      </w:r>
      <w:r w:rsidR="00F80CBB" w:rsidRPr="0ECD4335">
        <w:rPr>
          <w:rFonts w:asciiTheme="majorBidi" w:hAnsiTheme="majorBidi" w:cstheme="majorBidi"/>
          <w:i w:val="0"/>
          <w:iCs w:val="0"/>
          <w:color w:val="auto"/>
          <w:sz w:val="22"/>
          <w:szCs w:val="22"/>
        </w:rPr>
        <w:t>0</w:t>
      </w:r>
      <w:r w:rsidR="0003150C" w:rsidRPr="0ECD4335">
        <w:rPr>
          <w:rFonts w:asciiTheme="majorBidi" w:hAnsiTheme="majorBidi" w:cstheme="majorBidi"/>
          <w:i w:val="0"/>
          <w:iCs w:val="0"/>
          <w:color w:val="auto"/>
          <w:sz w:val="22"/>
          <w:szCs w:val="22"/>
        </w:rPr>
        <w:t xml:space="preserve"> </w:t>
      </w:r>
      <w:r w:rsidR="0003150C" w:rsidRPr="0ECD4335">
        <w:rPr>
          <w:rFonts w:asciiTheme="majorBidi" w:hAnsiTheme="majorBidi" w:cstheme="majorBidi"/>
          <w:i w:val="0"/>
          <w:iCs w:val="0"/>
          <w:color w:val="auto"/>
          <w:sz w:val="22"/>
          <w:szCs w:val="22"/>
        </w:rPr>
        <w:lastRenderedPageBreak/>
        <w:t xml:space="preserve">to </w:t>
      </w:r>
      <w:r w:rsidR="00574DDB" w:rsidRPr="0ECD4335">
        <w:rPr>
          <w:rFonts w:asciiTheme="majorBidi" w:hAnsiTheme="majorBidi" w:cstheme="majorBidi"/>
          <w:i w:val="0"/>
          <w:iCs w:val="0"/>
          <w:color w:val="auto"/>
          <w:sz w:val="22"/>
          <w:szCs w:val="22"/>
        </w:rPr>
        <w:t>2.</w:t>
      </w:r>
      <w:r w:rsidR="00F80CBB" w:rsidRPr="0ECD4335">
        <w:rPr>
          <w:rFonts w:asciiTheme="majorBidi" w:hAnsiTheme="majorBidi" w:cstheme="majorBidi"/>
          <w:i w:val="0"/>
          <w:iCs w:val="0"/>
          <w:color w:val="auto"/>
          <w:sz w:val="22"/>
          <w:szCs w:val="22"/>
        </w:rPr>
        <w:t>7</w:t>
      </w:r>
      <w:r w:rsidR="00574DDB" w:rsidRPr="0ECD4335">
        <w:rPr>
          <w:rFonts w:asciiTheme="majorBidi" w:hAnsiTheme="majorBidi" w:cstheme="majorBidi"/>
          <w:i w:val="0"/>
          <w:iCs w:val="0"/>
          <w:color w:val="auto"/>
          <w:sz w:val="22"/>
          <w:szCs w:val="22"/>
        </w:rPr>
        <w:t>0</w:t>
      </w:r>
      <w:r w:rsidR="00686110" w:rsidRPr="0ECD4335">
        <w:rPr>
          <w:rFonts w:asciiTheme="majorBidi" w:hAnsiTheme="majorBidi" w:cstheme="majorBidi"/>
          <w:i w:val="0"/>
          <w:iCs w:val="0"/>
          <w:color w:val="auto"/>
          <w:sz w:val="22"/>
          <w:szCs w:val="22"/>
        </w:rPr>
        <w:t>)</w:t>
      </w:r>
      <w:r w:rsidR="00BB452C" w:rsidRPr="0ECD4335">
        <w:rPr>
          <w:rFonts w:asciiTheme="majorBidi" w:hAnsiTheme="majorBidi" w:cstheme="majorBidi"/>
          <w:i w:val="0"/>
          <w:iCs w:val="0"/>
          <w:color w:val="auto"/>
          <w:sz w:val="22"/>
          <w:szCs w:val="22"/>
        </w:rPr>
        <w:t xml:space="preserve"> more </w:t>
      </w:r>
      <w:r w:rsidR="00CF7227" w:rsidRPr="0ECD4335">
        <w:rPr>
          <w:rFonts w:asciiTheme="majorBidi" w:hAnsiTheme="majorBidi" w:cstheme="majorBidi"/>
          <w:i w:val="0"/>
          <w:iCs w:val="0"/>
          <w:color w:val="auto"/>
          <w:sz w:val="22"/>
          <w:szCs w:val="22"/>
        </w:rPr>
        <w:t>likely and</w:t>
      </w:r>
      <w:r w:rsidR="00F80CBB" w:rsidRPr="0ECD4335">
        <w:rPr>
          <w:rFonts w:asciiTheme="majorBidi" w:hAnsiTheme="majorBidi" w:cstheme="majorBidi"/>
          <w:i w:val="0"/>
          <w:iCs w:val="0"/>
          <w:color w:val="auto"/>
          <w:sz w:val="22"/>
          <w:szCs w:val="22"/>
        </w:rPr>
        <w:t xml:space="preserve"> mother with anemia were 2.43 times more likely to</w:t>
      </w:r>
      <w:r w:rsidR="00BB452C" w:rsidRPr="0ECD4335">
        <w:rPr>
          <w:rFonts w:asciiTheme="majorBidi" w:hAnsiTheme="majorBidi" w:cstheme="majorBidi"/>
          <w:i w:val="0"/>
          <w:iCs w:val="0"/>
          <w:color w:val="auto"/>
          <w:sz w:val="22"/>
          <w:szCs w:val="22"/>
        </w:rPr>
        <w:t xml:space="preserve"> </w:t>
      </w:r>
      <w:r w:rsidRPr="0ECD4335">
        <w:rPr>
          <w:rFonts w:asciiTheme="majorBidi" w:hAnsiTheme="majorBidi" w:cstheme="majorBidi"/>
          <w:i w:val="0"/>
          <w:iCs w:val="0"/>
          <w:color w:val="auto"/>
          <w:sz w:val="22"/>
          <w:szCs w:val="22"/>
        </w:rPr>
        <w:t xml:space="preserve">have co-existence compared to </w:t>
      </w:r>
      <w:r w:rsidR="00933D17" w:rsidRPr="0ECD4335">
        <w:rPr>
          <w:rFonts w:asciiTheme="majorBidi" w:hAnsiTheme="majorBidi" w:cstheme="majorBidi"/>
          <w:i w:val="0"/>
          <w:iCs w:val="0"/>
          <w:color w:val="auto"/>
          <w:sz w:val="22"/>
          <w:szCs w:val="22"/>
        </w:rPr>
        <w:t xml:space="preserve">a </w:t>
      </w:r>
      <w:r w:rsidRPr="0ECD4335">
        <w:rPr>
          <w:rFonts w:asciiTheme="majorBidi" w:hAnsiTheme="majorBidi" w:cstheme="majorBidi"/>
          <w:i w:val="0"/>
          <w:iCs w:val="0"/>
          <w:color w:val="auto"/>
          <w:sz w:val="22"/>
          <w:szCs w:val="22"/>
        </w:rPr>
        <w:t xml:space="preserve">child whose mother </w:t>
      </w:r>
      <w:r w:rsidR="00933D17" w:rsidRPr="0ECD4335">
        <w:rPr>
          <w:rFonts w:asciiTheme="majorBidi" w:hAnsiTheme="majorBidi" w:cstheme="majorBidi"/>
          <w:i w:val="0"/>
          <w:iCs w:val="0"/>
          <w:color w:val="auto"/>
          <w:sz w:val="22"/>
          <w:szCs w:val="22"/>
        </w:rPr>
        <w:t>had</w:t>
      </w:r>
      <w:r w:rsidRPr="0ECD4335">
        <w:rPr>
          <w:rFonts w:asciiTheme="majorBidi" w:hAnsiTheme="majorBidi" w:cstheme="majorBidi"/>
          <w:i w:val="0"/>
          <w:iCs w:val="0"/>
          <w:color w:val="auto"/>
          <w:sz w:val="22"/>
          <w:szCs w:val="22"/>
        </w:rPr>
        <w:t xml:space="preserve"> normal nutrition status.</w:t>
      </w:r>
    </w:p>
    <w:p w14:paraId="03B9282A" w14:textId="6D5E8345" w:rsidR="0053205B" w:rsidRPr="00A12542" w:rsidRDefault="00A42A13" w:rsidP="00A42A13">
      <w:pPr>
        <w:pStyle w:val="Caption"/>
        <w:keepNext/>
        <w:rPr>
          <w:rFonts w:asciiTheme="majorBidi" w:hAnsiTheme="majorBidi" w:cstheme="majorBidi"/>
          <w:b/>
          <w:bCs/>
          <w:color w:val="auto"/>
          <w:sz w:val="22"/>
          <w:szCs w:val="22"/>
        </w:rPr>
      </w:pPr>
      <w:r w:rsidRPr="00A12542">
        <w:rPr>
          <w:rFonts w:asciiTheme="majorBidi" w:hAnsiTheme="majorBidi" w:cstheme="majorBidi"/>
          <w:b/>
          <w:bCs/>
          <w:color w:val="auto"/>
          <w:sz w:val="22"/>
          <w:szCs w:val="22"/>
        </w:rPr>
        <w:t xml:space="preserve">Table </w:t>
      </w:r>
      <w:r w:rsidRPr="00A12542">
        <w:rPr>
          <w:rFonts w:asciiTheme="majorBidi" w:hAnsiTheme="majorBidi" w:cstheme="majorBidi"/>
          <w:b/>
          <w:bCs/>
          <w:color w:val="auto"/>
          <w:sz w:val="22"/>
          <w:szCs w:val="22"/>
        </w:rPr>
        <w:fldChar w:fldCharType="begin"/>
      </w:r>
      <w:r w:rsidRPr="00A12542">
        <w:rPr>
          <w:rFonts w:asciiTheme="majorBidi" w:hAnsiTheme="majorBidi" w:cstheme="majorBidi"/>
          <w:b/>
          <w:bCs/>
          <w:color w:val="auto"/>
          <w:sz w:val="22"/>
          <w:szCs w:val="22"/>
        </w:rPr>
        <w:instrText xml:space="preserve"> SEQ Table \* ARABIC </w:instrText>
      </w:r>
      <w:r w:rsidRPr="00A12542">
        <w:rPr>
          <w:rFonts w:asciiTheme="majorBidi" w:hAnsiTheme="majorBidi" w:cstheme="majorBidi"/>
          <w:b/>
          <w:bCs/>
          <w:color w:val="auto"/>
          <w:sz w:val="22"/>
          <w:szCs w:val="22"/>
        </w:rPr>
        <w:fldChar w:fldCharType="separate"/>
      </w:r>
      <w:r w:rsidR="008B418D">
        <w:rPr>
          <w:rFonts w:asciiTheme="majorBidi" w:hAnsiTheme="majorBidi" w:cstheme="majorBidi"/>
          <w:b/>
          <w:bCs/>
          <w:noProof/>
          <w:color w:val="auto"/>
          <w:sz w:val="22"/>
          <w:szCs w:val="22"/>
        </w:rPr>
        <w:t>7</w:t>
      </w:r>
      <w:r w:rsidRPr="00A12542">
        <w:rPr>
          <w:rFonts w:asciiTheme="majorBidi" w:hAnsiTheme="majorBidi" w:cstheme="majorBidi"/>
          <w:b/>
          <w:bCs/>
          <w:color w:val="auto"/>
          <w:sz w:val="22"/>
          <w:szCs w:val="22"/>
        </w:rPr>
        <w:fldChar w:fldCharType="end"/>
      </w:r>
      <w:r w:rsidRPr="00A12542">
        <w:rPr>
          <w:rFonts w:asciiTheme="majorBidi" w:hAnsiTheme="majorBidi" w:cstheme="majorBidi"/>
          <w:b/>
          <w:bCs/>
          <w:color w:val="auto"/>
          <w:sz w:val="22"/>
          <w:szCs w:val="22"/>
        </w:rPr>
        <w:t>: Factors associated with co-occurrence of undernutrition and anemia among children aged 6-59 months</w:t>
      </w:r>
    </w:p>
    <w:tbl>
      <w:tblPr>
        <w:tblW w:w="5053" w:type="pct"/>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1062" w:author="Dahal, Kajol" w:date="2025-12-02T11:58:00Z">
          <w:tblPr>
            <w:tblW w:w="5053" w:type="pct"/>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1345"/>
        <w:gridCol w:w="587"/>
        <w:gridCol w:w="1254"/>
        <w:gridCol w:w="723"/>
        <w:gridCol w:w="587"/>
        <w:gridCol w:w="1237"/>
        <w:gridCol w:w="703"/>
        <w:gridCol w:w="589"/>
        <w:gridCol w:w="1256"/>
        <w:gridCol w:w="831"/>
        <w:tblGridChange w:id="1063">
          <w:tblGrid>
            <w:gridCol w:w="570"/>
            <w:gridCol w:w="775"/>
            <w:gridCol w:w="570"/>
            <w:gridCol w:w="587"/>
            <w:gridCol w:w="1254"/>
            <w:gridCol w:w="153"/>
            <w:gridCol w:w="570"/>
            <w:gridCol w:w="587"/>
            <w:gridCol w:w="1237"/>
            <w:gridCol w:w="133"/>
            <w:gridCol w:w="570"/>
            <w:gridCol w:w="589"/>
            <w:gridCol w:w="1256"/>
            <w:gridCol w:w="261"/>
            <w:gridCol w:w="570"/>
          </w:tblGrid>
        </w:tblGridChange>
      </w:tblGrid>
      <w:tr w:rsidR="00301C32" w:rsidRPr="00A12542" w14:paraId="4831A09E" w14:textId="77777777" w:rsidTr="00B47D9B">
        <w:trPr>
          <w:trHeight w:val="20"/>
          <w:trPrChange w:id="1064" w:author="Dahal, Kajol" w:date="2025-12-02T11:58:00Z">
            <w:trPr>
              <w:gridBefore w:val="1"/>
              <w:trHeight w:val="20"/>
            </w:trPr>
          </w:trPrChange>
        </w:trPr>
        <w:tc>
          <w:tcPr>
            <w:tcW w:w="738" w:type="pct"/>
            <w:vMerge w:val="restart"/>
            <w:shd w:val="clear" w:color="auto" w:fill="C1E4F5" w:themeFill="accent1" w:themeFillTint="33"/>
            <w:vAlign w:val="center"/>
            <w:tcPrChange w:id="1065" w:author="Dahal, Kajol" w:date="2025-12-02T11:58:00Z">
              <w:tcPr>
                <w:tcW w:w="738" w:type="pct"/>
                <w:gridSpan w:val="2"/>
                <w:vMerge w:val="restart"/>
                <w:shd w:val="clear" w:color="auto" w:fill="C1E4F5" w:themeFill="accent1" w:themeFillTint="33"/>
                <w:vAlign w:val="center"/>
              </w:tcPr>
            </w:tcPrChange>
          </w:tcPr>
          <w:p w14:paraId="150000AC" w14:textId="07B7F7C5" w:rsidR="008A5F0F" w:rsidRDefault="008A5F0F" w:rsidP="3F0A6228">
            <w:pPr>
              <w:spacing w:after="0" w:line="240" w:lineRule="auto"/>
              <w:rPr>
                <w:rFonts w:asciiTheme="majorBidi" w:eastAsia="Times New Roman" w:hAnsiTheme="majorBidi" w:cstheme="majorBidi"/>
                <w:b/>
                <w:bCs/>
                <w:kern w:val="0"/>
                <w:sz w:val="16"/>
                <w:szCs w:val="16"/>
                <w14:ligatures w14:val="none"/>
              </w:rPr>
            </w:pPr>
            <w:r w:rsidRPr="00A12542">
              <w:rPr>
                <w:rFonts w:asciiTheme="majorBidi" w:eastAsia="Times New Roman" w:hAnsiTheme="majorBidi" w:cstheme="majorBidi"/>
                <w:b/>
                <w:bCs/>
                <w:kern w:val="0"/>
                <w:sz w:val="16"/>
                <w:szCs w:val="16"/>
                <w14:ligatures w14:val="none"/>
              </w:rPr>
              <w:t>Exposure variables</w:t>
            </w:r>
          </w:p>
        </w:tc>
        <w:tc>
          <w:tcPr>
            <w:tcW w:w="1407" w:type="pct"/>
            <w:gridSpan w:val="3"/>
            <w:shd w:val="clear" w:color="auto" w:fill="C1E4F5" w:themeFill="accent1" w:themeFillTint="33"/>
            <w:vAlign w:val="center"/>
            <w:tcPrChange w:id="1066" w:author="Dahal, Kajol" w:date="2025-12-02T11:58:00Z">
              <w:tcPr>
                <w:tcW w:w="1407" w:type="pct"/>
                <w:gridSpan w:val="4"/>
                <w:shd w:val="clear" w:color="auto" w:fill="C1E4F5" w:themeFill="accent1" w:themeFillTint="33"/>
                <w:vAlign w:val="center"/>
              </w:tcPr>
            </w:tcPrChange>
          </w:tcPr>
          <w:p w14:paraId="71F1E4E1" w14:textId="56D4B600" w:rsidR="008A5F0F" w:rsidRPr="00A12542" w:rsidRDefault="008A5F0F" w:rsidP="00DE1354">
            <w:pPr>
              <w:spacing w:after="0" w:line="240" w:lineRule="auto"/>
              <w:jc w:val="center"/>
              <w:rPr>
                <w:rFonts w:asciiTheme="majorBidi" w:eastAsia="Times New Roman" w:hAnsiTheme="majorBidi" w:cstheme="majorBidi"/>
                <w:kern w:val="0"/>
                <w:sz w:val="18"/>
                <w:szCs w:val="18"/>
                <w14:ligatures w14:val="none"/>
              </w:rPr>
            </w:pPr>
            <w:r w:rsidRPr="3F0A6228">
              <w:rPr>
                <w:rFonts w:asciiTheme="majorBidi" w:eastAsia="Times New Roman" w:hAnsiTheme="majorBidi" w:cstheme="majorBidi"/>
                <w:b/>
                <w:bCs/>
                <w:kern w:val="0"/>
                <w:sz w:val="16"/>
                <w:szCs w:val="16"/>
                <w14:ligatures w14:val="none"/>
              </w:rPr>
              <w:t>Anemia only vs Normal</w:t>
            </w:r>
          </w:p>
        </w:tc>
        <w:tc>
          <w:tcPr>
            <w:tcW w:w="1387" w:type="pct"/>
            <w:gridSpan w:val="3"/>
            <w:shd w:val="clear" w:color="auto" w:fill="C1E4F5" w:themeFill="accent1" w:themeFillTint="33"/>
            <w:vAlign w:val="center"/>
            <w:tcPrChange w:id="1067" w:author="Dahal, Kajol" w:date="2025-12-02T11:58:00Z">
              <w:tcPr>
                <w:tcW w:w="1386" w:type="pct"/>
                <w:gridSpan w:val="4"/>
                <w:shd w:val="clear" w:color="auto" w:fill="C1E4F5" w:themeFill="accent1" w:themeFillTint="33"/>
                <w:vAlign w:val="center"/>
              </w:tcPr>
            </w:tcPrChange>
          </w:tcPr>
          <w:p w14:paraId="5AF7F435" w14:textId="1465FA04" w:rsidR="008A5F0F" w:rsidRPr="00A12542" w:rsidRDefault="008A5F0F" w:rsidP="00DE1354">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b/>
                <w:bCs/>
                <w:kern w:val="0"/>
                <w:sz w:val="16"/>
                <w:szCs w:val="16"/>
                <w14:ligatures w14:val="none"/>
              </w:rPr>
              <w:t>Undernutrition only vs Normal</w:t>
            </w:r>
          </w:p>
        </w:tc>
        <w:tc>
          <w:tcPr>
            <w:tcW w:w="1468" w:type="pct"/>
            <w:gridSpan w:val="3"/>
            <w:shd w:val="clear" w:color="auto" w:fill="C1E4F5" w:themeFill="accent1" w:themeFillTint="33"/>
            <w:vAlign w:val="center"/>
            <w:tcPrChange w:id="1068" w:author="Dahal, Kajol" w:date="2025-12-02T11:58:00Z">
              <w:tcPr>
                <w:tcW w:w="1469" w:type="pct"/>
                <w:gridSpan w:val="4"/>
                <w:shd w:val="clear" w:color="auto" w:fill="C1E4F5" w:themeFill="accent1" w:themeFillTint="33"/>
                <w:vAlign w:val="center"/>
              </w:tcPr>
            </w:tcPrChange>
          </w:tcPr>
          <w:p w14:paraId="52209CF1" w14:textId="67005627" w:rsidR="008A5F0F" w:rsidRPr="00A12542" w:rsidRDefault="008A5F0F" w:rsidP="00DE1354">
            <w:pPr>
              <w:spacing w:after="0" w:line="240" w:lineRule="auto"/>
              <w:jc w:val="center"/>
              <w:rPr>
                <w:rFonts w:asciiTheme="majorBidi" w:eastAsia="Times New Roman" w:hAnsiTheme="majorBidi" w:cstheme="majorBidi"/>
                <w:kern w:val="0"/>
                <w:sz w:val="18"/>
                <w:szCs w:val="18"/>
                <w14:ligatures w14:val="none"/>
              </w:rPr>
            </w:pPr>
            <w:r w:rsidRPr="3F0A6228">
              <w:rPr>
                <w:rFonts w:asciiTheme="majorBidi" w:eastAsia="Times New Roman" w:hAnsiTheme="majorBidi" w:cstheme="majorBidi"/>
                <w:b/>
                <w:bCs/>
                <w:kern w:val="0"/>
                <w:sz w:val="16"/>
                <w:szCs w:val="16"/>
                <w14:ligatures w14:val="none"/>
              </w:rPr>
              <w:t>Coexistence vs Normal</w:t>
            </w:r>
          </w:p>
        </w:tc>
      </w:tr>
      <w:tr w:rsidR="001245B7" w:rsidRPr="00A12542" w14:paraId="2C1E11C6" w14:textId="77777777" w:rsidTr="00B47D9B">
        <w:trPr>
          <w:trHeight w:val="20"/>
          <w:trPrChange w:id="1069" w:author="Dahal, Kajol" w:date="2025-12-02T11:58:00Z">
            <w:trPr>
              <w:gridBefore w:val="1"/>
              <w:trHeight w:val="20"/>
            </w:trPr>
          </w:trPrChange>
        </w:trPr>
        <w:tc>
          <w:tcPr>
            <w:tcW w:w="738" w:type="pct"/>
            <w:vMerge/>
            <w:shd w:val="clear" w:color="auto" w:fill="C1E4F5" w:themeFill="accent1" w:themeFillTint="33"/>
            <w:vAlign w:val="center"/>
            <w:tcPrChange w:id="1070" w:author="Dahal, Kajol" w:date="2025-12-02T11:58:00Z">
              <w:tcPr>
                <w:tcW w:w="738" w:type="pct"/>
                <w:gridSpan w:val="2"/>
                <w:vMerge/>
                <w:shd w:val="clear" w:color="auto" w:fill="C1E4F5" w:themeFill="accent1" w:themeFillTint="33"/>
                <w:vAlign w:val="center"/>
              </w:tcPr>
            </w:tcPrChange>
          </w:tcPr>
          <w:p w14:paraId="4790F77F" w14:textId="77777777" w:rsidR="008A5F0F" w:rsidRDefault="008A5F0F" w:rsidP="008A5F0F">
            <w:pPr>
              <w:spacing w:after="0" w:line="240" w:lineRule="auto"/>
              <w:rPr>
                <w:rFonts w:asciiTheme="majorBidi" w:eastAsia="Times New Roman" w:hAnsiTheme="majorBidi" w:cstheme="majorBidi"/>
                <w:b/>
                <w:bCs/>
                <w:kern w:val="0"/>
                <w:sz w:val="16"/>
                <w:szCs w:val="16"/>
                <w14:ligatures w14:val="none"/>
              </w:rPr>
            </w:pPr>
          </w:p>
        </w:tc>
        <w:tc>
          <w:tcPr>
            <w:tcW w:w="322" w:type="pct"/>
            <w:shd w:val="clear" w:color="auto" w:fill="C1E4F5" w:themeFill="accent1" w:themeFillTint="33"/>
            <w:vAlign w:val="center"/>
            <w:tcPrChange w:id="1071" w:author="Dahal, Kajol" w:date="2025-12-02T11:58:00Z">
              <w:tcPr>
                <w:tcW w:w="322" w:type="pct"/>
                <w:shd w:val="clear" w:color="auto" w:fill="C1E4F5" w:themeFill="accent1" w:themeFillTint="33"/>
                <w:vAlign w:val="center"/>
              </w:tcPr>
            </w:tcPrChange>
          </w:tcPr>
          <w:p w14:paraId="1F73AC30" w14:textId="424E9A3D" w:rsidR="008A5F0F" w:rsidRPr="00A12542" w:rsidRDefault="008A5F0F" w:rsidP="008A5F0F">
            <w:pPr>
              <w:spacing w:after="0" w:line="240" w:lineRule="auto"/>
              <w:jc w:val="center"/>
              <w:rPr>
                <w:rFonts w:asciiTheme="majorBidi" w:eastAsia="Times New Roman" w:hAnsiTheme="majorBidi" w:cstheme="majorBidi"/>
                <w:kern w:val="0"/>
                <w:sz w:val="18"/>
                <w:szCs w:val="18"/>
                <w14:ligatures w14:val="none"/>
              </w:rPr>
            </w:pPr>
            <w:r>
              <w:rPr>
                <w:rFonts w:asciiTheme="majorBidi" w:eastAsia="Times New Roman" w:hAnsiTheme="majorBidi" w:cstheme="majorBidi"/>
                <w:b/>
                <w:bCs/>
                <w:kern w:val="0"/>
                <w:sz w:val="16"/>
                <w:szCs w:val="16"/>
                <w14:ligatures w14:val="none"/>
              </w:rPr>
              <w:t>a</w:t>
            </w:r>
            <w:r w:rsidRPr="00A12542">
              <w:rPr>
                <w:rFonts w:asciiTheme="majorBidi" w:eastAsia="Times New Roman" w:hAnsiTheme="majorBidi" w:cstheme="majorBidi"/>
                <w:b/>
                <w:bCs/>
                <w:kern w:val="0"/>
                <w:sz w:val="16"/>
                <w:szCs w:val="16"/>
                <w14:ligatures w14:val="none"/>
              </w:rPr>
              <w:t>OR</w:t>
            </w:r>
            <w:r w:rsidRPr="00473791">
              <w:rPr>
                <w:rFonts w:asciiTheme="majorBidi" w:eastAsia="Times New Roman" w:hAnsiTheme="majorBidi" w:cstheme="majorBidi"/>
                <w:b/>
                <w:bCs/>
                <w:kern w:val="0"/>
                <w:sz w:val="16"/>
                <w:szCs w:val="16"/>
                <w:vertAlign w:val="superscript"/>
                <w14:ligatures w14:val="none"/>
              </w:rPr>
              <w:t>#</w:t>
            </w:r>
          </w:p>
        </w:tc>
        <w:tc>
          <w:tcPr>
            <w:tcW w:w="688" w:type="pct"/>
            <w:shd w:val="clear" w:color="auto" w:fill="C1E4F5" w:themeFill="accent1" w:themeFillTint="33"/>
            <w:vAlign w:val="center"/>
            <w:tcPrChange w:id="1072" w:author="Dahal, Kajol" w:date="2025-12-02T11:58:00Z">
              <w:tcPr>
                <w:tcW w:w="688" w:type="pct"/>
                <w:shd w:val="clear" w:color="auto" w:fill="C1E4F5" w:themeFill="accent1" w:themeFillTint="33"/>
                <w:vAlign w:val="center"/>
              </w:tcPr>
            </w:tcPrChange>
          </w:tcPr>
          <w:p w14:paraId="33A17A3D" w14:textId="3BEF91DB" w:rsidR="008A5F0F" w:rsidRPr="00A12542" w:rsidRDefault="008A5F0F" w:rsidP="008A5F0F">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b/>
                <w:bCs/>
                <w:kern w:val="0"/>
                <w:sz w:val="16"/>
                <w:szCs w:val="16"/>
                <w14:ligatures w14:val="none"/>
              </w:rPr>
              <w:t>95% CI</w:t>
            </w:r>
          </w:p>
        </w:tc>
        <w:tc>
          <w:tcPr>
            <w:tcW w:w="397" w:type="pct"/>
            <w:shd w:val="clear" w:color="auto" w:fill="C1E4F5" w:themeFill="accent1" w:themeFillTint="33"/>
            <w:vAlign w:val="center"/>
            <w:tcPrChange w:id="1073" w:author="Dahal, Kajol" w:date="2025-12-02T11:58:00Z">
              <w:tcPr>
                <w:tcW w:w="397" w:type="pct"/>
                <w:gridSpan w:val="2"/>
                <w:shd w:val="clear" w:color="auto" w:fill="C1E4F5" w:themeFill="accent1" w:themeFillTint="33"/>
                <w:vAlign w:val="center"/>
              </w:tcPr>
            </w:tcPrChange>
          </w:tcPr>
          <w:p w14:paraId="54DB56F7" w14:textId="70BB62E3" w:rsidR="008A5F0F" w:rsidRPr="00A12542" w:rsidRDefault="008A5F0F" w:rsidP="008A5F0F">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b/>
                <w:bCs/>
                <w:kern w:val="0"/>
                <w:sz w:val="16"/>
                <w:szCs w:val="16"/>
                <w14:ligatures w14:val="none"/>
              </w:rPr>
              <w:t>p-value</w:t>
            </w:r>
          </w:p>
        </w:tc>
        <w:tc>
          <w:tcPr>
            <w:tcW w:w="322" w:type="pct"/>
            <w:shd w:val="clear" w:color="auto" w:fill="C1E4F5" w:themeFill="accent1" w:themeFillTint="33"/>
            <w:vAlign w:val="center"/>
            <w:tcPrChange w:id="1074" w:author="Dahal, Kajol" w:date="2025-12-02T11:58:00Z">
              <w:tcPr>
                <w:tcW w:w="322" w:type="pct"/>
                <w:shd w:val="clear" w:color="auto" w:fill="C1E4F5" w:themeFill="accent1" w:themeFillTint="33"/>
                <w:vAlign w:val="center"/>
              </w:tcPr>
            </w:tcPrChange>
          </w:tcPr>
          <w:p w14:paraId="7DA435A4" w14:textId="77CA677F" w:rsidR="008A5F0F" w:rsidRPr="008A5F0F" w:rsidRDefault="008A5F0F" w:rsidP="008A5F0F">
            <w:pPr>
              <w:spacing w:after="0" w:line="240" w:lineRule="auto"/>
              <w:jc w:val="center"/>
              <w:rPr>
                <w:rFonts w:asciiTheme="majorBidi" w:hAnsiTheme="majorBidi" w:cstheme="majorBidi"/>
                <w:sz w:val="18"/>
                <w:szCs w:val="18"/>
              </w:rPr>
            </w:pPr>
            <w:r>
              <w:rPr>
                <w:rFonts w:asciiTheme="majorBidi" w:eastAsia="Times New Roman" w:hAnsiTheme="majorBidi" w:cstheme="majorBidi"/>
                <w:b/>
                <w:bCs/>
                <w:kern w:val="0"/>
                <w:sz w:val="16"/>
                <w:szCs w:val="16"/>
                <w14:ligatures w14:val="none"/>
              </w:rPr>
              <w:t>a</w:t>
            </w:r>
            <w:r w:rsidRPr="00A12542">
              <w:rPr>
                <w:rFonts w:asciiTheme="majorBidi" w:eastAsia="Times New Roman" w:hAnsiTheme="majorBidi" w:cstheme="majorBidi"/>
                <w:b/>
                <w:bCs/>
                <w:kern w:val="0"/>
                <w:sz w:val="16"/>
                <w:szCs w:val="16"/>
                <w14:ligatures w14:val="none"/>
              </w:rPr>
              <w:t>OR</w:t>
            </w:r>
            <w:r w:rsidRPr="00473791">
              <w:rPr>
                <w:rFonts w:asciiTheme="majorBidi" w:eastAsia="Times New Roman" w:hAnsiTheme="majorBidi" w:cstheme="majorBidi"/>
                <w:b/>
                <w:bCs/>
                <w:kern w:val="0"/>
                <w:sz w:val="16"/>
                <w:szCs w:val="16"/>
                <w:vertAlign w:val="superscript"/>
                <w14:ligatures w14:val="none"/>
              </w:rPr>
              <w:t>#</w:t>
            </w:r>
          </w:p>
        </w:tc>
        <w:tc>
          <w:tcPr>
            <w:tcW w:w="679" w:type="pct"/>
            <w:shd w:val="clear" w:color="auto" w:fill="C1E4F5" w:themeFill="accent1" w:themeFillTint="33"/>
            <w:vAlign w:val="center"/>
            <w:tcPrChange w:id="1075" w:author="Dahal, Kajol" w:date="2025-12-02T11:58:00Z">
              <w:tcPr>
                <w:tcW w:w="679" w:type="pct"/>
                <w:shd w:val="clear" w:color="auto" w:fill="C1E4F5" w:themeFill="accent1" w:themeFillTint="33"/>
                <w:vAlign w:val="center"/>
              </w:tcPr>
            </w:tcPrChange>
          </w:tcPr>
          <w:p w14:paraId="1FAAD4B5" w14:textId="69CC2BCD" w:rsidR="008A5F0F" w:rsidRPr="00A12542" w:rsidRDefault="008A5F0F" w:rsidP="008A5F0F">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b/>
                <w:bCs/>
                <w:kern w:val="0"/>
                <w:sz w:val="16"/>
                <w:szCs w:val="16"/>
                <w14:ligatures w14:val="none"/>
              </w:rPr>
              <w:t>95% CI</w:t>
            </w:r>
          </w:p>
        </w:tc>
        <w:tc>
          <w:tcPr>
            <w:tcW w:w="386" w:type="pct"/>
            <w:shd w:val="clear" w:color="auto" w:fill="C1E4F5" w:themeFill="accent1" w:themeFillTint="33"/>
            <w:vAlign w:val="center"/>
            <w:tcPrChange w:id="1076" w:author="Dahal, Kajol" w:date="2025-12-02T11:58:00Z">
              <w:tcPr>
                <w:tcW w:w="386" w:type="pct"/>
                <w:gridSpan w:val="2"/>
                <w:shd w:val="clear" w:color="auto" w:fill="C1E4F5" w:themeFill="accent1" w:themeFillTint="33"/>
                <w:vAlign w:val="center"/>
              </w:tcPr>
            </w:tcPrChange>
          </w:tcPr>
          <w:p w14:paraId="77AEEE9B" w14:textId="58B941B8" w:rsidR="008A5F0F" w:rsidRPr="00A12542" w:rsidRDefault="008A5F0F" w:rsidP="008A5F0F">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b/>
                <w:bCs/>
                <w:kern w:val="0"/>
                <w:sz w:val="16"/>
                <w:szCs w:val="16"/>
                <w14:ligatures w14:val="none"/>
              </w:rPr>
              <w:t>p-value</w:t>
            </w:r>
          </w:p>
        </w:tc>
        <w:tc>
          <w:tcPr>
            <w:tcW w:w="323" w:type="pct"/>
            <w:shd w:val="clear" w:color="auto" w:fill="C1E4F5" w:themeFill="accent1" w:themeFillTint="33"/>
            <w:vAlign w:val="center"/>
            <w:tcPrChange w:id="1077" w:author="Dahal, Kajol" w:date="2025-12-02T11:58:00Z">
              <w:tcPr>
                <w:tcW w:w="323" w:type="pct"/>
                <w:shd w:val="clear" w:color="auto" w:fill="C1E4F5" w:themeFill="accent1" w:themeFillTint="33"/>
                <w:vAlign w:val="center"/>
              </w:tcPr>
            </w:tcPrChange>
          </w:tcPr>
          <w:p w14:paraId="0D049BC2" w14:textId="561B1F69" w:rsidR="008A5F0F" w:rsidRPr="00A12542" w:rsidRDefault="008A5F0F" w:rsidP="008A5F0F">
            <w:pPr>
              <w:spacing w:after="0" w:line="240" w:lineRule="auto"/>
              <w:jc w:val="center"/>
              <w:rPr>
                <w:rFonts w:asciiTheme="majorBidi" w:eastAsia="Times New Roman" w:hAnsiTheme="majorBidi" w:cstheme="majorBidi"/>
                <w:kern w:val="0"/>
                <w:sz w:val="18"/>
                <w:szCs w:val="18"/>
                <w14:ligatures w14:val="none"/>
              </w:rPr>
            </w:pPr>
            <w:r>
              <w:rPr>
                <w:rFonts w:asciiTheme="majorBidi" w:eastAsia="Times New Roman" w:hAnsiTheme="majorBidi" w:cstheme="majorBidi"/>
                <w:b/>
                <w:bCs/>
                <w:kern w:val="0"/>
                <w:sz w:val="16"/>
                <w:szCs w:val="16"/>
                <w14:ligatures w14:val="none"/>
              </w:rPr>
              <w:t>a</w:t>
            </w:r>
            <w:r w:rsidRPr="00A12542">
              <w:rPr>
                <w:rFonts w:asciiTheme="majorBidi" w:eastAsia="Times New Roman" w:hAnsiTheme="majorBidi" w:cstheme="majorBidi"/>
                <w:b/>
                <w:bCs/>
                <w:kern w:val="0"/>
                <w:sz w:val="16"/>
                <w:szCs w:val="16"/>
                <w14:ligatures w14:val="none"/>
              </w:rPr>
              <w:t>OR</w:t>
            </w:r>
            <w:r w:rsidRPr="00473791">
              <w:rPr>
                <w:rFonts w:asciiTheme="majorBidi" w:eastAsia="Times New Roman" w:hAnsiTheme="majorBidi" w:cstheme="majorBidi"/>
                <w:b/>
                <w:bCs/>
                <w:kern w:val="0"/>
                <w:sz w:val="16"/>
                <w:szCs w:val="16"/>
                <w:vertAlign w:val="superscript"/>
                <w14:ligatures w14:val="none"/>
              </w:rPr>
              <w:t>#</w:t>
            </w:r>
          </w:p>
        </w:tc>
        <w:tc>
          <w:tcPr>
            <w:tcW w:w="689" w:type="pct"/>
            <w:shd w:val="clear" w:color="auto" w:fill="C1E4F5" w:themeFill="accent1" w:themeFillTint="33"/>
            <w:vAlign w:val="center"/>
            <w:tcPrChange w:id="1078" w:author="Dahal, Kajol" w:date="2025-12-02T11:58:00Z">
              <w:tcPr>
                <w:tcW w:w="689" w:type="pct"/>
                <w:shd w:val="clear" w:color="auto" w:fill="C1E4F5" w:themeFill="accent1" w:themeFillTint="33"/>
                <w:vAlign w:val="center"/>
              </w:tcPr>
            </w:tcPrChange>
          </w:tcPr>
          <w:p w14:paraId="04D8273D" w14:textId="6990EABD" w:rsidR="008A5F0F" w:rsidRPr="00A12542" w:rsidRDefault="008A5F0F" w:rsidP="008A5F0F">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b/>
                <w:bCs/>
                <w:kern w:val="0"/>
                <w:sz w:val="16"/>
                <w:szCs w:val="16"/>
                <w14:ligatures w14:val="none"/>
              </w:rPr>
              <w:t>95% CI</w:t>
            </w:r>
          </w:p>
        </w:tc>
        <w:tc>
          <w:tcPr>
            <w:tcW w:w="456" w:type="pct"/>
            <w:shd w:val="clear" w:color="auto" w:fill="C1E4F5" w:themeFill="accent1" w:themeFillTint="33"/>
            <w:vAlign w:val="center"/>
            <w:tcPrChange w:id="1079" w:author="Dahal, Kajol" w:date="2025-12-02T11:58:00Z">
              <w:tcPr>
                <w:tcW w:w="458" w:type="pct"/>
                <w:gridSpan w:val="2"/>
                <w:shd w:val="clear" w:color="auto" w:fill="C1E4F5" w:themeFill="accent1" w:themeFillTint="33"/>
                <w:vAlign w:val="center"/>
              </w:tcPr>
            </w:tcPrChange>
          </w:tcPr>
          <w:p w14:paraId="736606C1" w14:textId="778A4E91" w:rsidR="008A5F0F" w:rsidRPr="00A12542" w:rsidRDefault="008A5F0F" w:rsidP="008A5F0F">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b/>
                <w:bCs/>
                <w:kern w:val="0"/>
                <w:sz w:val="16"/>
                <w:szCs w:val="16"/>
                <w14:ligatures w14:val="none"/>
              </w:rPr>
              <w:t>p-value</w:t>
            </w:r>
          </w:p>
        </w:tc>
      </w:tr>
      <w:tr w:rsidR="00301C32" w:rsidRPr="00A12542" w14:paraId="66F7E423" w14:textId="77777777" w:rsidTr="00B47D9B">
        <w:trPr>
          <w:trHeight w:val="20"/>
          <w:trPrChange w:id="1080" w:author="Dahal, Kajol" w:date="2025-12-02T11:58:00Z">
            <w:trPr>
              <w:gridBefore w:val="1"/>
              <w:trHeight w:val="20"/>
            </w:trPr>
          </w:trPrChange>
        </w:trPr>
        <w:tc>
          <w:tcPr>
            <w:tcW w:w="738" w:type="pct"/>
            <w:vAlign w:val="center"/>
            <w:tcPrChange w:id="1081" w:author="Dahal, Kajol" w:date="2025-12-02T11:58:00Z">
              <w:tcPr>
                <w:tcW w:w="738" w:type="pct"/>
                <w:gridSpan w:val="2"/>
                <w:vAlign w:val="center"/>
              </w:tcPr>
            </w:tcPrChange>
          </w:tcPr>
          <w:p w14:paraId="1E9781AB" w14:textId="1F5B6F55" w:rsidR="008A5F0F" w:rsidRPr="3F0A6228" w:rsidRDefault="008A5F0F" w:rsidP="008A5F0F">
            <w:pPr>
              <w:spacing w:after="0" w:line="240" w:lineRule="auto"/>
              <w:rPr>
                <w:rFonts w:asciiTheme="majorBidi" w:eastAsia="Times New Roman" w:hAnsiTheme="majorBidi" w:cstheme="majorBidi"/>
                <w:b/>
                <w:bCs/>
                <w:kern w:val="0"/>
                <w:sz w:val="16"/>
                <w:szCs w:val="16"/>
                <w14:ligatures w14:val="none"/>
              </w:rPr>
            </w:pPr>
            <w:r>
              <w:rPr>
                <w:rFonts w:asciiTheme="majorBidi" w:eastAsia="Times New Roman" w:hAnsiTheme="majorBidi" w:cstheme="majorBidi"/>
                <w:b/>
                <w:bCs/>
                <w:kern w:val="0"/>
                <w:sz w:val="16"/>
                <w:szCs w:val="16"/>
                <w14:ligatures w14:val="none"/>
              </w:rPr>
              <w:t xml:space="preserve">Age of child </w:t>
            </w:r>
            <w:r w:rsidRPr="008234E3">
              <w:rPr>
                <w:rFonts w:asciiTheme="majorBidi" w:eastAsia="Times New Roman" w:hAnsiTheme="majorBidi" w:cstheme="majorBidi"/>
                <w:i/>
                <w:iCs/>
                <w:kern w:val="0"/>
                <w:sz w:val="16"/>
                <w:szCs w:val="16"/>
                <w14:ligatures w14:val="none"/>
                <w:rPrChange w:id="1082" w:author="Bikram Adhikari (bdhikari)" w:date="2025-12-02T16:11:00Z" w16du:dateUtc="2025-12-02T22:11:00Z">
                  <w:rPr>
                    <w:rFonts w:asciiTheme="majorBidi" w:eastAsia="Times New Roman" w:hAnsiTheme="majorBidi" w:cstheme="majorBidi"/>
                    <w:b/>
                    <w:bCs/>
                    <w:kern w:val="0"/>
                    <w:sz w:val="16"/>
                    <w:szCs w:val="16"/>
                    <w14:ligatures w14:val="none"/>
                  </w:rPr>
                </w:rPrChange>
              </w:rPr>
              <w:t>(ref: 6-1</w:t>
            </w:r>
            <w:ins w:id="1083" w:author="Bikram Adhikari (bdhikari)" w:date="2025-12-02T15:34:00Z" w16du:dateUtc="2025-12-02T21:34:00Z">
              <w:r w:rsidR="00E44A23" w:rsidRPr="008234E3">
                <w:rPr>
                  <w:rFonts w:asciiTheme="majorBidi" w:eastAsia="Times New Roman" w:hAnsiTheme="majorBidi" w:cstheme="majorBidi"/>
                  <w:i/>
                  <w:iCs/>
                  <w:kern w:val="0"/>
                  <w:sz w:val="16"/>
                  <w:szCs w:val="16"/>
                  <w14:ligatures w14:val="none"/>
                  <w:rPrChange w:id="1084" w:author="Bikram Adhikari (bdhikari)" w:date="2025-12-02T16:11:00Z" w16du:dateUtc="2025-12-02T22:11:00Z">
                    <w:rPr>
                      <w:rFonts w:asciiTheme="majorBidi" w:eastAsia="Times New Roman" w:hAnsiTheme="majorBidi" w:cstheme="majorBidi"/>
                      <w:b/>
                      <w:bCs/>
                      <w:kern w:val="0"/>
                      <w:sz w:val="16"/>
                      <w:szCs w:val="16"/>
                      <w14:ligatures w14:val="none"/>
                    </w:rPr>
                  </w:rPrChange>
                </w:rPr>
                <w:t>2</w:t>
              </w:r>
            </w:ins>
            <w:del w:id="1085" w:author="Bikram Adhikari (bdhikari)" w:date="2025-12-02T15:34:00Z" w16du:dateUtc="2025-12-02T21:34:00Z">
              <w:r w:rsidRPr="008234E3" w:rsidDel="00E44A23">
                <w:rPr>
                  <w:rFonts w:asciiTheme="majorBidi" w:eastAsia="Times New Roman" w:hAnsiTheme="majorBidi" w:cstheme="majorBidi"/>
                  <w:i/>
                  <w:iCs/>
                  <w:kern w:val="0"/>
                  <w:sz w:val="16"/>
                  <w:szCs w:val="16"/>
                  <w14:ligatures w14:val="none"/>
                  <w:rPrChange w:id="1086" w:author="Bikram Adhikari (bdhikari)" w:date="2025-12-02T16:11:00Z" w16du:dateUtc="2025-12-02T22:11:00Z">
                    <w:rPr>
                      <w:rFonts w:asciiTheme="majorBidi" w:eastAsia="Times New Roman" w:hAnsiTheme="majorBidi" w:cstheme="majorBidi"/>
                      <w:b/>
                      <w:bCs/>
                      <w:kern w:val="0"/>
                      <w:sz w:val="16"/>
                      <w:szCs w:val="16"/>
                      <w14:ligatures w14:val="none"/>
                    </w:rPr>
                  </w:rPrChange>
                </w:rPr>
                <w:delText>1</w:delText>
              </w:r>
            </w:del>
            <w:r w:rsidRPr="008234E3">
              <w:rPr>
                <w:rFonts w:asciiTheme="majorBidi" w:eastAsia="Times New Roman" w:hAnsiTheme="majorBidi" w:cstheme="majorBidi"/>
                <w:i/>
                <w:iCs/>
                <w:kern w:val="0"/>
                <w:sz w:val="16"/>
                <w:szCs w:val="16"/>
                <w14:ligatures w14:val="none"/>
                <w:rPrChange w:id="1087" w:author="Bikram Adhikari (bdhikari)" w:date="2025-12-02T16:11:00Z" w16du:dateUtc="2025-12-02T22:11:00Z">
                  <w:rPr>
                    <w:rFonts w:asciiTheme="majorBidi" w:eastAsia="Times New Roman" w:hAnsiTheme="majorBidi" w:cstheme="majorBidi"/>
                    <w:b/>
                    <w:bCs/>
                    <w:kern w:val="0"/>
                    <w:sz w:val="16"/>
                    <w:szCs w:val="16"/>
                    <w14:ligatures w14:val="none"/>
                  </w:rPr>
                </w:rPrChange>
              </w:rPr>
              <w:t xml:space="preserve"> months chi</w:t>
            </w:r>
            <w:ins w:id="1088" w:author="Bikram Adhikari (bdhikari)" w:date="2025-12-02T15:34:00Z" w16du:dateUtc="2025-12-02T21:34:00Z">
              <w:r w:rsidR="00E44A23" w:rsidRPr="008234E3">
                <w:rPr>
                  <w:rFonts w:asciiTheme="majorBidi" w:eastAsia="Times New Roman" w:hAnsiTheme="majorBidi" w:cstheme="majorBidi"/>
                  <w:i/>
                  <w:iCs/>
                  <w:kern w:val="0"/>
                  <w:sz w:val="16"/>
                  <w:szCs w:val="16"/>
                  <w14:ligatures w14:val="none"/>
                  <w:rPrChange w:id="1089" w:author="Bikram Adhikari (bdhikari)" w:date="2025-12-02T16:11:00Z" w16du:dateUtc="2025-12-02T22:11:00Z">
                    <w:rPr>
                      <w:rFonts w:asciiTheme="majorBidi" w:eastAsia="Times New Roman" w:hAnsiTheme="majorBidi" w:cstheme="majorBidi"/>
                      <w:b/>
                      <w:bCs/>
                      <w:kern w:val="0"/>
                      <w:sz w:val="16"/>
                      <w:szCs w:val="16"/>
                      <w14:ligatures w14:val="none"/>
                    </w:rPr>
                  </w:rPrChange>
                </w:rPr>
                <w:t>ld</w:t>
              </w:r>
            </w:ins>
            <w:r w:rsidRPr="008234E3">
              <w:rPr>
                <w:rFonts w:asciiTheme="majorBidi" w:eastAsia="Times New Roman" w:hAnsiTheme="majorBidi" w:cstheme="majorBidi"/>
                <w:i/>
                <w:iCs/>
                <w:kern w:val="0"/>
                <w:sz w:val="16"/>
                <w:szCs w:val="16"/>
                <w14:ligatures w14:val="none"/>
                <w:rPrChange w:id="1090" w:author="Bikram Adhikari (bdhikari)" w:date="2025-12-02T16:11:00Z" w16du:dateUtc="2025-12-02T22:11:00Z">
                  <w:rPr>
                    <w:rFonts w:asciiTheme="majorBidi" w:eastAsia="Times New Roman" w:hAnsiTheme="majorBidi" w:cstheme="majorBidi"/>
                    <w:b/>
                    <w:bCs/>
                    <w:kern w:val="0"/>
                    <w:sz w:val="16"/>
                    <w:szCs w:val="16"/>
                    <w14:ligatures w14:val="none"/>
                  </w:rPr>
                </w:rPrChange>
              </w:rPr>
              <w:t>)</w:t>
            </w:r>
          </w:p>
        </w:tc>
        <w:tc>
          <w:tcPr>
            <w:tcW w:w="322" w:type="pct"/>
            <w:vAlign w:val="center"/>
            <w:tcPrChange w:id="1091" w:author="Dahal, Kajol" w:date="2025-12-02T11:58:00Z">
              <w:tcPr>
                <w:tcW w:w="322" w:type="pct"/>
                <w:vAlign w:val="center"/>
              </w:tcPr>
            </w:tcPrChange>
          </w:tcPr>
          <w:p w14:paraId="35563159" w14:textId="77777777" w:rsidR="008A5F0F" w:rsidRPr="00A12542" w:rsidRDefault="008A5F0F" w:rsidP="008A5F0F">
            <w:pPr>
              <w:spacing w:after="0" w:line="240" w:lineRule="auto"/>
              <w:jc w:val="center"/>
              <w:rPr>
                <w:rFonts w:asciiTheme="majorBidi" w:eastAsia="Times New Roman" w:hAnsiTheme="majorBidi" w:cstheme="majorBidi"/>
                <w:kern w:val="0"/>
                <w:sz w:val="18"/>
                <w:szCs w:val="18"/>
                <w14:ligatures w14:val="none"/>
              </w:rPr>
            </w:pPr>
          </w:p>
        </w:tc>
        <w:tc>
          <w:tcPr>
            <w:tcW w:w="688" w:type="pct"/>
            <w:vAlign w:val="center"/>
            <w:tcPrChange w:id="1092" w:author="Dahal, Kajol" w:date="2025-12-02T11:58:00Z">
              <w:tcPr>
                <w:tcW w:w="688" w:type="pct"/>
                <w:vAlign w:val="center"/>
              </w:tcPr>
            </w:tcPrChange>
          </w:tcPr>
          <w:p w14:paraId="46AFEDF6" w14:textId="77777777" w:rsidR="008A5F0F" w:rsidRPr="00A12542" w:rsidRDefault="008A5F0F" w:rsidP="008A5F0F">
            <w:pPr>
              <w:spacing w:after="0" w:line="240" w:lineRule="auto"/>
              <w:jc w:val="center"/>
              <w:rPr>
                <w:rFonts w:asciiTheme="majorBidi" w:eastAsia="Times New Roman" w:hAnsiTheme="majorBidi" w:cstheme="majorBidi"/>
                <w:kern w:val="0"/>
                <w:sz w:val="18"/>
                <w:szCs w:val="18"/>
                <w14:ligatures w14:val="none"/>
              </w:rPr>
            </w:pPr>
          </w:p>
        </w:tc>
        <w:tc>
          <w:tcPr>
            <w:tcW w:w="397" w:type="pct"/>
            <w:vAlign w:val="center"/>
            <w:tcPrChange w:id="1093" w:author="Dahal, Kajol" w:date="2025-12-02T11:58:00Z">
              <w:tcPr>
                <w:tcW w:w="397" w:type="pct"/>
                <w:gridSpan w:val="2"/>
                <w:vAlign w:val="center"/>
              </w:tcPr>
            </w:tcPrChange>
          </w:tcPr>
          <w:p w14:paraId="6648CCE8" w14:textId="77777777" w:rsidR="008A5F0F" w:rsidRPr="00A12542" w:rsidRDefault="008A5F0F" w:rsidP="008A5F0F">
            <w:pPr>
              <w:spacing w:after="0" w:line="240" w:lineRule="auto"/>
              <w:jc w:val="center"/>
              <w:rPr>
                <w:rFonts w:asciiTheme="majorBidi" w:eastAsia="Times New Roman" w:hAnsiTheme="majorBidi" w:cstheme="majorBidi"/>
                <w:kern w:val="0"/>
                <w:sz w:val="18"/>
                <w:szCs w:val="18"/>
                <w14:ligatures w14:val="none"/>
              </w:rPr>
            </w:pPr>
          </w:p>
        </w:tc>
        <w:tc>
          <w:tcPr>
            <w:tcW w:w="322" w:type="pct"/>
            <w:vAlign w:val="center"/>
            <w:tcPrChange w:id="1094" w:author="Dahal, Kajol" w:date="2025-12-02T11:58:00Z">
              <w:tcPr>
                <w:tcW w:w="322" w:type="pct"/>
                <w:vAlign w:val="center"/>
              </w:tcPr>
            </w:tcPrChange>
          </w:tcPr>
          <w:p w14:paraId="11E9D89F" w14:textId="77777777" w:rsidR="008A5F0F" w:rsidRPr="001245B7" w:rsidRDefault="008A5F0F" w:rsidP="008A5F0F">
            <w:pPr>
              <w:spacing w:after="0" w:line="240" w:lineRule="auto"/>
              <w:jc w:val="center"/>
              <w:rPr>
                <w:rFonts w:asciiTheme="majorBidi" w:hAnsiTheme="majorBidi" w:cstheme="majorBidi"/>
                <w:sz w:val="18"/>
                <w:szCs w:val="18"/>
              </w:rPr>
            </w:pPr>
          </w:p>
        </w:tc>
        <w:tc>
          <w:tcPr>
            <w:tcW w:w="679" w:type="pct"/>
            <w:vAlign w:val="center"/>
            <w:tcPrChange w:id="1095" w:author="Dahal, Kajol" w:date="2025-12-02T11:58:00Z">
              <w:tcPr>
                <w:tcW w:w="679" w:type="pct"/>
                <w:vAlign w:val="center"/>
              </w:tcPr>
            </w:tcPrChange>
          </w:tcPr>
          <w:p w14:paraId="5327F44C" w14:textId="77777777" w:rsidR="008A5F0F" w:rsidRPr="00A12542" w:rsidRDefault="008A5F0F" w:rsidP="008A5F0F">
            <w:pPr>
              <w:spacing w:after="0" w:line="240" w:lineRule="auto"/>
              <w:jc w:val="center"/>
              <w:rPr>
                <w:rFonts w:asciiTheme="majorBidi" w:eastAsia="Times New Roman" w:hAnsiTheme="majorBidi" w:cstheme="majorBidi"/>
                <w:kern w:val="0"/>
                <w:sz w:val="18"/>
                <w:szCs w:val="18"/>
                <w14:ligatures w14:val="none"/>
              </w:rPr>
            </w:pPr>
          </w:p>
        </w:tc>
        <w:tc>
          <w:tcPr>
            <w:tcW w:w="386" w:type="pct"/>
            <w:vAlign w:val="center"/>
            <w:tcPrChange w:id="1096" w:author="Dahal, Kajol" w:date="2025-12-02T11:58:00Z">
              <w:tcPr>
                <w:tcW w:w="386" w:type="pct"/>
                <w:gridSpan w:val="2"/>
                <w:vAlign w:val="center"/>
              </w:tcPr>
            </w:tcPrChange>
          </w:tcPr>
          <w:p w14:paraId="3ED3EBB7" w14:textId="77777777" w:rsidR="008A5F0F" w:rsidRPr="00A12542" w:rsidRDefault="008A5F0F" w:rsidP="008A5F0F">
            <w:pPr>
              <w:spacing w:after="0" w:line="240" w:lineRule="auto"/>
              <w:jc w:val="center"/>
              <w:rPr>
                <w:rFonts w:asciiTheme="majorBidi" w:eastAsia="Times New Roman" w:hAnsiTheme="majorBidi" w:cstheme="majorBidi"/>
                <w:kern w:val="0"/>
                <w:sz w:val="18"/>
                <w:szCs w:val="18"/>
                <w14:ligatures w14:val="none"/>
              </w:rPr>
            </w:pPr>
          </w:p>
        </w:tc>
        <w:tc>
          <w:tcPr>
            <w:tcW w:w="323" w:type="pct"/>
            <w:vAlign w:val="center"/>
            <w:tcPrChange w:id="1097" w:author="Dahal, Kajol" w:date="2025-12-02T11:58:00Z">
              <w:tcPr>
                <w:tcW w:w="323" w:type="pct"/>
                <w:vAlign w:val="center"/>
              </w:tcPr>
            </w:tcPrChange>
          </w:tcPr>
          <w:p w14:paraId="630698BB" w14:textId="77777777" w:rsidR="008A5F0F" w:rsidRPr="00A12542" w:rsidRDefault="008A5F0F" w:rsidP="008A5F0F">
            <w:pPr>
              <w:spacing w:after="0" w:line="240" w:lineRule="auto"/>
              <w:jc w:val="center"/>
              <w:rPr>
                <w:rFonts w:asciiTheme="majorBidi" w:eastAsia="Times New Roman" w:hAnsiTheme="majorBidi" w:cstheme="majorBidi"/>
                <w:kern w:val="0"/>
                <w:sz w:val="18"/>
                <w:szCs w:val="18"/>
                <w14:ligatures w14:val="none"/>
              </w:rPr>
            </w:pPr>
          </w:p>
        </w:tc>
        <w:tc>
          <w:tcPr>
            <w:tcW w:w="689" w:type="pct"/>
            <w:vAlign w:val="center"/>
            <w:tcPrChange w:id="1098" w:author="Dahal, Kajol" w:date="2025-12-02T11:58:00Z">
              <w:tcPr>
                <w:tcW w:w="689" w:type="pct"/>
                <w:vAlign w:val="center"/>
              </w:tcPr>
            </w:tcPrChange>
          </w:tcPr>
          <w:p w14:paraId="0F1E2231" w14:textId="77777777" w:rsidR="008A5F0F" w:rsidRPr="00A12542" w:rsidRDefault="008A5F0F" w:rsidP="008A5F0F">
            <w:pPr>
              <w:spacing w:after="0" w:line="240" w:lineRule="auto"/>
              <w:jc w:val="center"/>
              <w:rPr>
                <w:rFonts w:asciiTheme="majorBidi" w:eastAsia="Times New Roman" w:hAnsiTheme="majorBidi" w:cstheme="majorBidi"/>
                <w:kern w:val="0"/>
                <w:sz w:val="18"/>
                <w:szCs w:val="18"/>
                <w14:ligatures w14:val="none"/>
              </w:rPr>
            </w:pPr>
          </w:p>
        </w:tc>
        <w:tc>
          <w:tcPr>
            <w:tcW w:w="456" w:type="pct"/>
            <w:vAlign w:val="center"/>
            <w:tcPrChange w:id="1099" w:author="Dahal, Kajol" w:date="2025-12-02T11:58:00Z">
              <w:tcPr>
                <w:tcW w:w="458" w:type="pct"/>
                <w:gridSpan w:val="2"/>
                <w:vAlign w:val="center"/>
              </w:tcPr>
            </w:tcPrChange>
          </w:tcPr>
          <w:p w14:paraId="121266A1" w14:textId="77777777" w:rsidR="008A5F0F" w:rsidRPr="00A12542" w:rsidRDefault="008A5F0F" w:rsidP="008A5F0F">
            <w:pPr>
              <w:spacing w:after="0" w:line="240" w:lineRule="auto"/>
              <w:jc w:val="center"/>
              <w:rPr>
                <w:rFonts w:asciiTheme="majorBidi" w:eastAsia="Times New Roman" w:hAnsiTheme="majorBidi" w:cstheme="majorBidi"/>
                <w:kern w:val="0"/>
                <w:sz w:val="18"/>
                <w:szCs w:val="18"/>
                <w14:ligatures w14:val="none"/>
              </w:rPr>
            </w:pPr>
          </w:p>
        </w:tc>
      </w:tr>
      <w:tr w:rsidR="00301C32" w:rsidRPr="00A12542" w14:paraId="49506F84" w14:textId="77777777" w:rsidTr="00B47D9B">
        <w:trPr>
          <w:trHeight w:val="20"/>
          <w:trPrChange w:id="1100" w:author="Dahal, Kajol" w:date="2025-12-02T11:58:00Z">
            <w:trPr>
              <w:gridBefore w:val="1"/>
              <w:trHeight w:val="20"/>
            </w:trPr>
          </w:trPrChange>
        </w:trPr>
        <w:tc>
          <w:tcPr>
            <w:tcW w:w="738" w:type="pct"/>
            <w:vAlign w:val="center"/>
            <w:tcPrChange w:id="1101" w:author="Dahal, Kajol" w:date="2025-12-02T11:58:00Z">
              <w:tcPr>
                <w:tcW w:w="738" w:type="pct"/>
                <w:gridSpan w:val="2"/>
                <w:vAlign w:val="center"/>
              </w:tcPr>
            </w:tcPrChange>
          </w:tcPr>
          <w:p w14:paraId="6909BFB0" w14:textId="7887188D" w:rsidR="008A5F0F" w:rsidRPr="001245B7" w:rsidRDefault="00A301D4" w:rsidP="008A5F0F">
            <w:pPr>
              <w:spacing w:after="0" w:line="240" w:lineRule="auto"/>
              <w:rPr>
                <w:rFonts w:asciiTheme="majorBidi" w:eastAsia="Times New Roman" w:hAnsiTheme="majorBidi" w:cstheme="majorBidi"/>
                <w:kern w:val="0"/>
                <w:sz w:val="16"/>
                <w:szCs w:val="16"/>
                <w14:ligatures w14:val="none"/>
              </w:rPr>
            </w:pPr>
            <w:ins w:id="1102" w:author="Bikram Adhikari (bdhikari)" w:date="2025-12-02T15:39:00Z" w16du:dateUtc="2025-12-02T21:39:00Z">
              <w:r>
                <w:rPr>
                  <w:rFonts w:asciiTheme="majorBidi" w:eastAsia="Times New Roman" w:hAnsiTheme="majorBidi" w:cstheme="majorBidi"/>
                  <w:kern w:val="0"/>
                  <w:sz w:val="16"/>
                  <w:szCs w:val="16"/>
                  <w14:ligatures w14:val="none"/>
                </w:rPr>
                <w:t>13-36 months</w:t>
              </w:r>
            </w:ins>
            <w:del w:id="1103" w:author="Bikram Adhikari (bdhikari)" w:date="2025-12-02T15:39:00Z" w16du:dateUtc="2025-12-02T21:39:00Z">
              <w:r w:rsidR="008A5F0F" w:rsidRPr="001245B7" w:rsidDel="00A301D4">
                <w:rPr>
                  <w:rFonts w:asciiTheme="majorBidi" w:eastAsia="Times New Roman" w:hAnsiTheme="majorBidi" w:cstheme="majorBidi"/>
                  <w:kern w:val="0"/>
                  <w:sz w:val="16"/>
                  <w:szCs w:val="16"/>
                  <w14:ligatures w14:val="none"/>
                </w:rPr>
                <w:delText>1-3 years</w:delText>
              </w:r>
            </w:del>
          </w:p>
        </w:tc>
        <w:tc>
          <w:tcPr>
            <w:tcW w:w="322" w:type="pct"/>
            <w:vAlign w:val="center"/>
            <w:tcPrChange w:id="1104" w:author="Dahal, Kajol" w:date="2025-12-02T11:58:00Z">
              <w:tcPr>
                <w:tcW w:w="322" w:type="pct"/>
                <w:vAlign w:val="center"/>
              </w:tcPr>
            </w:tcPrChange>
          </w:tcPr>
          <w:p w14:paraId="360BAA44" w14:textId="010083EB"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0.37</w:t>
            </w:r>
          </w:p>
        </w:tc>
        <w:tc>
          <w:tcPr>
            <w:tcW w:w="688" w:type="pct"/>
            <w:vAlign w:val="center"/>
            <w:tcPrChange w:id="1105" w:author="Dahal, Kajol" w:date="2025-12-02T11:58:00Z">
              <w:tcPr>
                <w:tcW w:w="688" w:type="pct"/>
                <w:vAlign w:val="center"/>
              </w:tcPr>
            </w:tcPrChange>
          </w:tcPr>
          <w:p w14:paraId="788FB8AF" w14:textId="0BD171BE"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0.25 – 0.54</w:t>
            </w:r>
          </w:p>
        </w:tc>
        <w:tc>
          <w:tcPr>
            <w:tcW w:w="397" w:type="pct"/>
            <w:vAlign w:val="center"/>
            <w:tcPrChange w:id="1106" w:author="Dahal, Kajol" w:date="2025-12-02T11:58:00Z">
              <w:tcPr>
                <w:tcW w:w="397" w:type="pct"/>
                <w:gridSpan w:val="2"/>
                <w:vAlign w:val="center"/>
              </w:tcPr>
            </w:tcPrChange>
          </w:tcPr>
          <w:p w14:paraId="3CAD0471" w14:textId="7D053DAE"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&lt;0.001</w:t>
            </w:r>
          </w:p>
        </w:tc>
        <w:tc>
          <w:tcPr>
            <w:tcW w:w="322" w:type="pct"/>
            <w:vAlign w:val="center"/>
            <w:tcPrChange w:id="1107" w:author="Dahal, Kajol" w:date="2025-12-02T11:58:00Z">
              <w:tcPr>
                <w:tcW w:w="322" w:type="pct"/>
                <w:vAlign w:val="center"/>
              </w:tcPr>
            </w:tcPrChange>
          </w:tcPr>
          <w:p w14:paraId="5490280F" w14:textId="3E74ED1C"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3.02</w:t>
            </w:r>
          </w:p>
        </w:tc>
        <w:tc>
          <w:tcPr>
            <w:tcW w:w="679" w:type="pct"/>
            <w:vAlign w:val="center"/>
            <w:tcPrChange w:id="1108" w:author="Dahal, Kajol" w:date="2025-12-02T11:58:00Z">
              <w:tcPr>
                <w:tcW w:w="679" w:type="pct"/>
                <w:vAlign w:val="center"/>
              </w:tcPr>
            </w:tcPrChange>
          </w:tcPr>
          <w:p w14:paraId="395DAC74" w14:textId="26B925FD"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1.32 – 6.91</w:t>
            </w:r>
          </w:p>
        </w:tc>
        <w:tc>
          <w:tcPr>
            <w:tcW w:w="386" w:type="pct"/>
            <w:vAlign w:val="center"/>
            <w:tcPrChange w:id="1109" w:author="Dahal, Kajol" w:date="2025-12-02T11:58:00Z">
              <w:tcPr>
                <w:tcW w:w="386" w:type="pct"/>
                <w:gridSpan w:val="2"/>
                <w:vAlign w:val="center"/>
              </w:tcPr>
            </w:tcPrChange>
          </w:tcPr>
          <w:p w14:paraId="59ADB249" w14:textId="27F31415"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0.009</w:t>
            </w:r>
          </w:p>
        </w:tc>
        <w:tc>
          <w:tcPr>
            <w:tcW w:w="323" w:type="pct"/>
            <w:vAlign w:val="center"/>
            <w:tcPrChange w:id="1110" w:author="Dahal, Kajol" w:date="2025-12-02T11:58:00Z">
              <w:tcPr>
                <w:tcW w:w="323" w:type="pct"/>
                <w:vAlign w:val="center"/>
              </w:tcPr>
            </w:tcPrChange>
          </w:tcPr>
          <w:p w14:paraId="779D73AE" w14:textId="5CCA47EF"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0.68</w:t>
            </w:r>
          </w:p>
        </w:tc>
        <w:tc>
          <w:tcPr>
            <w:tcW w:w="689" w:type="pct"/>
            <w:vAlign w:val="center"/>
            <w:tcPrChange w:id="1111" w:author="Dahal, Kajol" w:date="2025-12-02T11:58:00Z">
              <w:tcPr>
                <w:tcW w:w="689" w:type="pct"/>
                <w:vAlign w:val="center"/>
              </w:tcPr>
            </w:tcPrChange>
          </w:tcPr>
          <w:p w14:paraId="6E6BE041" w14:textId="57367690"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0.42 – 1.11</w:t>
            </w:r>
          </w:p>
        </w:tc>
        <w:tc>
          <w:tcPr>
            <w:tcW w:w="456" w:type="pct"/>
            <w:vAlign w:val="center"/>
            <w:tcPrChange w:id="1112" w:author="Dahal, Kajol" w:date="2025-12-02T11:58:00Z">
              <w:tcPr>
                <w:tcW w:w="458" w:type="pct"/>
                <w:gridSpan w:val="2"/>
                <w:vAlign w:val="center"/>
              </w:tcPr>
            </w:tcPrChange>
          </w:tcPr>
          <w:p w14:paraId="3B871C2B" w14:textId="5F6F4AE0"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0.123</w:t>
            </w:r>
          </w:p>
        </w:tc>
      </w:tr>
      <w:tr w:rsidR="00301C32" w:rsidRPr="00A12542" w14:paraId="02DA8CC6" w14:textId="77777777" w:rsidTr="00B47D9B">
        <w:trPr>
          <w:trHeight w:val="20"/>
          <w:trPrChange w:id="1113" w:author="Dahal, Kajol" w:date="2025-12-02T11:58:00Z">
            <w:trPr>
              <w:gridBefore w:val="1"/>
              <w:trHeight w:val="20"/>
            </w:trPr>
          </w:trPrChange>
        </w:trPr>
        <w:tc>
          <w:tcPr>
            <w:tcW w:w="738" w:type="pct"/>
            <w:vAlign w:val="center"/>
            <w:tcPrChange w:id="1114" w:author="Dahal, Kajol" w:date="2025-12-02T11:58:00Z">
              <w:tcPr>
                <w:tcW w:w="738" w:type="pct"/>
                <w:gridSpan w:val="2"/>
                <w:vAlign w:val="center"/>
              </w:tcPr>
            </w:tcPrChange>
          </w:tcPr>
          <w:p w14:paraId="7E0CC0CC" w14:textId="7535731D" w:rsidR="008A5F0F" w:rsidRPr="001245B7" w:rsidRDefault="00A301D4" w:rsidP="008A5F0F">
            <w:pPr>
              <w:spacing w:after="0" w:line="240" w:lineRule="auto"/>
              <w:rPr>
                <w:rFonts w:asciiTheme="majorBidi" w:eastAsia="Times New Roman" w:hAnsiTheme="majorBidi" w:cstheme="majorBidi"/>
                <w:kern w:val="0"/>
                <w:sz w:val="16"/>
                <w:szCs w:val="16"/>
                <w14:ligatures w14:val="none"/>
              </w:rPr>
            </w:pPr>
            <w:ins w:id="1115" w:author="Bikram Adhikari (bdhikari)" w:date="2025-12-02T15:39:00Z" w16du:dateUtc="2025-12-02T21:39:00Z">
              <w:r>
                <w:rPr>
                  <w:rFonts w:asciiTheme="majorBidi" w:eastAsia="Times New Roman" w:hAnsiTheme="majorBidi" w:cstheme="majorBidi"/>
                  <w:kern w:val="0"/>
                  <w:sz w:val="16"/>
                  <w:szCs w:val="16"/>
                  <w14:ligatures w14:val="none"/>
                </w:rPr>
                <w:t>37-59 months</w:t>
              </w:r>
            </w:ins>
            <w:del w:id="1116" w:author="Bikram Adhikari (bdhikari)" w:date="2025-12-02T15:39:00Z" w16du:dateUtc="2025-12-02T21:39:00Z">
              <w:r w:rsidR="008A5F0F" w:rsidRPr="001245B7" w:rsidDel="00A301D4">
                <w:rPr>
                  <w:rFonts w:asciiTheme="majorBidi" w:eastAsia="Times New Roman" w:hAnsiTheme="majorBidi" w:cstheme="majorBidi"/>
                  <w:kern w:val="0"/>
                  <w:sz w:val="16"/>
                  <w:szCs w:val="16"/>
                  <w14:ligatures w14:val="none"/>
                </w:rPr>
                <w:delText>45 years</w:delText>
              </w:r>
            </w:del>
          </w:p>
        </w:tc>
        <w:tc>
          <w:tcPr>
            <w:tcW w:w="322" w:type="pct"/>
            <w:vAlign w:val="center"/>
            <w:tcPrChange w:id="1117" w:author="Dahal, Kajol" w:date="2025-12-02T11:58:00Z">
              <w:tcPr>
                <w:tcW w:w="322" w:type="pct"/>
                <w:vAlign w:val="center"/>
              </w:tcPr>
            </w:tcPrChange>
          </w:tcPr>
          <w:p w14:paraId="4A4D57EE" w14:textId="4D1C2F73"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0.16</w:t>
            </w:r>
          </w:p>
        </w:tc>
        <w:tc>
          <w:tcPr>
            <w:tcW w:w="688" w:type="pct"/>
            <w:vAlign w:val="center"/>
            <w:tcPrChange w:id="1118" w:author="Dahal, Kajol" w:date="2025-12-02T11:58:00Z">
              <w:tcPr>
                <w:tcW w:w="688" w:type="pct"/>
                <w:vAlign w:val="center"/>
              </w:tcPr>
            </w:tcPrChange>
          </w:tcPr>
          <w:p w14:paraId="14332F30" w14:textId="4D5536B4"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0.11 – 0.24</w:t>
            </w:r>
          </w:p>
        </w:tc>
        <w:tc>
          <w:tcPr>
            <w:tcW w:w="397" w:type="pct"/>
            <w:vAlign w:val="center"/>
            <w:tcPrChange w:id="1119" w:author="Dahal, Kajol" w:date="2025-12-02T11:58:00Z">
              <w:tcPr>
                <w:tcW w:w="397" w:type="pct"/>
                <w:gridSpan w:val="2"/>
                <w:vAlign w:val="center"/>
              </w:tcPr>
            </w:tcPrChange>
          </w:tcPr>
          <w:p w14:paraId="0AA6033B" w14:textId="59206EC1"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&lt;0.001</w:t>
            </w:r>
          </w:p>
        </w:tc>
        <w:tc>
          <w:tcPr>
            <w:tcW w:w="322" w:type="pct"/>
            <w:vAlign w:val="center"/>
            <w:tcPrChange w:id="1120" w:author="Dahal, Kajol" w:date="2025-12-02T11:58:00Z">
              <w:tcPr>
                <w:tcW w:w="322" w:type="pct"/>
                <w:vAlign w:val="center"/>
              </w:tcPr>
            </w:tcPrChange>
          </w:tcPr>
          <w:p w14:paraId="1DD6AA27" w14:textId="335633CF"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3.16</w:t>
            </w:r>
          </w:p>
        </w:tc>
        <w:tc>
          <w:tcPr>
            <w:tcW w:w="679" w:type="pct"/>
            <w:vAlign w:val="center"/>
            <w:tcPrChange w:id="1121" w:author="Dahal, Kajol" w:date="2025-12-02T11:58:00Z">
              <w:tcPr>
                <w:tcW w:w="679" w:type="pct"/>
                <w:vAlign w:val="center"/>
              </w:tcPr>
            </w:tcPrChange>
          </w:tcPr>
          <w:p w14:paraId="4F4A6B17" w14:textId="0D0E5F4C"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1.39 – 7.20</w:t>
            </w:r>
          </w:p>
        </w:tc>
        <w:tc>
          <w:tcPr>
            <w:tcW w:w="386" w:type="pct"/>
            <w:vAlign w:val="center"/>
            <w:tcPrChange w:id="1122" w:author="Dahal, Kajol" w:date="2025-12-02T11:58:00Z">
              <w:tcPr>
                <w:tcW w:w="386" w:type="pct"/>
                <w:gridSpan w:val="2"/>
                <w:vAlign w:val="center"/>
              </w:tcPr>
            </w:tcPrChange>
          </w:tcPr>
          <w:p w14:paraId="74FB31C9" w14:textId="7B6AAAF1"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0.006</w:t>
            </w:r>
          </w:p>
        </w:tc>
        <w:tc>
          <w:tcPr>
            <w:tcW w:w="323" w:type="pct"/>
            <w:vAlign w:val="center"/>
            <w:tcPrChange w:id="1123" w:author="Dahal, Kajol" w:date="2025-12-02T11:58:00Z">
              <w:tcPr>
                <w:tcW w:w="323" w:type="pct"/>
                <w:vAlign w:val="center"/>
              </w:tcPr>
            </w:tcPrChange>
          </w:tcPr>
          <w:p w14:paraId="63B1E374" w14:textId="4B98680A"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0.21</w:t>
            </w:r>
          </w:p>
        </w:tc>
        <w:tc>
          <w:tcPr>
            <w:tcW w:w="689" w:type="pct"/>
            <w:vAlign w:val="center"/>
            <w:tcPrChange w:id="1124" w:author="Dahal, Kajol" w:date="2025-12-02T11:58:00Z">
              <w:tcPr>
                <w:tcW w:w="689" w:type="pct"/>
                <w:vAlign w:val="center"/>
              </w:tcPr>
            </w:tcPrChange>
          </w:tcPr>
          <w:p w14:paraId="3A6FC7A9" w14:textId="30DC1A5B"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0.12 – 0.35</w:t>
            </w:r>
          </w:p>
        </w:tc>
        <w:tc>
          <w:tcPr>
            <w:tcW w:w="456" w:type="pct"/>
            <w:vAlign w:val="center"/>
            <w:tcPrChange w:id="1125" w:author="Dahal, Kajol" w:date="2025-12-02T11:58:00Z">
              <w:tcPr>
                <w:tcW w:w="458" w:type="pct"/>
                <w:gridSpan w:val="2"/>
                <w:vAlign w:val="center"/>
              </w:tcPr>
            </w:tcPrChange>
          </w:tcPr>
          <w:p w14:paraId="6D4B7529" w14:textId="06EBDCEB"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&lt;0.001</w:t>
            </w:r>
          </w:p>
        </w:tc>
      </w:tr>
      <w:tr w:rsidR="00301C32" w:rsidRPr="00A12542" w14:paraId="69832152" w14:textId="77777777" w:rsidTr="00B47D9B">
        <w:trPr>
          <w:trHeight w:val="20"/>
          <w:trPrChange w:id="1126" w:author="Dahal, Kajol" w:date="2025-12-02T11:58:00Z">
            <w:trPr>
              <w:gridBefore w:val="1"/>
              <w:trHeight w:val="20"/>
            </w:trPr>
          </w:trPrChange>
        </w:trPr>
        <w:tc>
          <w:tcPr>
            <w:tcW w:w="738" w:type="pct"/>
            <w:vAlign w:val="center"/>
            <w:tcPrChange w:id="1127" w:author="Dahal, Kajol" w:date="2025-12-02T11:58:00Z">
              <w:tcPr>
                <w:tcW w:w="738" w:type="pct"/>
                <w:gridSpan w:val="2"/>
                <w:vAlign w:val="center"/>
              </w:tcPr>
            </w:tcPrChange>
          </w:tcPr>
          <w:p w14:paraId="4201E5EA" w14:textId="7886CEE3" w:rsidR="008A5F0F" w:rsidRPr="00A12542" w:rsidRDefault="008A5F0F" w:rsidP="008A5F0F">
            <w:pPr>
              <w:spacing w:after="0" w:line="240" w:lineRule="auto"/>
              <w:rPr>
                <w:rFonts w:asciiTheme="majorBidi" w:eastAsia="Times New Roman" w:hAnsiTheme="majorBidi" w:cstheme="majorBidi"/>
                <w:b/>
                <w:bCs/>
                <w:kern w:val="0"/>
                <w:sz w:val="16"/>
                <w:szCs w:val="16"/>
                <w14:ligatures w14:val="none"/>
              </w:rPr>
            </w:pPr>
            <w:r w:rsidRPr="3F0A6228">
              <w:rPr>
                <w:rFonts w:asciiTheme="majorBidi" w:eastAsia="Times New Roman" w:hAnsiTheme="majorBidi" w:cstheme="majorBidi"/>
                <w:b/>
                <w:bCs/>
                <w:kern w:val="0"/>
                <w:sz w:val="16"/>
                <w:szCs w:val="16"/>
                <w14:ligatures w14:val="none"/>
              </w:rPr>
              <w:t>Wealth Quintile</w:t>
            </w:r>
            <w:r>
              <w:rPr>
                <w:rFonts w:asciiTheme="majorBidi" w:eastAsia="Times New Roman" w:hAnsiTheme="majorBidi" w:cstheme="majorBidi"/>
                <w:b/>
                <w:bCs/>
                <w:kern w:val="0"/>
                <w:sz w:val="16"/>
                <w:szCs w:val="16"/>
                <w14:ligatures w14:val="none"/>
              </w:rPr>
              <w:t xml:space="preserve"> </w:t>
            </w:r>
            <w:r w:rsidRPr="008840C9">
              <w:rPr>
                <w:rFonts w:asciiTheme="majorBidi" w:eastAsia="Times New Roman" w:hAnsiTheme="majorBidi" w:cstheme="majorBidi"/>
                <w:i/>
                <w:iCs/>
                <w:kern w:val="0"/>
                <w:sz w:val="16"/>
                <w:szCs w:val="16"/>
                <w14:ligatures w14:val="none"/>
              </w:rPr>
              <w:t>(ref: Poorest)</w:t>
            </w:r>
          </w:p>
        </w:tc>
        <w:tc>
          <w:tcPr>
            <w:tcW w:w="322" w:type="pct"/>
            <w:vAlign w:val="center"/>
            <w:tcPrChange w:id="1128" w:author="Dahal, Kajol" w:date="2025-12-02T11:58:00Z">
              <w:tcPr>
                <w:tcW w:w="322" w:type="pct"/>
                <w:vAlign w:val="center"/>
              </w:tcPr>
            </w:tcPrChange>
          </w:tcPr>
          <w:p w14:paraId="5DDE1E51" w14:textId="26D18FFE" w:rsidR="008A5F0F" w:rsidRPr="001245B7" w:rsidRDefault="008A5F0F" w:rsidP="008A5F0F">
            <w:pPr>
              <w:spacing w:after="0" w:line="240" w:lineRule="auto"/>
              <w:jc w:val="center"/>
              <w:rPr>
                <w:rFonts w:asciiTheme="majorBidi" w:hAnsiTheme="majorBidi" w:cstheme="majorBidi"/>
                <w:sz w:val="18"/>
                <w:szCs w:val="18"/>
              </w:rPr>
            </w:pPr>
          </w:p>
        </w:tc>
        <w:tc>
          <w:tcPr>
            <w:tcW w:w="688" w:type="pct"/>
            <w:vAlign w:val="center"/>
            <w:tcPrChange w:id="1129" w:author="Dahal, Kajol" w:date="2025-12-02T11:58:00Z">
              <w:tcPr>
                <w:tcW w:w="688" w:type="pct"/>
                <w:vAlign w:val="center"/>
              </w:tcPr>
            </w:tcPrChange>
          </w:tcPr>
          <w:p w14:paraId="2D3E013D" w14:textId="508DD29F" w:rsidR="008A5F0F" w:rsidRPr="001245B7" w:rsidRDefault="008A5F0F" w:rsidP="008A5F0F">
            <w:pPr>
              <w:spacing w:after="0" w:line="240" w:lineRule="auto"/>
              <w:jc w:val="center"/>
              <w:rPr>
                <w:rFonts w:asciiTheme="majorBidi" w:hAnsiTheme="majorBidi" w:cstheme="majorBidi"/>
                <w:sz w:val="18"/>
                <w:szCs w:val="18"/>
              </w:rPr>
            </w:pPr>
          </w:p>
        </w:tc>
        <w:tc>
          <w:tcPr>
            <w:tcW w:w="397" w:type="pct"/>
            <w:vAlign w:val="center"/>
            <w:tcPrChange w:id="1130" w:author="Dahal, Kajol" w:date="2025-12-02T11:58:00Z">
              <w:tcPr>
                <w:tcW w:w="397" w:type="pct"/>
                <w:gridSpan w:val="2"/>
                <w:vAlign w:val="center"/>
              </w:tcPr>
            </w:tcPrChange>
          </w:tcPr>
          <w:p w14:paraId="3EC245A5" w14:textId="6BD6054F" w:rsidR="008A5F0F" w:rsidRPr="001245B7" w:rsidRDefault="008A5F0F" w:rsidP="008A5F0F">
            <w:pPr>
              <w:spacing w:after="0" w:line="240" w:lineRule="auto"/>
              <w:jc w:val="center"/>
              <w:rPr>
                <w:rFonts w:asciiTheme="majorBidi" w:hAnsiTheme="majorBidi" w:cstheme="majorBidi"/>
                <w:sz w:val="18"/>
                <w:szCs w:val="18"/>
              </w:rPr>
            </w:pPr>
          </w:p>
        </w:tc>
        <w:tc>
          <w:tcPr>
            <w:tcW w:w="322" w:type="pct"/>
            <w:vAlign w:val="center"/>
            <w:tcPrChange w:id="1131" w:author="Dahal, Kajol" w:date="2025-12-02T11:58:00Z">
              <w:tcPr>
                <w:tcW w:w="322" w:type="pct"/>
                <w:vAlign w:val="center"/>
              </w:tcPr>
            </w:tcPrChange>
          </w:tcPr>
          <w:p w14:paraId="3DF6A588" w14:textId="0C96A8F4" w:rsidR="008A5F0F" w:rsidRPr="001245B7" w:rsidRDefault="008A5F0F" w:rsidP="008A5F0F">
            <w:pPr>
              <w:spacing w:after="0" w:line="240" w:lineRule="auto"/>
              <w:jc w:val="center"/>
              <w:rPr>
                <w:rFonts w:asciiTheme="majorBidi" w:hAnsiTheme="majorBidi" w:cstheme="majorBidi"/>
                <w:sz w:val="18"/>
                <w:szCs w:val="18"/>
              </w:rPr>
            </w:pPr>
          </w:p>
        </w:tc>
        <w:tc>
          <w:tcPr>
            <w:tcW w:w="679" w:type="pct"/>
            <w:vAlign w:val="center"/>
            <w:tcPrChange w:id="1132" w:author="Dahal, Kajol" w:date="2025-12-02T11:58:00Z">
              <w:tcPr>
                <w:tcW w:w="679" w:type="pct"/>
                <w:vAlign w:val="center"/>
              </w:tcPr>
            </w:tcPrChange>
          </w:tcPr>
          <w:p w14:paraId="3A391D09" w14:textId="0ADC58DC" w:rsidR="008A5F0F" w:rsidRPr="001245B7" w:rsidRDefault="008A5F0F" w:rsidP="008A5F0F">
            <w:pPr>
              <w:spacing w:after="0" w:line="240" w:lineRule="auto"/>
              <w:jc w:val="center"/>
              <w:rPr>
                <w:rFonts w:asciiTheme="majorBidi" w:hAnsiTheme="majorBidi" w:cstheme="majorBidi"/>
                <w:sz w:val="18"/>
                <w:szCs w:val="18"/>
              </w:rPr>
            </w:pPr>
          </w:p>
        </w:tc>
        <w:tc>
          <w:tcPr>
            <w:tcW w:w="386" w:type="pct"/>
            <w:vAlign w:val="center"/>
            <w:tcPrChange w:id="1133" w:author="Dahal, Kajol" w:date="2025-12-02T11:58:00Z">
              <w:tcPr>
                <w:tcW w:w="386" w:type="pct"/>
                <w:gridSpan w:val="2"/>
                <w:vAlign w:val="center"/>
              </w:tcPr>
            </w:tcPrChange>
          </w:tcPr>
          <w:p w14:paraId="3C1BB8D0" w14:textId="42499696" w:rsidR="008A5F0F" w:rsidRPr="001245B7" w:rsidRDefault="008A5F0F" w:rsidP="008A5F0F">
            <w:pPr>
              <w:spacing w:after="0" w:line="240" w:lineRule="auto"/>
              <w:jc w:val="center"/>
              <w:rPr>
                <w:rFonts w:asciiTheme="majorBidi" w:hAnsiTheme="majorBidi" w:cstheme="majorBidi"/>
                <w:sz w:val="18"/>
                <w:szCs w:val="18"/>
              </w:rPr>
            </w:pPr>
          </w:p>
        </w:tc>
        <w:tc>
          <w:tcPr>
            <w:tcW w:w="323" w:type="pct"/>
            <w:vAlign w:val="center"/>
            <w:tcPrChange w:id="1134" w:author="Dahal, Kajol" w:date="2025-12-02T11:58:00Z">
              <w:tcPr>
                <w:tcW w:w="323" w:type="pct"/>
                <w:vAlign w:val="center"/>
              </w:tcPr>
            </w:tcPrChange>
          </w:tcPr>
          <w:p w14:paraId="0E8DD58A" w14:textId="1C22C7D8" w:rsidR="008A5F0F" w:rsidRPr="001245B7" w:rsidRDefault="008A5F0F" w:rsidP="008A5F0F">
            <w:pPr>
              <w:spacing w:after="0" w:line="240" w:lineRule="auto"/>
              <w:jc w:val="center"/>
              <w:rPr>
                <w:rFonts w:asciiTheme="majorBidi" w:hAnsiTheme="majorBidi" w:cstheme="majorBidi"/>
                <w:sz w:val="18"/>
                <w:szCs w:val="18"/>
              </w:rPr>
            </w:pPr>
          </w:p>
        </w:tc>
        <w:tc>
          <w:tcPr>
            <w:tcW w:w="689" w:type="pct"/>
            <w:vAlign w:val="center"/>
            <w:tcPrChange w:id="1135" w:author="Dahal, Kajol" w:date="2025-12-02T11:58:00Z">
              <w:tcPr>
                <w:tcW w:w="689" w:type="pct"/>
                <w:vAlign w:val="center"/>
              </w:tcPr>
            </w:tcPrChange>
          </w:tcPr>
          <w:p w14:paraId="7245B7AB" w14:textId="7D596AA7" w:rsidR="008A5F0F" w:rsidRPr="001245B7" w:rsidRDefault="008A5F0F" w:rsidP="008A5F0F">
            <w:pPr>
              <w:spacing w:after="0" w:line="240" w:lineRule="auto"/>
              <w:jc w:val="center"/>
              <w:rPr>
                <w:rFonts w:asciiTheme="majorBidi" w:hAnsiTheme="majorBidi" w:cstheme="majorBidi"/>
                <w:sz w:val="18"/>
                <w:szCs w:val="18"/>
              </w:rPr>
            </w:pPr>
          </w:p>
        </w:tc>
        <w:tc>
          <w:tcPr>
            <w:tcW w:w="456" w:type="pct"/>
            <w:vAlign w:val="center"/>
            <w:tcPrChange w:id="1136" w:author="Dahal, Kajol" w:date="2025-12-02T11:58:00Z">
              <w:tcPr>
                <w:tcW w:w="458" w:type="pct"/>
                <w:gridSpan w:val="2"/>
                <w:vAlign w:val="center"/>
              </w:tcPr>
            </w:tcPrChange>
          </w:tcPr>
          <w:p w14:paraId="77A3FF39" w14:textId="6A5D89EB" w:rsidR="008A5F0F" w:rsidRPr="001245B7" w:rsidRDefault="008A5F0F" w:rsidP="008A5F0F">
            <w:pPr>
              <w:spacing w:after="0" w:line="240" w:lineRule="auto"/>
              <w:jc w:val="center"/>
              <w:rPr>
                <w:rFonts w:asciiTheme="majorBidi" w:hAnsiTheme="majorBidi" w:cstheme="majorBidi"/>
                <w:sz w:val="18"/>
                <w:szCs w:val="18"/>
              </w:rPr>
            </w:pPr>
          </w:p>
        </w:tc>
      </w:tr>
      <w:tr w:rsidR="008A5F0F" w:rsidRPr="00A12542" w14:paraId="0F604BD5" w14:textId="2C0CF375" w:rsidTr="00B47D9B">
        <w:trPr>
          <w:trHeight w:val="20"/>
          <w:trPrChange w:id="1137" w:author="Dahal, Kajol" w:date="2025-12-02T11:58:00Z">
            <w:trPr>
              <w:gridBefore w:val="1"/>
              <w:trHeight w:val="20"/>
            </w:trPr>
          </w:trPrChange>
        </w:trPr>
        <w:tc>
          <w:tcPr>
            <w:tcW w:w="738" w:type="pct"/>
            <w:vAlign w:val="center"/>
            <w:hideMark/>
            <w:tcPrChange w:id="1138" w:author="Dahal, Kajol" w:date="2025-12-02T11:58:00Z">
              <w:tcPr>
                <w:tcW w:w="738" w:type="pct"/>
                <w:gridSpan w:val="2"/>
                <w:vAlign w:val="center"/>
                <w:hideMark/>
              </w:tcPr>
            </w:tcPrChange>
          </w:tcPr>
          <w:p w14:paraId="5AE4A6C9" w14:textId="7EE32923" w:rsidR="008A5F0F" w:rsidRPr="00A12542" w:rsidRDefault="008A5F0F" w:rsidP="008A5F0F">
            <w:pPr>
              <w:spacing w:after="0" w:line="240" w:lineRule="auto"/>
              <w:rPr>
                <w:rFonts w:asciiTheme="majorBidi" w:eastAsia="Times New Roman" w:hAnsiTheme="majorBidi" w:cstheme="majorBidi"/>
                <w:kern w:val="0"/>
                <w:sz w:val="16"/>
                <w:szCs w:val="16"/>
                <w14:ligatures w14:val="none"/>
              </w:rPr>
            </w:pPr>
            <w:r w:rsidRPr="00A12542">
              <w:rPr>
                <w:rFonts w:asciiTheme="majorBidi" w:eastAsia="Times New Roman" w:hAnsiTheme="majorBidi" w:cstheme="majorBidi"/>
                <w:kern w:val="0"/>
                <w:sz w:val="16"/>
                <w:szCs w:val="16"/>
                <w14:ligatures w14:val="none"/>
              </w:rPr>
              <w:t>Poorer</w:t>
            </w:r>
          </w:p>
        </w:tc>
        <w:tc>
          <w:tcPr>
            <w:tcW w:w="322" w:type="pct"/>
            <w:vAlign w:val="center"/>
            <w:tcPrChange w:id="1139" w:author="Dahal, Kajol" w:date="2025-12-02T11:58:00Z">
              <w:tcPr>
                <w:tcW w:w="322" w:type="pct"/>
                <w:vAlign w:val="center"/>
              </w:tcPr>
            </w:tcPrChange>
          </w:tcPr>
          <w:p w14:paraId="10DF5ADE" w14:textId="5DDEEC18"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0.94</w:t>
            </w:r>
          </w:p>
        </w:tc>
        <w:tc>
          <w:tcPr>
            <w:tcW w:w="688" w:type="pct"/>
            <w:vAlign w:val="center"/>
            <w:tcPrChange w:id="1140" w:author="Dahal, Kajol" w:date="2025-12-02T11:58:00Z">
              <w:tcPr>
                <w:tcW w:w="688" w:type="pct"/>
                <w:vAlign w:val="center"/>
              </w:tcPr>
            </w:tcPrChange>
          </w:tcPr>
          <w:p w14:paraId="63ADB510" w14:textId="717488D9"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0.63 – 1.40</w:t>
            </w:r>
          </w:p>
        </w:tc>
        <w:tc>
          <w:tcPr>
            <w:tcW w:w="397" w:type="pct"/>
            <w:vAlign w:val="center"/>
            <w:tcPrChange w:id="1141" w:author="Dahal, Kajol" w:date="2025-12-02T11:58:00Z">
              <w:tcPr>
                <w:tcW w:w="397" w:type="pct"/>
                <w:gridSpan w:val="2"/>
                <w:vAlign w:val="center"/>
              </w:tcPr>
            </w:tcPrChange>
          </w:tcPr>
          <w:p w14:paraId="1A080C6B" w14:textId="1EB2D2BD"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0.77</w:t>
            </w:r>
          </w:p>
        </w:tc>
        <w:tc>
          <w:tcPr>
            <w:tcW w:w="322" w:type="pct"/>
            <w:vAlign w:val="center"/>
            <w:tcPrChange w:id="1142" w:author="Dahal, Kajol" w:date="2025-12-02T11:58:00Z">
              <w:tcPr>
                <w:tcW w:w="322" w:type="pct"/>
                <w:vAlign w:val="center"/>
              </w:tcPr>
            </w:tcPrChange>
          </w:tcPr>
          <w:p w14:paraId="3DAA7C53" w14:textId="4D4B5156"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0.98</w:t>
            </w:r>
          </w:p>
        </w:tc>
        <w:tc>
          <w:tcPr>
            <w:tcW w:w="679" w:type="pct"/>
            <w:vAlign w:val="center"/>
            <w:tcPrChange w:id="1143" w:author="Dahal, Kajol" w:date="2025-12-02T11:58:00Z">
              <w:tcPr>
                <w:tcW w:w="679" w:type="pct"/>
                <w:vAlign w:val="center"/>
              </w:tcPr>
            </w:tcPrChange>
          </w:tcPr>
          <w:p w14:paraId="50704FC6" w14:textId="14DF2788"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0.65 – 1.48</w:t>
            </w:r>
          </w:p>
        </w:tc>
        <w:tc>
          <w:tcPr>
            <w:tcW w:w="386" w:type="pct"/>
            <w:vAlign w:val="center"/>
            <w:tcPrChange w:id="1144" w:author="Dahal, Kajol" w:date="2025-12-02T11:58:00Z">
              <w:tcPr>
                <w:tcW w:w="386" w:type="pct"/>
                <w:gridSpan w:val="2"/>
                <w:vAlign w:val="center"/>
              </w:tcPr>
            </w:tcPrChange>
          </w:tcPr>
          <w:p w14:paraId="7FB12DAD" w14:textId="4FFC462D"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0.928</w:t>
            </w:r>
          </w:p>
        </w:tc>
        <w:tc>
          <w:tcPr>
            <w:tcW w:w="323" w:type="pct"/>
            <w:vAlign w:val="center"/>
            <w:tcPrChange w:id="1145" w:author="Dahal, Kajol" w:date="2025-12-02T11:58:00Z">
              <w:tcPr>
                <w:tcW w:w="323" w:type="pct"/>
                <w:vAlign w:val="center"/>
              </w:tcPr>
            </w:tcPrChange>
          </w:tcPr>
          <w:p w14:paraId="03D60668" w14:textId="1C1D07EA"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0.8</w:t>
            </w:r>
          </w:p>
        </w:tc>
        <w:tc>
          <w:tcPr>
            <w:tcW w:w="689" w:type="pct"/>
            <w:vAlign w:val="center"/>
            <w:tcPrChange w:id="1146" w:author="Dahal, Kajol" w:date="2025-12-02T11:58:00Z">
              <w:tcPr>
                <w:tcW w:w="689" w:type="pct"/>
                <w:vAlign w:val="center"/>
              </w:tcPr>
            </w:tcPrChange>
          </w:tcPr>
          <w:p w14:paraId="07E4AA3F" w14:textId="34FF0F34"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0.51 – 1.25</w:t>
            </w:r>
          </w:p>
        </w:tc>
        <w:tc>
          <w:tcPr>
            <w:tcW w:w="456" w:type="pct"/>
            <w:vAlign w:val="center"/>
            <w:tcPrChange w:id="1147" w:author="Dahal, Kajol" w:date="2025-12-02T11:58:00Z">
              <w:tcPr>
                <w:tcW w:w="458" w:type="pct"/>
                <w:gridSpan w:val="2"/>
                <w:vAlign w:val="center"/>
              </w:tcPr>
            </w:tcPrChange>
          </w:tcPr>
          <w:p w14:paraId="6A63E516" w14:textId="37F7055F"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0.325</w:t>
            </w:r>
          </w:p>
        </w:tc>
      </w:tr>
      <w:tr w:rsidR="008A5F0F" w:rsidRPr="00A12542" w14:paraId="71A803B5" w14:textId="6F047E6C" w:rsidTr="00B47D9B">
        <w:trPr>
          <w:trHeight w:val="20"/>
          <w:trPrChange w:id="1148" w:author="Dahal, Kajol" w:date="2025-12-02T11:58:00Z">
            <w:trPr>
              <w:gridBefore w:val="1"/>
              <w:trHeight w:val="20"/>
            </w:trPr>
          </w:trPrChange>
        </w:trPr>
        <w:tc>
          <w:tcPr>
            <w:tcW w:w="738" w:type="pct"/>
            <w:vAlign w:val="center"/>
            <w:hideMark/>
            <w:tcPrChange w:id="1149" w:author="Dahal, Kajol" w:date="2025-12-02T11:58:00Z">
              <w:tcPr>
                <w:tcW w:w="738" w:type="pct"/>
                <w:gridSpan w:val="2"/>
                <w:vAlign w:val="center"/>
                <w:hideMark/>
              </w:tcPr>
            </w:tcPrChange>
          </w:tcPr>
          <w:p w14:paraId="7C49E6B1" w14:textId="75FF2865" w:rsidR="008A5F0F" w:rsidRPr="00A12542" w:rsidRDefault="008A5F0F" w:rsidP="008A5F0F">
            <w:pPr>
              <w:spacing w:after="0" w:line="240" w:lineRule="auto"/>
              <w:rPr>
                <w:rFonts w:asciiTheme="majorBidi" w:eastAsia="Times New Roman" w:hAnsiTheme="majorBidi" w:cstheme="majorBidi"/>
                <w:kern w:val="0"/>
                <w:sz w:val="16"/>
                <w:szCs w:val="16"/>
                <w14:ligatures w14:val="none"/>
              </w:rPr>
            </w:pPr>
            <w:r w:rsidRPr="00A12542">
              <w:rPr>
                <w:rFonts w:asciiTheme="majorBidi" w:eastAsia="Times New Roman" w:hAnsiTheme="majorBidi" w:cstheme="majorBidi"/>
                <w:kern w:val="0"/>
                <w:sz w:val="16"/>
                <w:szCs w:val="16"/>
                <w14:ligatures w14:val="none"/>
              </w:rPr>
              <w:t>Middle</w:t>
            </w:r>
          </w:p>
        </w:tc>
        <w:tc>
          <w:tcPr>
            <w:tcW w:w="322" w:type="pct"/>
            <w:vAlign w:val="center"/>
            <w:tcPrChange w:id="1150" w:author="Dahal, Kajol" w:date="2025-12-02T11:58:00Z">
              <w:tcPr>
                <w:tcW w:w="322" w:type="pct"/>
                <w:vAlign w:val="center"/>
              </w:tcPr>
            </w:tcPrChange>
          </w:tcPr>
          <w:p w14:paraId="3A241CF8" w14:textId="1A95F24B"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0.98</w:t>
            </w:r>
          </w:p>
        </w:tc>
        <w:tc>
          <w:tcPr>
            <w:tcW w:w="688" w:type="pct"/>
            <w:vAlign w:val="center"/>
            <w:tcPrChange w:id="1151" w:author="Dahal, Kajol" w:date="2025-12-02T11:58:00Z">
              <w:tcPr>
                <w:tcW w:w="688" w:type="pct"/>
                <w:vAlign w:val="center"/>
              </w:tcPr>
            </w:tcPrChange>
          </w:tcPr>
          <w:p w14:paraId="16783BED" w14:textId="408CCDF6"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0.64 – 1.49</w:t>
            </w:r>
          </w:p>
        </w:tc>
        <w:tc>
          <w:tcPr>
            <w:tcW w:w="397" w:type="pct"/>
            <w:vAlign w:val="center"/>
            <w:tcPrChange w:id="1152" w:author="Dahal, Kajol" w:date="2025-12-02T11:58:00Z">
              <w:tcPr>
                <w:tcW w:w="397" w:type="pct"/>
                <w:gridSpan w:val="2"/>
                <w:vAlign w:val="center"/>
              </w:tcPr>
            </w:tcPrChange>
          </w:tcPr>
          <w:p w14:paraId="1D9FA0CE" w14:textId="74C6390B"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0.917</w:t>
            </w:r>
          </w:p>
        </w:tc>
        <w:tc>
          <w:tcPr>
            <w:tcW w:w="322" w:type="pct"/>
            <w:vAlign w:val="center"/>
            <w:tcPrChange w:id="1153" w:author="Dahal, Kajol" w:date="2025-12-02T11:58:00Z">
              <w:tcPr>
                <w:tcW w:w="322" w:type="pct"/>
                <w:vAlign w:val="center"/>
              </w:tcPr>
            </w:tcPrChange>
          </w:tcPr>
          <w:p w14:paraId="288B3BB4" w14:textId="738763AA"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0.83</w:t>
            </w:r>
          </w:p>
        </w:tc>
        <w:tc>
          <w:tcPr>
            <w:tcW w:w="679" w:type="pct"/>
            <w:vAlign w:val="center"/>
            <w:tcPrChange w:id="1154" w:author="Dahal, Kajol" w:date="2025-12-02T11:58:00Z">
              <w:tcPr>
                <w:tcW w:w="679" w:type="pct"/>
                <w:vAlign w:val="center"/>
              </w:tcPr>
            </w:tcPrChange>
          </w:tcPr>
          <w:p w14:paraId="007E21A4" w14:textId="5ACD2261"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0.53 – 1.30</w:t>
            </w:r>
          </w:p>
        </w:tc>
        <w:tc>
          <w:tcPr>
            <w:tcW w:w="386" w:type="pct"/>
            <w:vAlign w:val="center"/>
            <w:tcPrChange w:id="1155" w:author="Dahal, Kajol" w:date="2025-12-02T11:58:00Z">
              <w:tcPr>
                <w:tcW w:w="386" w:type="pct"/>
                <w:gridSpan w:val="2"/>
                <w:vAlign w:val="center"/>
              </w:tcPr>
            </w:tcPrChange>
          </w:tcPr>
          <w:p w14:paraId="01DD3B5E" w14:textId="0AACC2ED"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0.412</w:t>
            </w:r>
          </w:p>
        </w:tc>
        <w:tc>
          <w:tcPr>
            <w:tcW w:w="323" w:type="pct"/>
            <w:vAlign w:val="center"/>
            <w:tcPrChange w:id="1156" w:author="Dahal, Kajol" w:date="2025-12-02T11:58:00Z">
              <w:tcPr>
                <w:tcW w:w="323" w:type="pct"/>
                <w:vAlign w:val="center"/>
              </w:tcPr>
            </w:tcPrChange>
          </w:tcPr>
          <w:p w14:paraId="65DC9F18" w14:textId="20BEAFDA"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0.61</w:t>
            </w:r>
          </w:p>
        </w:tc>
        <w:tc>
          <w:tcPr>
            <w:tcW w:w="689" w:type="pct"/>
            <w:vAlign w:val="center"/>
            <w:tcPrChange w:id="1157" w:author="Dahal, Kajol" w:date="2025-12-02T11:58:00Z">
              <w:tcPr>
                <w:tcW w:w="689" w:type="pct"/>
                <w:vAlign w:val="center"/>
              </w:tcPr>
            </w:tcPrChange>
          </w:tcPr>
          <w:p w14:paraId="1A72F3A4" w14:textId="68EF56CE"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0.37 – 1.01</w:t>
            </w:r>
          </w:p>
        </w:tc>
        <w:tc>
          <w:tcPr>
            <w:tcW w:w="456" w:type="pct"/>
            <w:vAlign w:val="center"/>
            <w:tcPrChange w:id="1158" w:author="Dahal, Kajol" w:date="2025-12-02T11:58:00Z">
              <w:tcPr>
                <w:tcW w:w="458" w:type="pct"/>
                <w:gridSpan w:val="2"/>
                <w:vAlign w:val="center"/>
              </w:tcPr>
            </w:tcPrChange>
          </w:tcPr>
          <w:p w14:paraId="46F99E8A" w14:textId="40E21339"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0.054</w:t>
            </w:r>
          </w:p>
        </w:tc>
      </w:tr>
      <w:tr w:rsidR="008A5F0F" w:rsidRPr="00A12542" w14:paraId="09561B98" w14:textId="4534DF2D" w:rsidTr="00B47D9B">
        <w:trPr>
          <w:trHeight w:val="20"/>
          <w:trPrChange w:id="1159" w:author="Dahal, Kajol" w:date="2025-12-02T11:58:00Z">
            <w:trPr>
              <w:gridBefore w:val="1"/>
              <w:trHeight w:val="20"/>
            </w:trPr>
          </w:trPrChange>
        </w:trPr>
        <w:tc>
          <w:tcPr>
            <w:tcW w:w="738" w:type="pct"/>
            <w:vAlign w:val="center"/>
            <w:hideMark/>
            <w:tcPrChange w:id="1160" w:author="Dahal, Kajol" w:date="2025-12-02T11:58:00Z">
              <w:tcPr>
                <w:tcW w:w="738" w:type="pct"/>
                <w:gridSpan w:val="2"/>
                <w:vAlign w:val="center"/>
                <w:hideMark/>
              </w:tcPr>
            </w:tcPrChange>
          </w:tcPr>
          <w:p w14:paraId="55A334DB" w14:textId="30E2F2B1" w:rsidR="008A5F0F" w:rsidRPr="00A12542" w:rsidRDefault="008A5F0F" w:rsidP="008A5F0F">
            <w:pPr>
              <w:spacing w:after="0" w:line="240" w:lineRule="auto"/>
              <w:rPr>
                <w:rFonts w:asciiTheme="majorBidi" w:eastAsia="Times New Roman" w:hAnsiTheme="majorBidi" w:cstheme="majorBidi"/>
                <w:kern w:val="0"/>
                <w:sz w:val="16"/>
                <w:szCs w:val="16"/>
                <w14:ligatures w14:val="none"/>
              </w:rPr>
            </w:pPr>
            <w:r w:rsidRPr="00A12542">
              <w:rPr>
                <w:rFonts w:asciiTheme="majorBidi" w:eastAsia="Times New Roman" w:hAnsiTheme="majorBidi" w:cstheme="majorBidi"/>
                <w:kern w:val="0"/>
                <w:sz w:val="16"/>
                <w:szCs w:val="16"/>
                <w14:ligatures w14:val="none"/>
              </w:rPr>
              <w:t>Richer</w:t>
            </w:r>
          </w:p>
        </w:tc>
        <w:tc>
          <w:tcPr>
            <w:tcW w:w="322" w:type="pct"/>
            <w:vAlign w:val="center"/>
            <w:tcPrChange w:id="1161" w:author="Dahal, Kajol" w:date="2025-12-02T11:58:00Z">
              <w:tcPr>
                <w:tcW w:w="322" w:type="pct"/>
                <w:vAlign w:val="center"/>
              </w:tcPr>
            </w:tcPrChange>
          </w:tcPr>
          <w:p w14:paraId="712FAA5E" w14:textId="3C084B3F"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1.04</w:t>
            </w:r>
          </w:p>
        </w:tc>
        <w:tc>
          <w:tcPr>
            <w:tcW w:w="688" w:type="pct"/>
            <w:vAlign w:val="center"/>
            <w:tcPrChange w:id="1162" w:author="Dahal, Kajol" w:date="2025-12-02T11:58:00Z">
              <w:tcPr>
                <w:tcW w:w="688" w:type="pct"/>
                <w:vAlign w:val="center"/>
              </w:tcPr>
            </w:tcPrChange>
          </w:tcPr>
          <w:p w14:paraId="4CA7DF2B" w14:textId="448ED486"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0.67 – 1.61</w:t>
            </w:r>
          </w:p>
        </w:tc>
        <w:tc>
          <w:tcPr>
            <w:tcW w:w="397" w:type="pct"/>
            <w:vAlign w:val="center"/>
            <w:tcPrChange w:id="1163" w:author="Dahal, Kajol" w:date="2025-12-02T11:58:00Z">
              <w:tcPr>
                <w:tcW w:w="397" w:type="pct"/>
                <w:gridSpan w:val="2"/>
                <w:vAlign w:val="center"/>
              </w:tcPr>
            </w:tcPrChange>
          </w:tcPr>
          <w:p w14:paraId="5F295ABF" w14:textId="367BF285"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0.869</w:t>
            </w:r>
          </w:p>
        </w:tc>
        <w:tc>
          <w:tcPr>
            <w:tcW w:w="322" w:type="pct"/>
            <w:vAlign w:val="center"/>
            <w:tcPrChange w:id="1164" w:author="Dahal, Kajol" w:date="2025-12-02T11:58:00Z">
              <w:tcPr>
                <w:tcW w:w="322" w:type="pct"/>
                <w:vAlign w:val="center"/>
              </w:tcPr>
            </w:tcPrChange>
          </w:tcPr>
          <w:p w14:paraId="1FFEEF49" w14:textId="4C13A9FD"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0.48</w:t>
            </w:r>
          </w:p>
        </w:tc>
        <w:tc>
          <w:tcPr>
            <w:tcW w:w="679" w:type="pct"/>
            <w:vAlign w:val="center"/>
            <w:tcPrChange w:id="1165" w:author="Dahal, Kajol" w:date="2025-12-02T11:58:00Z">
              <w:tcPr>
                <w:tcW w:w="679" w:type="pct"/>
                <w:vAlign w:val="center"/>
              </w:tcPr>
            </w:tcPrChange>
          </w:tcPr>
          <w:p w14:paraId="122E7799" w14:textId="0538D049"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0.28 – 0.81</w:t>
            </w:r>
          </w:p>
        </w:tc>
        <w:tc>
          <w:tcPr>
            <w:tcW w:w="386" w:type="pct"/>
            <w:vAlign w:val="center"/>
            <w:tcPrChange w:id="1166" w:author="Dahal, Kajol" w:date="2025-12-02T11:58:00Z">
              <w:tcPr>
                <w:tcW w:w="386" w:type="pct"/>
                <w:gridSpan w:val="2"/>
                <w:vAlign w:val="center"/>
              </w:tcPr>
            </w:tcPrChange>
          </w:tcPr>
          <w:p w14:paraId="1BAEE547" w14:textId="6F9B2622"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0.006</w:t>
            </w:r>
          </w:p>
        </w:tc>
        <w:tc>
          <w:tcPr>
            <w:tcW w:w="323" w:type="pct"/>
            <w:vAlign w:val="center"/>
            <w:tcPrChange w:id="1167" w:author="Dahal, Kajol" w:date="2025-12-02T11:58:00Z">
              <w:tcPr>
                <w:tcW w:w="323" w:type="pct"/>
                <w:vAlign w:val="center"/>
              </w:tcPr>
            </w:tcPrChange>
          </w:tcPr>
          <w:p w14:paraId="166B4D42" w14:textId="2E12C73C"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0.58</w:t>
            </w:r>
          </w:p>
        </w:tc>
        <w:tc>
          <w:tcPr>
            <w:tcW w:w="689" w:type="pct"/>
            <w:vAlign w:val="center"/>
            <w:tcPrChange w:id="1168" w:author="Dahal, Kajol" w:date="2025-12-02T11:58:00Z">
              <w:tcPr>
                <w:tcW w:w="689" w:type="pct"/>
                <w:vAlign w:val="center"/>
              </w:tcPr>
            </w:tcPrChange>
          </w:tcPr>
          <w:p w14:paraId="1862A947" w14:textId="3B602182"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0.34 – </w:t>
            </w:r>
            <w:r>
              <w:rPr>
                <w:rFonts w:asciiTheme="majorBidi" w:hAnsiTheme="majorBidi" w:cstheme="majorBidi"/>
                <w:sz w:val="18"/>
                <w:szCs w:val="18"/>
              </w:rPr>
              <w:t>0.99</w:t>
            </w:r>
          </w:p>
        </w:tc>
        <w:tc>
          <w:tcPr>
            <w:tcW w:w="456" w:type="pct"/>
            <w:vAlign w:val="center"/>
            <w:tcPrChange w:id="1169" w:author="Dahal, Kajol" w:date="2025-12-02T11:58:00Z">
              <w:tcPr>
                <w:tcW w:w="458" w:type="pct"/>
                <w:gridSpan w:val="2"/>
                <w:vAlign w:val="center"/>
              </w:tcPr>
            </w:tcPrChange>
          </w:tcPr>
          <w:p w14:paraId="1C04B9CC" w14:textId="71F25296"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0.048</w:t>
            </w:r>
          </w:p>
        </w:tc>
      </w:tr>
      <w:tr w:rsidR="008A5F0F" w:rsidRPr="00A12542" w14:paraId="4DC4C359" w14:textId="305602EE" w:rsidTr="00B47D9B">
        <w:trPr>
          <w:trHeight w:val="20"/>
          <w:trPrChange w:id="1170" w:author="Dahal, Kajol" w:date="2025-12-02T11:58:00Z">
            <w:trPr>
              <w:gridBefore w:val="1"/>
              <w:trHeight w:val="20"/>
            </w:trPr>
          </w:trPrChange>
        </w:trPr>
        <w:tc>
          <w:tcPr>
            <w:tcW w:w="738" w:type="pct"/>
            <w:vAlign w:val="center"/>
            <w:hideMark/>
            <w:tcPrChange w:id="1171" w:author="Dahal, Kajol" w:date="2025-12-02T11:58:00Z">
              <w:tcPr>
                <w:tcW w:w="738" w:type="pct"/>
                <w:gridSpan w:val="2"/>
                <w:vAlign w:val="center"/>
                <w:hideMark/>
              </w:tcPr>
            </w:tcPrChange>
          </w:tcPr>
          <w:p w14:paraId="476D5529" w14:textId="785746F0" w:rsidR="008A5F0F" w:rsidRPr="00A12542" w:rsidRDefault="008A5F0F" w:rsidP="008A5F0F">
            <w:pPr>
              <w:spacing w:after="0" w:line="240" w:lineRule="auto"/>
              <w:rPr>
                <w:rFonts w:asciiTheme="majorBidi" w:eastAsia="Times New Roman" w:hAnsiTheme="majorBidi" w:cstheme="majorBidi"/>
                <w:kern w:val="0"/>
                <w:sz w:val="16"/>
                <w:szCs w:val="16"/>
                <w14:ligatures w14:val="none"/>
              </w:rPr>
            </w:pPr>
            <w:r>
              <w:rPr>
                <w:rFonts w:asciiTheme="majorBidi" w:eastAsia="Times New Roman" w:hAnsiTheme="majorBidi" w:cstheme="majorBidi"/>
                <w:kern w:val="0"/>
                <w:sz w:val="16"/>
                <w:szCs w:val="16"/>
                <w14:ligatures w14:val="none"/>
              </w:rPr>
              <w:t>R</w:t>
            </w:r>
            <w:r w:rsidRPr="00A12542">
              <w:rPr>
                <w:rFonts w:asciiTheme="majorBidi" w:eastAsia="Times New Roman" w:hAnsiTheme="majorBidi" w:cstheme="majorBidi"/>
                <w:kern w:val="0"/>
                <w:sz w:val="16"/>
                <w:szCs w:val="16"/>
                <w14:ligatures w14:val="none"/>
              </w:rPr>
              <w:t>ichest</w:t>
            </w:r>
          </w:p>
        </w:tc>
        <w:tc>
          <w:tcPr>
            <w:tcW w:w="322" w:type="pct"/>
            <w:vAlign w:val="center"/>
            <w:tcPrChange w:id="1172" w:author="Dahal, Kajol" w:date="2025-12-02T11:58:00Z">
              <w:tcPr>
                <w:tcW w:w="322" w:type="pct"/>
                <w:vAlign w:val="center"/>
              </w:tcPr>
            </w:tcPrChange>
          </w:tcPr>
          <w:p w14:paraId="4868CF8D" w14:textId="47496E88"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0.49</w:t>
            </w:r>
          </w:p>
        </w:tc>
        <w:tc>
          <w:tcPr>
            <w:tcW w:w="688" w:type="pct"/>
            <w:vAlign w:val="center"/>
            <w:tcPrChange w:id="1173" w:author="Dahal, Kajol" w:date="2025-12-02T11:58:00Z">
              <w:tcPr>
                <w:tcW w:w="688" w:type="pct"/>
                <w:vAlign w:val="center"/>
              </w:tcPr>
            </w:tcPrChange>
          </w:tcPr>
          <w:p w14:paraId="77EF1CE6" w14:textId="53E2F92E"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0.30 – 0.79</w:t>
            </w:r>
          </w:p>
        </w:tc>
        <w:tc>
          <w:tcPr>
            <w:tcW w:w="397" w:type="pct"/>
            <w:vAlign w:val="center"/>
            <w:tcPrChange w:id="1174" w:author="Dahal, Kajol" w:date="2025-12-02T11:58:00Z">
              <w:tcPr>
                <w:tcW w:w="397" w:type="pct"/>
                <w:gridSpan w:val="2"/>
                <w:vAlign w:val="center"/>
              </w:tcPr>
            </w:tcPrChange>
          </w:tcPr>
          <w:p w14:paraId="2B34AB1A" w14:textId="457E448F"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0.004</w:t>
            </w:r>
          </w:p>
        </w:tc>
        <w:tc>
          <w:tcPr>
            <w:tcW w:w="322" w:type="pct"/>
            <w:vAlign w:val="center"/>
            <w:tcPrChange w:id="1175" w:author="Dahal, Kajol" w:date="2025-12-02T11:58:00Z">
              <w:tcPr>
                <w:tcW w:w="322" w:type="pct"/>
                <w:vAlign w:val="center"/>
              </w:tcPr>
            </w:tcPrChange>
          </w:tcPr>
          <w:p w14:paraId="35477A55" w14:textId="1818FC8A"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0.38</w:t>
            </w:r>
          </w:p>
        </w:tc>
        <w:tc>
          <w:tcPr>
            <w:tcW w:w="679" w:type="pct"/>
            <w:vAlign w:val="center"/>
            <w:tcPrChange w:id="1176" w:author="Dahal, Kajol" w:date="2025-12-02T11:58:00Z">
              <w:tcPr>
                <w:tcW w:w="679" w:type="pct"/>
                <w:vAlign w:val="center"/>
              </w:tcPr>
            </w:tcPrChange>
          </w:tcPr>
          <w:p w14:paraId="122CD863" w14:textId="73D91892"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0.21 – 0.67</w:t>
            </w:r>
          </w:p>
        </w:tc>
        <w:tc>
          <w:tcPr>
            <w:tcW w:w="386" w:type="pct"/>
            <w:vAlign w:val="center"/>
            <w:tcPrChange w:id="1177" w:author="Dahal, Kajol" w:date="2025-12-02T11:58:00Z">
              <w:tcPr>
                <w:tcW w:w="386" w:type="pct"/>
                <w:gridSpan w:val="2"/>
                <w:vAlign w:val="center"/>
              </w:tcPr>
            </w:tcPrChange>
          </w:tcPr>
          <w:p w14:paraId="5D7608B5" w14:textId="6A908E4D"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0.001</w:t>
            </w:r>
          </w:p>
        </w:tc>
        <w:tc>
          <w:tcPr>
            <w:tcW w:w="323" w:type="pct"/>
            <w:vAlign w:val="center"/>
            <w:tcPrChange w:id="1178" w:author="Dahal, Kajol" w:date="2025-12-02T11:58:00Z">
              <w:tcPr>
                <w:tcW w:w="323" w:type="pct"/>
                <w:vAlign w:val="center"/>
              </w:tcPr>
            </w:tcPrChange>
          </w:tcPr>
          <w:p w14:paraId="688F159B" w14:textId="46B00427"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0.47</w:t>
            </w:r>
          </w:p>
        </w:tc>
        <w:tc>
          <w:tcPr>
            <w:tcW w:w="689" w:type="pct"/>
            <w:vAlign w:val="center"/>
            <w:tcPrChange w:id="1179" w:author="Dahal, Kajol" w:date="2025-12-02T11:58:00Z">
              <w:tcPr>
                <w:tcW w:w="689" w:type="pct"/>
                <w:vAlign w:val="center"/>
              </w:tcPr>
            </w:tcPrChange>
          </w:tcPr>
          <w:p w14:paraId="6EBB2CD7" w14:textId="205AD8A6"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0.26 – 0.86</w:t>
            </w:r>
          </w:p>
        </w:tc>
        <w:tc>
          <w:tcPr>
            <w:tcW w:w="456" w:type="pct"/>
            <w:vAlign w:val="center"/>
            <w:tcPrChange w:id="1180" w:author="Dahal, Kajol" w:date="2025-12-02T11:58:00Z">
              <w:tcPr>
                <w:tcW w:w="458" w:type="pct"/>
                <w:gridSpan w:val="2"/>
                <w:vAlign w:val="center"/>
              </w:tcPr>
            </w:tcPrChange>
          </w:tcPr>
          <w:p w14:paraId="1DB41FC8" w14:textId="58360A6E"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0.015</w:t>
            </w:r>
          </w:p>
        </w:tc>
      </w:tr>
      <w:tr w:rsidR="00301C32" w:rsidRPr="00A12542" w14:paraId="223AA604" w14:textId="77777777" w:rsidTr="00B47D9B">
        <w:trPr>
          <w:trHeight w:val="20"/>
          <w:trPrChange w:id="1181" w:author="Dahal, Kajol" w:date="2025-12-02T11:58:00Z">
            <w:trPr>
              <w:gridBefore w:val="1"/>
              <w:trHeight w:val="20"/>
            </w:trPr>
          </w:trPrChange>
        </w:trPr>
        <w:tc>
          <w:tcPr>
            <w:tcW w:w="738" w:type="pct"/>
            <w:vAlign w:val="center"/>
            <w:tcPrChange w:id="1182" w:author="Dahal, Kajol" w:date="2025-12-02T11:58:00Z">
              <w:tcPr>
                <w:tcW w:w="738" w:type="pct"/>
                <w:gridSpan w:val="2"/>
                <w:vAlign w:val="center"/>
              </w:tcPr>
            </w:tcPrChange>
          </w:tcPr>
          <w:p w14:paraId="410EF502" w14:textId="33680E89" w:rsidR="008A5F0F" w:rsidRPr="00A12542" w:rsidRDefault="008A5F0F" w:rsidP="008A5F0F">
            <w:pPr>
              <w:spacing w:after="0" w:line="240" w:lineRule="auto"/>
              <w:rPr>
                <w:rFonts w:asciiTheme="majorBidi" w:eastAsia="Times New Roman" w:hAnsiTheme="majorBidi" w:cstheme="majorBidi"/>
                <w:b/>
                <w:bCs/>
                <w:kern w:val="0"/>
                <w:sz w:val="16"/>
                <w:szCs w:val="16"/>
                <w14:ligatures w14:val="none"/>
              </w:rPr>
            </w:pPr>
            <w:r w:rsidRPr="00A12542">
              <w:rPr>
                <w:rFonts w:asciiTheme="majorBidi" w:eastAsia="Times New Roman" w:hAnsiTheme="majorBidi" w:cstheme="majorBidi"/>
                <w:b/>
                <w:bCs/>
                <w:kern w:val="0"/>
                <w:sz w:val="16"/>
                <w:szCs w:val="16"/>
                <w14:ligatures w14:val="none"/>
              </w:rPr>
              <w:t xml:space="preserve">Mother’s education </w:t>
            </w:r>
            <w:r w:rsidRPr="008840C9">
              <w:rPr>
                <w:rFonts w:asciiTheme="majorBidi" w:eastAsia="Times New Roman" w:hAnsiTheme="majorBidi" w:cstheme="majorBidi"/>
                <w:i/>
                <w:iCs/>
                <w:kern w:val="0"/>
                <w:sz w:val="16"/>
                <w:szCs w:val="16"/>
                <w14:ligatures w14:val="none"/>
              </w:rPr>
              <w:t>(ref: no education)</w:t>
            </w:r>
          </w:p>
        </w:tc>
        <w:tc>
          <w:tcPr>
            <w:tcW w:w="322" w:type="pct"/>
            <w:vAlign w:val="center"/>
            <w:tcPrChange w:id="1183" w:author="Dahal, Kajol" w:date="2025-12-02T11:58:00Z">
              <w:tcPr>
                <w:tcW w:w="322" w:type="pct"/>
                <w:vAlign w:val="center"/>
              </w:tcPr>
            </w:tcPrChange>
          </w:tcPr>
          <w:p w14:paraId="75DA1714" w14:textId="2180E2F3" w:rsidR="008A5F0F" w:rsidRPr="001245B7" w:rsidRDefault="008A5F0F" w:rsidP="008A5F0F">
            <w:pPr>
              <w:spacing w:after="0" w:line="240" w:lineRule="auto"/>
              <w:jc w:val="center"/>
              <w:rPr>
                <w:rFonts w:asciiTheme="majorBidi" w:hAnsiTheme="majorBidi" w:cstheme="majorBidi"/>
                <w:sz w:val="18"/>
                <w:szCs w:val="18"/>
              </w:rPr>
            </w:pPr>
          </w:p>
        </w:tc>
        <w:tc>
          <w:tcPr>
            <w:tcW w:w="688" w:type="pct"/>
            <w:vAlign w:val="center"/>
            <w:tcPrChange w:id="1184" w:author="Dahal, Kajol" w:date="2025-12-02T11:58:00Z">
              <w:tcPr>
                <w:tcW w:w="688" w:type="pct"/>
                <w:vAlign w:val="center"/>
              </w:tcPr>
            </w:tcPrChange>
          </w:tcPr>
          <w:p w14:paraId="4AB453CD" w14:textId="688F514D" w:rsidR="008A5F0F" w:rsidRPr="001245B7" w:rsidRDefault="008A5F0F" w:rsidP="008A5F0F">
            <w:pPr>
              <w:spacing w:after="0" w:line="240" w:lineRule="auto"/>
              <w:jc w:val="center"/>
              <w:rPr>
                <w:rFonts w:asciiTheme="majorBidi" w:hAnsiTheme="majorBidi" w:cstheme="majorBidi"/>
                <w:sz w:val="18"/>
                <w:szCs w:val="18"/>
              </w:rPr>
            </w:pPr>
          </w:p>
        </w:tc>
        <w:tc>
          <w:tcPr>
            <w:tcW w:w="397" w:type="pct"/>
            <w:vAlign w:val="center"/>
            <w:tcPrChange w:id="1185" w:author="Dahal, Kajol" w:date="2025-12-02T11:58:00Z">
              <w:tcPr>
                <w:tcW w:w="397" w:type="pct"/>
                <w:gridSpan w:val="2"/>
                <w:vAlign w:val="center"/>
              </w:tcPr>
            </w:tcPrChange>
          </w:tcPr>
          <w:p w14:paraId="02FFAAEE" w14:textId="5D2EECAF" w:rsidR="008A5F0F" w:rsidRPr="001245B7" w:rsidRDefault="008A5F0F" w:rsidP="008A5F0F">
            <w:pPr>
              <w:spacing w:after="0" w:line="240" w:lineRule="auto"/>
              <w:jc w:val="center"/>
              <w:rPr>
                <w:rFonts w:asciiTheme="majorBidi" w:hAnsiTheme="majorBidi" w:cstheme="majorBidi"/>
                <w:sz w:val="18"/>
                <w:szCs w:val="18"/>
              </w:rPr>
            </w:pPr>
          </w:p>
        </w:tc>
        <w:tc>
          <w:tcPr>
            <w:tcW w:w="322" w:type="pct"/>
            <w:vAlign w:val="center"/>
            <w:tcPrChange w:id="1186" w:author="Dahal, Kajol" w:date="2025-12-02T11:58:00Z">
              <w:tcPr>
                <w:tcW w:w="322" w:type="pct"/>
                <w:vAlign w:val="center"/>
              </w:tcPr>
            </w:tcPrChange>
          </w:tcPr>
          <w:p w14:paraId="254D1C91" w14:textId="6C3ADD1F" w:rsidR="008A5F0F" w:rsidRPr="001245B7" w:rsidRDefault="008A5F0F" w:rsidP="008A5F0F">
            <w:pPr>
              <w:spacing w:after="0" w:line="240" w:lineRule="auto"/>
              <w:jc w:val="center"/>
              <w:rPr>
                <w:rFonts w:asciiTheme="majorBidi" w:hAnsiTheme="majorBidi" w:cstheme="majorBidi"/>
                <w:sz w:val="18"/>
                <w:szCs w:val="18"/>
              </w:rPr>
            </w:pPr>
          </w:p>
        </w:tc>
        <w:tc>
          <w:tcPr>
            <w:tcW w:w="679" w:type="pct"/>
            <w:vAlign w:val="center"/>
            <w:tcPrChange w:id="1187" w:author="Dahal, Kajol" w:date="2025-12-02T11:58:00Z">
              <w:tcPr>
                <w:tcW w:w="679" w:type="pct"/>
                <w:vAlign w:val="center"/>
              </w:tcPr>
            </w:tcPrChange>
          </w:tcPr>
          <w:p w14:paraId="1A4DB1AF" w14:textId="2941EF84" w:rsidR="008A5F0F" w:rsidRPr="001245B7" w:rsidRDefault="008A5F0F" w:rsidP="008A5F0F">
            <w:pPr>
              <w:spacing w:after="0" w:line="240" w:lineRule="auto"/>
              <w:jc w:val="center"/>
              <w:rPr>
                <w:rFonts w:asciiTheme="majorBidi" w:hAnsiTheme="majorBidi" w:cstheme="majorBidi"/>
                <w:sz w:val="18"/>
                <w:szCs w:val="18"/>
              </w:rPr>
            </w:pPr>
          </w:p>
        </w:tc>
        <w:tc>
          <w:tcPr>
            <w:tcW w:w="386" w:type="pct"/>
            <w:vAlign w:val="center"/>
            <w:tcPrChange w:id="1188" w:author="Dahal, Kajol" w:date="2025-12-02T11:58:00Z">
              <w:tcPr>
                <w:tcW w:w="386" w:type="pct"/>
                <w:gridSpan w:val="2"/>
                <w:vAlign w:val="center"/>
              </w:tcPr>
            </w:tcPrChange>
          </w:tcPr>
          <w:p w14:paraId="31A64A3C" w14:textId="618E5B2A" w:rsidR="008A5F0F" w:rsidRPr="001245B7" w:rsidRDefault="008A5F0F" w:rsidP="008A5F0F">
            <w:pPr>
              <w:spacing w:after="0" w:line="240" w:lineRule="auto"/>
              <w:jc w:val="center"/>
              <w:rPr>
                <w:rFonts w:asciiTheme="majorBidi" w:hAnsiTheme="majorBidi" w:cstheme="majorBidi"/>
                <w:sz w:val="18"/>
                <w:szCs w:val="18"/>
              </w:rPr>
            </w:pPr>
          </w:p>
        </w:tc>
        <w:tc>
          <w:tcPr>
            <w:tcW w:w="323" w:type="pct"/>
            <w:vAlign w:val="center"/>
            <w:tcPrChange w:id="1189" w:author="Dahal, Kajol" w:date="2025-12-02T11:58:00Z">
              <w:tcPr>
                <w:tcW w:w="323" w:type="pct"/>
                <w:vAlign w:val="center"/>
              </w:tcPr>
            </w:tcPrChange>
          </w:tcPr>
          <w:p w14:paraId="537ABA76" w14:textId="2D4C4DA6" w:rsidR="008A5F0F" w:rsidRPr="001245B7" w:rsidRDefault="008A5F0F" w:rsidP="008A5F0F">
            <w:pPr>
              <w:spacing w:after="0" w:line="240" w:lineRule="auto"/>
              <w:jc w:val="center"/>
              <w:rPr>
                <w:rFonts w:asciiTheme="majorBidi" w:hAnsiTheme="majorBidi" w:cstheme="majorBidi"/>
                <w:sz w:val="18"/>
                <w:szCs w:val="18"/>
              </w:rPr>
            </w:pPr>
          </w:p>
        </w:tc>
        <w:tc>
          <w:tcPr>
            <w:tcW w:w="689" w:type="pct"/>
            <w:vAlign w:val="center"/>
            <w:tcPrChange w:id="1190" w:author="Dahal, Kajol" w:date="2025-12-02T11:58:00Z">
              <w:tcPr>
                <w:tcW w:w="689" w:type="pct"/>
                <w:vAlign w:val="center"/>
              </w:tcPr>
            </w:tcPrChange>
          </w:tcPr>
          <w:p w14:paraId="26501277" w14:textId="634BA8A7" w:rsidR="008A5F0F" w:rsidRPr="001245B7" w:rsidRDefault="008A5F0F" w:rsidP="008A5F0F">
            <w:pPr>
              <w:spacing w:after="0" w:line="240" w:lineRule="auto"/>
              <w:jc w:val="center"/>
              <w:rPr>
                <w:rFonts w:asciiTheme="majorBidi" w:hAnsiTheme="majorBidi" w:cstheme="majorBidi"/>
                <w:sz w:val="18"/>
                <w:szCs w:val="18"/>
              </w:rPr>
            </w:pPr>
          </w:p>
        </w:tc>
        <w:tc>
          <w:tcPr>
            <w:tcW w:w="456" w:type="pct"/>
            <w:vAlign w:val="center"/>
            <w:tcPrChange w:id="1191" w:author="Dahal, Kajol" w:date="2025-12-02T11:58:00Z">
              <w:tcPr>
                <w:tcW w:w="458" w:type="pct"/>
                <w:gridSpan w:val="2"/>
                <w:vAlign w:val="center"/>
              </w:tcPr>
            </w:tcPrChange>
          </w:tcPr>
          <w:p w14:paraId="68E131A6" w14:textId="6891F637" w:rsidR="008A5F0F" w:rsidRPr="001245B7" w:rsidRDefault="008A5F0F" w:rsidP="008A5F0F">
            <w:pPr>
              <w:spacing w:after="0" w:line="240" w:lineRule="auto"/>
              <w:jc w:val="center"/>
              <w:rPr>
                <w:rFonts w:asciiTheme="majorBidi" w:hAnsiTheme="majorBidi" w:cstheme="majorBidi"/>
                <w:sz w:val="18"/>
                <w:szCs w:val="18"/>
              </w:rPr>
            </w:pPr>
          </w:p>
        </w:tc>
      </w:tr>
      <w:tr w:rsidR="008A5F0F" w:rsidRPr="00A12542" w14:paraId="0F63168C" w14:textId="6604994A" w:rsidTr="00B47D9B">
        <w:trPr>
          <w:trHeight w:val="20"/>
          <w:trPrChange w:id="1192" w:author="Dahal, Kajol" w:date="2025-12-02T11:58:00Z">
            <w:trPr>
              <w:gridBefore w:val="1"/>
              <w:trHeight w:val="20"/>
            </w:trPr>
          </w:trPrChange>
        </w:trPr>
        <w:tc>
          <w:tcPr>
            <w:tcW w:w="738" w:type="pct"/>
            <w:vAlign w:val="center"/>
            <w:hideMark/>
            <w:tcPrChange w:id="1193" w:author="Dahal, Kajol" w:date="2025-12-02T11:58:00Z">
              <w:tcPr>
                <w:tcW w:w="738" w:type="pct"/>
                <w:gridSpan w:val="2"/>
                <w:vAlign w:val="center"/>
                <w:hideMark/>
              </w:tcPr>
            </w:tcPrChange>
          </w:tcPr>
          <w:p w14:paraId="10871C27" w14:textId="2EB0CF1B" w:rsidR="008A5F0F" w:rsidRPr="00A12542" w:rsidRDefault="008A5F0F" w:rsidP="008A5F0F">
            <w:pPr>
              <w:spacing w:after="0" w:line="240" w:lineRule="auto"/>
              <w:rPr>
                <w:rFonts w:asciiTheme="majorBidi" w:eastAsia="Times New Roman" w:hAnsiTheme="majorBidi" w:cstheme="majorBidi"/>
                <w:kern w:val="0"/>
                <w:sz w:val="16"/>
                <w:szCs w:val="16"/>
                <w14:ligatures w14:val="none"/>
              </w:rPr>
            </w:pPr>
            <w:r w:rsidRPr="00A12542">
              <w:rPr>
                <w:rFonts w:asciiTheme="majorBidi" w:eastAsia="Times New Roman" w:hAnsiTheme="majorBidi" w:cstheme="majorBidi"/>
                <w:kern w:val="0"/>
                <w:sz w:val="16"/>
                <w:szCs w:val="16"/>
                <w14:ligatures w14:val="none"/>
              </w:rPr>
              <w:t>Basic</w:t>
            </w:r>
          </w:p>
        </w:tc>
        <w:tc>
          <w:tcPr>
            <w:tcW w:w="322" w:type="pct"/>
            <w:vAlign w:val="center"/>
            <w:tcPrChange w:id="1194" w:author="Dahal, Kajol" w:date="2025-12-02T11:58:00Z">
              <w:tcPr>
                <w:tcW w:w="322" w:type="pct"/>
                <w:vAlign w:val="center"/>
              </w:tcPr>
            </w:tcPrChange>
          </w:tcPr>
          <w:p w14:paraId="2A4FD072" w14:textId="2C3B0BA8"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0.87</w:t>
            </w:r>
          </w:p>
        </w:tc>
        <w:tc>
          <w:tcPr>
            <w:tcW w:w="688" w:type="pct"/>
            <w:vAlign w:val="center"/>
            <w:tcPrChange w:id="1195" w:author="Dahal, Kajol" w:date="2025-12-02T11:58:00Z">
              <w:tcPr>
                <w:tcW w:w="688" w:type="pct"/>
                <w:vAlign w:val="center"/>
              </w:tcPr>
            </w:tcPrChange>
          </w:tcPr>
          <w:p w14:paraId="52FC7BCE" w14:textId="08E2407E"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0.60 – 1.27</w:t>
            </w:r>
          </w:p>
        </w:tc>
        <w:tc>
          <w:tcPr>
            <w:tcW w:w="397" w:type="pct"/>
            <w:vAlign w:val="center"/>
            <w:tcPrChange w:id="1196" w:author="Dahal, Kajol" w:date="2025-12-02T11:58:00Z">
              <w:tcPr>
                <w:tcW w:w="397" w:type="pct"/>
                <w:gridSpan w:val="2"/>
                <w:vAlign w:val="center"/>
              </w:tcPr>
            </w:tcPrChange>
          </w:tcPr>
          <w:p w14:paraId="3B26783C" w14:textId="6AD0C896"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0.473</w:t>
            </w:r>
          </w:p>
        </w:tc>
        <w:tc>
          <w:tcPr>
            <w:tcW w:w="322" w:type="pct"/>
            <w:vAlign w:val="center"/>
            <w:tcPrChange w:id="1197" w:author="Dahal, Kajol" w:date="2025-12-02T11:58:00Z">
              <w:tcPr>
                <w:tcW w:w="322" w:type="pct"/>
                <w:vAlign w:val="center"/>
              </w:tcPr>
            </w:tcPrChange>
          </w:tcPr>
          <w:p w14:paraId="69D18DBE" w14:textId="66ABFFC7"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w:t>
            </w:r>
            <w:r>
              <w:rPr>
                <w:rFonts w:asciiTheme="majorBidi" w:hAnsiTheme="majorBidi" w:cstheme="majorBidi"/>
                <w:sz w:val="18"/>
                <w:szCs w:val="18"/>
              </w:rPr>
              <w:t>.00</w:t>
            </w:r>
          </w:p>
        </w:tc>
        <w:tc>
          <w:tcPr>
            <w:tcW w:w="679" w:type="pct"/>
            <w:vAlign w:val="center"/>
            <w:tcPrChange w:id="1198" w:author="Dahal, Kajol" w:date="2025-12-02T11:58:00Z">
              <w:tcPr>
                <w:tcW w:w="679" w:type="pct"/>
                <w:vAlign w:val="center"/>
              </w:tcPr>
            </w:tcPrChange>
          </w:tcPr>
          <w:p w14:paraId="2737A08B" w14:textId="30B7647B"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0.67 – 1.49</w:t>
            </w:r>
          </w:p>
        </w:tc>
        <w:tc>
          <w:tcPr>
            <w:tcW w:w="386" w:type="pct"/>
            <w:vAlign w:val="center"/>
            <w:tcPrChange w:id="1199" w:author="Dahal, Kajol" w:date="2025-12-02T11:58:00Z">
              <w:tcPr>
                <w:tcW w:w="386" w:type="pct"/>
                <w:gridSpan w:val="2"/>
                <w:vAlign w:val="center"/>
              </w:tcPr>
            </w:tcPrChange>
          </w:tcPr>
          <w:p w14:paraId="1C16CB44" w14:textId="06968646"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0.996</w:t>
            </w:r>
          </w:p>
        </w:tc>
        <w:tc>
          <w:tcPr>
            <w:tcW w:w="323" w:type="pct"/>
            <w:vAlign w:val="center"/>
            <w:tcPrChange w:id="1200" w:author="Dahal, Kajol" w:date="2025-12-02T11:58:00Z">
              <w:tcPr>
                <w:tcW w:w="323" w:type="pct"/>
                <w:vAlign w:val="center"/>
              </w:tcPr>
            </w:tcPrChange>
          </w:tcPr>
          <w:p w14:paraId="38FB37DA" w14:textId="57A9D8C3"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0.7</w:t>
            </w:r>
            <w:r>
              <w:rPr>
                <w:rFonts w:asciiTheme="majorBidi" w:hAnsiTheme="majorBidi" w:cstheme="majorBidi"/>
                <w:sz w:val="18"/>
                <w:szCs w:val="18"/>
              </w:rPr>
              <w:t>0</w:t>
            </w:r>
          </w:p>
        </w:tc>
        <w:tc>
          <w:tcPr>
            <w:tcW w:w="689" w:type="pct"/>
            <w:vAlign w:val="center"/>
            <w:tcPrChange w:id="1201" w:author="Dahal, Kajol" w:date="2025-12-02T11:58:00Z">
              <w:tcPr>
                <w:tcW w:w="689" w:type="pct"/>
                <w:vAlign w:val="center"/>
              </w:tcPr>
            </w:tcPrChange>
          </w:tcPr>
          <w:p w14:paraId="5979A14B" w14:textId="4D6A2581"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0.46 – 1.06</w:t>
            </w:r>
          </w:p>
        </w:tc>
        <w:tc>
          <w:tcPr>
            <w:tcW w:w="456" w:type="pct"/>
            <w:vAlign w:val="center"/>
            <w:tcPrChange w:id="1202" w:author="Dahal, Kajol" w:date="2025-12-02T11:58:00Z">
              <w:tcPr>
                <w:tcW w:w="458" w:type="pct"/>
                <w:gridSpan w:val="2"/>
                <w:vAlign w:val="center"/>
              </w:tcPr>
            </w:tcPrChange>
          </w:tcPr>
          <w:p w14:paraId="2A2DAC4A" w14:textId="7C2DA5D8"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0.094</w:t>
            </w:r>
          </w:p>
        </w:tc>
      </w:tr>
      <w:tr w:rsidR="008A5F0F" w:rsidRPr="00A12542" w14:paraId="0F03518C" w14:textId="60CECAD8" w:rsidTr="00B47D9B">
        <w:trPr>
          <w:trHeight w:val="20"/>
          <w:trPrChange w:id="1203" w:author="Dahal, Kajol" w:date="2025-12-02T11:58:00Z">
            <w:trPr>
              <w:gridBefore w:val="1"/>
              <w:trHeight w:val="20"/>
            </w:trPr>
          </w:trPrChange>
        </w:trPr>
        <w:tc>
          <w:tcPr>
            <w:tcW w:w="738" w:type="pct"/>
            <w:vAlign w:val="center"/>
            <w:hideMark/>
            <w:tcPrChange w:id="1204" w:author="Dahal, Kajol" w:date="2025-12-02T11:58:00Z">
              <w:tcPr>
                <w:tcW w:w="738" w:type="pct"/>
                <w:gridSpan w:val="2"/>
                <w:vAlign w:val="center"/>
                <w:hideMark/>
              </w:tcPr>
            </w:tcPrChange>
          </w:tcPr>
          <w:p w14:paraId="6764A6CA" w14:textId="052C2976" w:rsidR="008A5F0F" w:rsidRPr="00A12542" w:rsidRDefault="008A5F0F" w:rsidP="008A5F0F">
            <w:pPr>
              <w:spacing w:after="0" w:line="240" w:lineRule="auto"/>
              <w:rPr>
                <w:rFonts w:asciiTheme="majorBidi" w:eastAsia="Times New Roman" w:hAnsiTheme="majorBidi" w:cstheme="majorBidi"/>
                <w:kern w:val="0"/>
                <w:sz w:val="16"/>
                <w:szCs w:val="16"/>
                <w14:ligatures w14:val="none"/>
              </w:rPr>
            </w:pPr>
            <w:r w:rsidRPr="00A12542">
              <w:rPr>
                <w:rFonts w:asciiTheme="majorBidi" w:eastAsia="Times New Roman" w:hAnsiTheme="majorBidi" w:cstheme="majorBidi"/>
                <w:kern w:val="0"/>
                <w:sz w:val="16"/>
                <w:szCs w:val="16"/>
                <w14:ligatures w14:val="none"/>
              </w:rPr>
              <w:t>Secondary and</w:t>
            </w:r>
            <w:r>
              <w:rPr>
                <w:rFonts w:asciiTheme="majorBidi" w:eastAsia="Times New Roman" w:hAnsiTheme="majorBidi" w:cstheme="majorBidi"/>
                <w:kern w:val="0"/>
                <w:sz w:val="16"/>
                <w:szCs w:val="16"/>
                <w14:ligatures w14:val="none"/>
              </w:rPr>
              <w:t xml:space="preserve"> higher</w:t>
            </w:r>
          </w:p>
        </w:tc>
        <w:tc>
          <w:tcPr>
            <w:tcW w:w="322" w:type="pct"/>
            <w:vAlign w:val="center"/>
            <w:tcPrChange w:id="1205" w:author="Dahal, Kajol" w:date="2025-12-02T11:58:00Z">
              <w:tcPr>
                <w:tcW w:w="322" w:type="pct"/>
                <w:vAlign w:val="center"/>
              </w:tcPr>
            </w:tcPrChange>
          </w:tcPr>
          <w:p w14:paraId="1B5F7A7D" w14:textId="7E404374"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1.02</w:t>
            </w:r>
          </w:p>
        </w:tc>
        <w:tc>
          <w:tcPr>
            <w:tcW w:w="688" w:type="pct"/>
            <w:vAlign w:val="center"/>
            <w:tcPrChange w:id="1206" w:author="Dahal, Kajol" w:date="2025-12-02T11:58:00Z">
              <w:tcPr>
                <w:tcW w:w="688" w:type="pct"/>
                <w:vAlign w:val="center"/>
              </w:tcPr>
            </w:tcPrChange>
          </w:tcPr>
          <w:p w14:paraId="38EABE7D" w14:textId="2CDCF8C8"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0.67 – 1.56</w:t>
            </w:r>
          </w:p>
        </w:tc>
        <w:tc>
          <w:tcPr>
            <w:tcW w:w="397" w:type="pct"/>
            <w:vAlign w:val="center"/>
            <w:tcPrChange w:id="1207" w:author="Dahal, Kajol" w:date="2025-12-02T11:58:00Z">
              <w:tcPr>
                <w:tcW w:w="397" w:type="pct"/>
                <w:gridSpan w:val="2"/>
                <w:vAlign w:val="center"/>
              </w:tcPr>
            </w:tcPrChange>
          </w:tcPr>
          <w:p w14:paraId="209A9A47" w14:textId="3440EDDC"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0.923</w:t>
            </w:r>
          </w:p>
        </w:tc>
        <w:tc>
          <w:tcPr>
            <w:tcW w:w="322" w:type="pct"/>
            <w:vAlign w:val="center"/>
            <w:tcPrChange w:id="1208" w:author="Dahal, Kajol" w:date="2025-12-02T11:58:00Z">
              <w:tcPr>
                <w:tcW w:w="322" w:type="pct"/>
                <w:vAlign w:val="center"/>
              </w:tcPr>
            </w:tcPrChange>
          </w:tcPr>
          <w:p w14:paraId="31F4DEC8" w14:textId="39F1DA04"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0.87</w:t>
            </w:r>
          </w:p>
        </w:tc>
        <w:tc>
          <w:tcPr>
            <w:tcW w:w="679" w:type="pct"/>
            <w:vAlign w:val="center"/>
            <w:tcPrChange w:id="1209" w:author="Dahal, Kajol" w:date="2025-12-02T11:58:00Z">
              <w:tcPr>
                <w:tcW w:w="679" w:type="pct"/>
                <w:vAlign w:val="center"/>
              </w:tcPr>
            </w:tcPrChange>
          </w:tcPr>
          <w:p w14:paraId="1A136B76" w14:textId="78E99406"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0.54 – 1.38</w:t>
            </w:r>
          </w:p>
        </w:tc>
        <w:tc>
          <w:tcPr>
            <w:tcW w:w="386" w:type="pct"/>
            <w:vAlign w:val="center"/>
            <w:tcPrChange w:id="1210" w:author="Dahal, Kajol" w:date="2025-12-02T11:58:00Z">
              <w:tcPr>
                <w:tcW w:w="386" w:type="pct"/>
                <w:gridSpan w:val="2"/>
                <w:vAlign w:val="center"/>
              </w:tcPr>
            </w:tcPrChange>
          </w:tcPr>
          <w:p w14:paraId="760E484F" w14:textId="33E09ADF"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0.543</w:t>
            </w:r>
          </w:p>
        </w:tc>
        <w:tc>
          <w:tcPr>
            <w:tcW w:w="323" w:type="pct"/>
            <w:vAlign w:val="center"/>
            <w:tcPrChange w:id="1211" w:author="Dahal, Kajol" w:date="2025-12-02T11:58:00Z">
              <w:tcPr>
                <w:tcW w:w="323" w:type="pct"/>
                <w:vAlign w:val="center"/>
              </w:tcPr>
            </w:tcPrChange>
          </w:tcPr>
          <w:p w14:paraId="53E75260" w14:textId="4AA23E0B"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0.52</w:t>
            </w:r>
          </w:p>
        </w:tc>
        <w:tc>
          <w:tcPr>
            <w:tcW w:w="689" w:type="pct"/>
            <w:vAlign w:val="center"/>
            <w:tcPrChange w:id="1212" w:author="Dahal, Kajol" w:date="2025-12-02T11:58:00Z">
              <w:tcPr>
                <w:tcW w:w="689" w:type="pct"/>
                <w:vAlign w:val="center"/>
              </w:tcPr>
            </w:tcPrChange>
          </w:tcPr>
          <w:p w14:paraId="7848A026" w14:textId="307EB153"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0.32 – 0.86</w:t>
            </w:r>
          </w:p>
        </w:tc>
        <w:tc>
          <w:tcPr>
            <w:tcW w:w="456" w:type="pct"/>
            <w:vAlign w:val="center"/>
            <w:tcPrChange w:id="1213" w:author="Dahal, Kajol" w:date="2025-12-02T11:58:00Z">
              <w:tcPr>
                <w:tcW w:w="458" w:type="pct"/>
                <w:gridSpan w:val="2"/>
                <w:vAlign w:val="center"/>
              </w:tcPr>
            </w:tcPrChange>
          </w:tcPr>
          <w:p w14:paraId="1534D049" w14:textId="0765901A"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0.01</w:t>
            </w:r>
            <w:r>
              <w:rPr>
                <w:rFonts w:asciiTheme="majorBidi" w:hAnsiTheme="majorBidi" w:cstheme="majorBidi"/>
                <w:sz w:val="18"/>
                <w:szCs w:val="18"/>
              </w:rPr>
              <w:t>0</w:t>
            </w:r>
          </w:p>
        </w:tc>
      </w:tr>
      <w:tr w:rsidR="00301C32" w:rsidRPr="00A12542" w14:paraId="22E8F351" w14:textId="4C385484" w:rsidTr="00B47D9B">
        <w:trPr>
          <w:trHeight w:val="20"/>
          <w:trPrChange w:id="1214" w:author="Dahal, Kajol" w:date="2025-12-02T11:58:00Z">
            <w:trPr>
              <w:gridBefore w:val="1"/>
              <w:trHeight w:val="20"/>
            </w:trPr>
          </w:trPrChange>
        </w:trPr>
        <w:tc>
          <w:tcPr>
            <w:tcW w:w="738" w:type="pct"/>
            <w:vAlign w:val="center"/>
            <w:hideMark/>
            <w:tcPrChange w:id="1215" w:author="Dahal, Kajol" w:date="2025-12-02T11:58:00Z">
              <w:tcPr>
                <w:tcW w:w="738" w:type="pct"/>
                <w:gridSpan w:val="2"/>
                <w:vAlign w:val="center"/>
                <w:hideMark/>
              </w:tcPr>
            </w:tcPrChange>
          </w:tcPr>
          <w:p w14:paraId="6F60C0BE" w14:textId="5512C03D" w:rsidR="008A5F0F" w:rsidRPr="00A12542" w:rsidRDefault="008A5F0F" w:rsidP="008A5F0F">
            <w:pPr>
              <w:spacing w:after="0" w:line="240" w:lineRule="auto"/>
              <w:rPr>
                <w:rFonts w:asciiTheme="majorBidi" w:eastAsia="Times New Roman" w:hAnsiTheme="majorBidi" w:cstheme="majorBidi"/>
                <w:kern w:val="0"/>
                <w:sz w:val="16"/>
                <w:szCs w:val="16"/>
                <w14:ligatures w14:val="none"/>
              </w:rPr>
            </w:pPr>
            <w:r w:rsidRPr="00A12542">
              <w:rPr>
                <w:rFonts w:asciiTheme="majorBidi" w:eastAsia="Times New Roman" w:hAnsiTheme="majorBidi" w:cstheme="majorBidi"/>
                <w:b/>
                <w:bCs/>
                <w:kern w:val="0"/>
                <w:sz w:val="16"/>
                <w:szCs w:val="16"/>
                <w14:ligatures w14:val="none"/>
              </w:rPr>
              <w:t>Participation in HH decision</w:t>
            </w:r>
            <w:r w:rsidRPr="00A12542">
              <w:rPr>
                <w:rFonts w:asciiTheme="majorBidi" w:eastAsia="Times New Roman" w:hAnsiTheme="majorBidi" w:cstheme="majorBidi"/>
                <w:kern w:val="0"/>
                <w:sz w:val="16"/>
                <w:szCs w:val="16"/>
                <w14:ligatures w14:val="none"/>
              </w:rPr>
              <w:t xml:space="preserve"> </w:t>
            </w:r>
            <w:r w:rsidRPr="00A12542">
              <w:rPr>
                <w:rFonts w:asciiTheme="majorBidi" w:eastAsia="Times New Roman" w:hAnsiTheme="majorBidi" w:cstheme="majorBidi"/>
                <w:i/>
                <w:iCs/>
                <w:kern w:val="0"/>
                <w:sz w:val="16"/>
                <w:szCs w:val="16"/>
                <w14:ligatures w14:val="none"/>
              </w:rPr>
              <w:t>(ref: non</w:t>
            </w:r>
            <w:r>
              <w:rPr>
                <w:rFonts w:asciiTheme="majorBidi" w:eastAsia="Times New Roman" w:hAnsiTheme="majorBidi" w:cstheme="majorBidi"/>
                <w:i/>
                <w:iCs/>
                <w:kern w:val="0"/>
                <w:sz w:val="16"/>
                <w:szCs w:val="16"/>
                <w14:ligatures w14:val="none"/>
              </w:rPr>
              <w:t>participation</w:t>
            </w:r>
            <w:r w:rsidRPr="00A12542">
              <w:rPr>
                <w:rFonts w:asciiTheme="majorBidi" w:eastAsia="Times New Roman" w:hAnsiTheme="majorBidi" w:cstheme="majorBidi"/>
                <w:i/>
                <w:iCs/>
                <w:kern w:val="0"/>
                <w:sz w:val="16"/>
                <w:szCs w:val="16"/>
                <w14:ligatures w14:val="none"/>
              </w:rPr>
              <w:t>)</w:t>
            </w:r>
          </w:p>
        </w:tc>
        <w:tc>
          <w:tcPr>
            <w:tcW w:w="322" w:type="pct"/>
            <w:vAlign w:val="center"/>
            <w:tcPrChange w:id="1216" w:author="Dahal, Kajol" w:date="2025-12-02T11:58:00Z">
              <w:tcPr>
                <w:tcW w:w="322" w:type="pct"/>
                <w:vAlign w:val="center"/>
              </w:tcPr>
            </w:tcPrChange>
          </w:tcPr>
          <w:p w14:paraId="6DCF3301" w14:textId="5E55EBD7"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0.69</w:t>
            </w:r>
          </w:p>
        </w:tc>
        <w:tc>
          <w:tcPr>
            <w:tcW w:w="688" w:type="pct"/>
            <w:vAlign w:val="center"/>
            <w:tcPrChange w:id="1217" w:author="Dahal, Kajol" w:date="2025-12-02T11:58:00Z">
              <w:tcPr>
                <w:tcW w:w="688" w:type="pct"/>
                <w:vAlign w:val="center"/>
              </w:tcPr>
            </w:tcPrChange>
          </w:tcPr>
          <w:p w14:paraId="40E4A27A" w14:textId="56F7601E"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0.51 – 0.93</w:t>
            </w:r>
          </w:p>
        </w:tc>
        <w:tc>
          <w:tcPr>
            <w:tcW w:w="397" w:type="pct"/>
            <w:vAlign w:val="center"/>
            <w:tcPrChange w:id="1218" w:author="Dahal, Kajol" w:date="2025-12-02T11:58:00Z">
              <w:tcPr>
                <w:tcW w:w="397" w:type="pct"/>
                <w:gridSpan w:val="2"/>
                <w:vAlign w:val="center"/>
              </w:tcPr>
            </w:tcPrChange>
          </w:tcPr>
          <w:p w14:paraId="1E39F891" w14:textId="6B2F3AC2"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0.016</w:t>
            </w:r>
          </w:p>
        </w:tc>
        <w:tc>
          <w:tcPr>
            <w:tcW w:w="322" w:type="pct"/>
            <w:vAlign w:val="center"/>
            <w:tcPrChange w:id="1219" w:author="Dahal, Kajol" w:date="2025-12-02T11:58:00Z">
              <w:tcPr>
                <w:tcW w:w="322" w:type="pct"/>
                <w:vAlign w:val="center"/>
              </w:tcPr>
            </w:tcPrChange>
          </w:tcPr>
          <w:p w14:paraId="232D1E48" w14:textId="0DEE18D8"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0.73</w:t>
            </w:r>
          </w:p>
        </w:tc>
        <w:tc>
          <w:tcPr>
            <w:tcW w:w="679" w:type="pct"/>
            <w:vAlign w:val="center"/>
            <w:tcPrChange w:id="1220" w:author="Dahal, Kajol" w:date="2025-12-02T11:58:00Z">
              <w:tcPr>
                <w:tcW w:w="679" w:type="pct"/>
                <w:vAlign w:val="center"/>
              </w:tcPr>
            </w:tcPrChange>
          </w:tcPr>
          <w:p w14:paraId="14EF8414" w14:textId="7112CCDA"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0.52 – 1.02</w:t>
            </w:r>
          </w:p>
        </w:tc>
        <w:tc>
          <w:tcPr>
            <w:tcW w:w="386" w:type="pct"/>
            <w:vAlign w:val="center"/>
            <w:tcPrChange w:id="1221" w:author="Dahal, Kajol" w:date="2025-12-02T11:58:00Z">
              <w:tcPr>
                <w:tcW w:w="386" w:type="pct"/>
                <w:gridSpan w:val="2"/>
                <w:vAlign w:val="center"/>
              </w:tcPr>
            </w:tcPrChange>
          </w:tcPr>
          <w:p w14:paraId="43AAB787" w14:textId="7949BDA7"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0.064</w:t>
            </w:r>
          </w:p>
        </w:tc>
        <w:tc>
          <w:tcPr>
            <w:tcW w:w="323" w:type="pct"/>
            <w:vAlign w:val="center"/>
            <w:tcPrChange w:id="1222" w:author="Dahal, Kajol" w:date="2025-12-02T11:58:00Z">
              <w:tcPr>
                <w:tcW w:w="323" w:type="pct"/>
                <w:vAlign w:val="center"/>
              </w:tcPr>
            </w:tcPrChange>
          </w:tcPr>
          <w:p w14:paraId="4C05213D" w14:textId="1CFDB69E"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0.66</w:t>
            </w:r>
          </w:p>
        </w:tc>
        <w:tc>
          <w:tcPr>
            <w:tcW w:w="689" w:type="pct"/>
            <w:vAlign w:val="center"/>
            <w:tcPrChange w:id="1223" w:author="Dahal, Kajol" w:date="2025-12-02T11:58:00Z">
              <w:tcPr>
                <w:tcW w:w="689" w:type="pct"/>
                <w:vAlign w:val="center"/>
              </w:tcPr>
            </w:tcPrChange>
          </w:tcPr>
          <w:p w14:paraId="280F2558" w14:textId="186F7F19"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0.47 – 0.94</w:t>
            </w:r>
          </w:p>
        </w:tc>
        <w:tc>
          <w:tcPr>
            <w:tcW w:w="456" w:type="pct"/>
            <w:vAlign w:val="center"/>
            <w:tcPrChange w:id="1224" w:author="Dahal, Kajol" w:date="2025-12-02T11:58:00Z">
              <w:tcPr>
                <w:tcW w:w="458" w:type="pct"/>
                <w:gridSpan w:val="2"/>
                <w:vAlign w:val="center"/>
              </w:tcPr>
            </w:tcPrChange>
          </w:tcPr>
          <w:p w14:paraId="68186F31" w14:textId="086BA42C"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0.02</w:t>
            </w:r>
          </w:p>
        </w:tc>
      </w:tr>
      <w:tr w:rsidR="00301C32" w:rsidRPr="00A12542" w14:paraId="1EDFC788" w14:textId="6157ACAD" w:rsidTr="00B47D9B">
        <w:trPr>
          <w:trHeight w:val="20"/>
          <w:trPrChange w:id="1225" w:author="Dahal, Kajol" w:date="2025-12-02T11:58:00Z">
            <w:trPr>
              <w:gridBefore w:val="1"/>
              <w:trHeight w:val="20"/>
            </w:trPr>
          </w:trPrChange>
        </w:trPr>
        <w:tc>
          <w:tcPr>
            <w:tcW w:w="738" w:type="pct"/>
            <w:vAlign w:val="center"/>
            <w:hideMark/>
            <w:tcPrChange w:id="1226" w:author="Dahal, Kajol" w:date="2025-12-02T11:58:00Z">
              <w:tcPr>
                <w:tcW w:w="738" w:type="pct"/>
                <w:gridSpan w:val="2"/>
                <w:vAlign w:val="center"/>
                <w:hideMark/>
              </w:tcPr>
            </w:tcPrChange>
          </w:tcPr>
          <w:p w14:paraId="3A7375E0" w14:textId="2485E768" w:rsidR="008A5F0F" w:rsidRPr="00A12542" w:rsidRDefault="00924ADA" w:rsidP="008A5F0F">
            <w:pPr>
              <w:spacing w:after="0" w:line="240" w:lineRule="auto"/>
              <w:rPr>
                <w:rFonts w:asciiTheme="majorBidi" w:eastAsia="Times New Roman" w:hAnsiTheme="majorBidi" w:cstheme="majorBidi"/>
                <w:kern w:val="0"/>
                <w:sz w:val="16"/>
                <w:szCs w:val="16"/>
                <w14:ligatures w14:val="none"/>
              </w:rPr>
            </w:pPr>
            <w:r>
              <w:rPr>
                <w:rFonts w:asciiTheme="majorBidi" w:eastAsia="Times New Roman" w:hAnsiTheme="majorBidi" w:cstheme="majorBidi"/>
                <w:b/>
                <w:bCs/>
                <w:kern w:val="0"/>
                <w:sz w:val="16"/>
                <w:szCs w:val="16"/>
                <w14:ligatures w14:val="none"/>
              </w:rPr>
              <w:t xml:space="preserve">Exposure to health programs </w:t>
            </w:r>
            <w:r w:rsidR="00696FE3">
              <w:rPr>
                <w:rFonts w:asciiTheme="majorBidi" w:eastAsia="Times New Roman" w:hAnsiTheme="majorBidi" w:cstheme="majorBidi"/>
                <w:b/>
                <w:bCs/>
                <w:kern w:val="0"/>
                <w:sz w:val="16"/>
                <w:szCs w:val="16"/>
                <w14:ligatures w14:val="none"/>
              </w:rPr>
              <w:t>on</w:t>
            </w:r>
            <w:r>
              <w:rPr>
                <w:rFonts w:asciiTheme="majorBidi" w:eastAsia="Times New Roman" w:hAnsiTheme="majorBidi" w:cstheme="majorBidi"/>
                <w:b/>
                <w:bCs/>
                <w:kern w:val="0"/>
                <w:sz w:val="16"/>
                <w:szCs w:val="16"/>
                <w14:ligatures w14:val="none"/>
              </w:rPr>
              <w:t xml:space="preserve"> TV</w:t>
            </w:r>
            <w:r w:rsidR="007109DA">
              <w:rPr>
                <w:rFonts w:asciiTheme="majorBidi" w:eastAsia="Times New Roman" w:hAnsiTheme="majorBidi" w:cstheme="majorBidi"/>
                <w:b/>
                <w:bCs/>
                <w:kern w:val="0"/>
                <w:sz w:val="16"/>
                <w:szCs w:val="16"/>
                <w14:ligatures w14:val="none"/>
              </w:rPr>
              <w:t>/radio</w:t>
            </w:r>
            <w:r w:rsidR="008A5F0F" w:rsidRPr="00A12542">
              <w:rPr>
                <w:rFonts w:asciiTheme="majorBidi" w:eastAsia="Times New Roman" w:hAnsiTheme="majorBidi" w:cstheme="majorBidi"/>
                <w:kern w:val="0"/>
                <w:sz w:val="16"/>
                <w:szCs w:val="16"/>
                <w14:ligatures w14:val="none"/>
              </w:rPr>
              <w:t xml:space="preserve"> </w:t>
            </w:r>
            <w:r w:rsidR="008A5F0F" w:rsidRPr="00A12542">
              <w:rPr>
                <w:rFonts w:asciiTheme="majorBidi" w:eastAsia="Times New Roman" w:hAnsiTheme="majorBidi" w:cstheme="majorBidi"/>
                <w:i/>
                <w:iCs/>
                <w:kern w:val="0"/>
                <w:sz w:val="16"/>
                <w:szCs w:val="16"/>
                <w14:ligatures w14:val="none"/>
              </w:rPr>
              <w:t xml:space="preserve">(ref: </w:t>
            </w:r>
            <w:r w:rsidR="008A5F0F">
              <w:rPr>
                <w:rFonts w:asciiTheme="majorBidi" w:eastAsia="Times New Roman" w:hAnsiTheme="majorBidi" w:cstheme="majorBidi"/>
                <w:i/>
                <w:iCs/>
                <w:kern w:val="0"/>
                <w:sz w:val="16"/>
                <w:szCs w:val="16"/>
                <w14:ligatures w14:val="none"/>
              </w:rPr>
              <w:t>N</w:t>
            </w:r>
            <w:r w:rsidR="008A5F0F" w:rsidRPr="00A12542">
              <w:rPr>
                <w:rFonts w:asciiTheme="majorBidi" w:eastAsia="Times New Roman" w:hAnsiTheme="majorBidi" w:cstheme="majorBidi"/>
                <w:i/>
                <w:iCs/>
                <w:kern w:val="0"/>
                <w:sz w:val="16"/>
                <w:szCs w:val="16"/>
                <w14:ligatures w14:val="none"/>
              </w:rPr>
              <w:t>o)</w:t>
            </w:r>
          </w:p>
        </w:tc>
        <w:tc>
          <w:tcPr>
            <w:tcW w:w="322" w:type="pct"/>
            <w:vAlign w:val="center"/>
            <w:tcPrChange w:id="1227" w:author="Dahal, Kajol" w:date="2025-12-02T11:58:00Z">
              <w:tcPr>
                <w:tcW w:w="322" w:type="pct"/>
                <w:vAlign w:val="center"/>
              </w:tcPr>
            </w:tcPrChange>
          </w:tcPr>
          <w:p w14:paraId="7A7DF281" w14:textId="400B35D5"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1.04</w:t>
            </w:r>
          </w:p>
        </w:tc>
        <w:tc>
          <w:tcPr>
            <w:tcW w:w="688" w:type="pct"/>
            <w:vAlign w:val="center"/>
            <w:tcPrChange w:id="1228" w:author="Dahal, Kajol" w:date="2025-12-02T11:58:00Z">
              <w:tcPr>
                <w:tcW w:w="688" w:type="pct"/>
                <w:vAlign w:val="center"/>
              </w:tcPr>
            </w:tcPrChange>
          </w:tcPr>
          <w:p w14:paraId="4CCD40CA" w14:textId="46E16526"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0.77 – 1.42</w:t>
            </w:r>
          </w:p>
        </w:tc>
        <w:tc>
          <w:tcPr>
            <w:tcW w:w="397" w:type="pct"/>
            <w:vAlign w:val="center"/>
            <w:tcPrChange w:id="1229" w:author="Dahal, Kajol" w:date="2025-12-02T11:58:00Z">
              <w:tcPr>
                <w:tcW w:w="397" w:type="pct"/>
                <w:gridSpan w:val="2"/>
                <w:vAlign w:val="center"/>
              </w:tcPr>
            </w:tcPrChange>
          </w:tcPr>
          <w:p w14:paraId="793B5E05" w14:textId="4FF23154"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0.783</w:t>
            </w:r>
          </w:p>
        </w:tc>
        <w:tc>
          <w:tcPr>
            <w:tcW w:w="322" w:type="pct"/>
            <w:vAlign w:val="center"/>
            <w:tcPrChange w:id="1230" w:author="Dahal, Kajol" w:date="2025-12-02T11:58:00Z">
              <w:tcPr>
                <w:tcW w:w="322" w:type="pct"/>
                <w:vAlign w:val="center"/>
              </w:tcPr>
            </w:tcPrChange>
          </w:tcPr>
          <w:p w14:paraId="39A5EA25" w14:textId="195B4B25"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w:t>
            </w:r>
            <w:r>
              <w:rPr>
                <w:rFonts w:asciiTheme="majorBidi" w:hAnsiTheme="majorBidi" w:cstheme="majorBidi"/>
                <w:sz w:val="18"/>
                <w:szCs w:val="18"/>
              </w:rPr>
              <w:t>.00</w:t>
            </w:r>
          </w:p>
        </w:tc>
        <w:tc>
          <w:tcPr>
            <w:tcW w:w="679" w:type="pct"/>
            <w:vAlign w:val="center"/>
            <w:tcPrChange w:id="1231" w:author="Dahal, Kajol" w:date="2025-12-02T11:58:00Z">
              <w:tcPr>
                <w:tcW w:w="679" w:type="pct"/>
                <w:vAlign w:val="center"/>
              </w:tcPr>
            </w:tcPrChange>
          </w:tcPr>
          <w:p w14:paraId="2D144DF5" w14:textId="51BF2BB0"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0.70 – 1.42</w:t>
            </w:r>
          </w:p>
        </w:tc>
        <w:tc>
          <w:tcPr>
            <w:tcW w:w="386" w:type="pct"/>
            <w:vAlign w:val="center"/>
            <w:tcPrChange w:id="1232" w:author="Dahal, Kajol" w:date="2025-12-02T11:58:00Z">
              <w:tcPr>
                <w:tcW w:w="386" w:type="pct"/>
                <w:gridSpan w:val="2"/>
                <w:vAlign w:val="center"/>
              </w:tcPr>
            </w:tcPrChange>
          </w:tcPr>
          <w:p w14:paraId="7EFF7289" w14:textId="2DFBCEE3"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0.996</w:t>
            </w:r>
          </w:p>
        </w:tc>
        <w:tc>
          <w:tcPr>
            <w:tcW w:w="323" w:type="pct"/>
            <w:vAlign w:val="center"/>
            <w:tcPrChange w:id="1233" w:author="Dahal, Kajol" w:date="2025-12-02T11:58:00Z">
              <w:tcPr>
                <w:tcW w:w="323" w:type="pct"/>
                <w:vAlign w:val="center"/>
              </w:tcPr>
            </w:tcPrChange>
          </w:tcPr>
          <w:p w14:paraId="5727A096" w14:textId="303CAD0A"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0.89</w:t>
            </w:r>
          </w:p>
        </w:tc>
        <w:tc>
          <w:tcPr>
            <w:tcW w:w="689" w:type="pct"/>
            <w:vAlign w:val="center"/>
            <w:tcPrChange w:id="1234" w:author="Dahal, Kajol" w:date="2025-12-02T11:58:00Z">
              <w:tcPr>
                <w:tcW w:w="689" w:type="pct"/>
                <w:vAlign w:val="center"/>
              </w:tcPr>
            </w:tcPrChange>
          </w:tcPr>
          <w:p w14:paraId="7B88544B" w14:textId="38994D75"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0.59 – 1.34</w:t>
            </w:r>
          </w:p>
        </w:tc>
        <w:tc>
          <w:tcPr>
            <w:tcW w:w="456" w:type="pct"/>
            <w:vAlign w:val="center"/>
            <w:tcPrChange w:id="1235" w:author="Dahal, Kajol" w:date="2025-12-02T11:58:00Z">
              <w:tcPr>
                <w:tcW w:w="458" w:type="pct"/>
                <w:gridSpan w:val="2"/>
                <w:vAlign w:val="center"/>
              </w:tcPr>
            </w:tcPrChange>
          </w:tcPr>
          <w:p w14:paraId="3816AD38" w14:textId="6C3D4995"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0.572</w:t>
            </w:r>
          </w:p>
        </w:tc>
      </w:tr>
      <w:tr w:rsidR="00301C32" w:rsidRPr="00A12542" w14:paraId="121AA72E" w14:textId="77777777" w:rsidTr="00B47D9B">
        <w:trPr>
          <w:trHeight w:val="20"/>
          <w:trPrChange w:id="1236" w:author="Dahal, Kajol" w:date="2025-12-02T11:58:00Z">
            <w:trPr>
              <w:gridBefore w:val="1"/>
              <w:trHeight w:val="20"/>
            </w:trPr>
          </w:trPrChange>
        </w:trPr>
        <w:tc>
          <w:tcPr>
            <w:tcW w:w="738" w:type="pct"/>
            <w:vAlign w:val="center"/>
            <w:tcPrChange w:id="1237" w:author="Dahal, Kajol" w:date="2025-12-02T11:58:00Z">
              <w:tcPr>
                <w:tcW w:w="738" w:type="pct"/>
                <w:gridSpan w:val="2"/>
                <w:vAlign w:val="center"/>
              </w:tcPr>
            </w:tcPrChange>
          </w:tcPr>
          <w:p w14:paraId="47D8207A" w14:textId="0FA310C0" w:rsidR="008A5F0F" w:rsidRPr="00A12542" w:rsidRDefault="00F6514D" w:rsidP="008A5F0F">
            <w:pPr>
              <w:spacing w:after="0" w:line="240" w:lineRule="auto"/>
              <w:rPr>
                <w:rFonts w:asciiTheme="majorBidi" w:eastAsia="Times New Roman" w:hAnsiTheme="majorBidi" w:cstheme="majorBidi"/>
                <w:b/>
                <w:bCs/>
                <w:kern w:val="0"/>
                <w:sz w:val="16"/>
                <w:szCs w:val="16"/>
                <w14:ligatures w14:val="none"/>
              </w:rPr>
            </w:pPr>
            <w:r>
              <w:rPr>
                <w:rFonts w:asciiTheme="majorBidi" w:eastAsia="Times New Roman" w:hAnsiTheme="majorBidi" w:cstheme="majorBidi"/>
                <w:b/>
                <w:bCs/>
                <w:kern w:val="0"/>
                <w:sz w:val="16"/>
                <w:szCs w:val="16"/>
                <w14:ligatures w14:val="none"/>
              </w:rPr>
              <w:t>Mother’s</w:t>
            </w:r>
            <w:r w:rsidR="00075FBA" w:rsidRPr="001245B7">
              <w:rPr>
                <w:rFonts w:asciiTheme="majorBidi" w:eastAsia="Times New Roman" w:hAnsiTheme="majorBidi" w:cstheme="majorBidi"/>
                <w:b/>
                <w:bCs/>
                <w:kern w:val="0"/>
                <w:sz w:val="16"/>
                <w:szCs w:val="16"/>
                <w14:ligatures w14:val="none"/>
              </w:rPr>
              <w:t xml:space="preserve"> BMI</w:t>
            </w:r>
            <w:r w:rsidR="00075FBA" w:rsidRPr="001245B7" w:rsidDel="00075FBA">
              <w:rPr>
                <w:rFonts w:asciiTheme="majorBidi" w:eastAsia="Times New Roman" w:hAnsiTheme="majorBidi" w:cstheme="majorBidi"/>
                <w:b/>
                <w:bCs/>
                <w:kern w:val="0"/>
                <w:sz w:val="12"/>
                <w:szCs w:val="12"/>
                <w14:ligatures w14:val="none"/>
              </w:rPr>
              <w:t xml:space="preserve"> </w:t>
            </w:r>
            <w:r w:rsidR="008A5F0F" w:rsidRPr="00A12542">
              <w:rPr>
                <w:rFonts w:asciiTheme="majorBidi" w:eastAsia="Times New Roman" w:hAnsiTheme="majorBidi" w:cstheme="majorBidi"/>
                <w:i/>
                <w:iCs/>
                <w:kern w:val="0"/>
                <w:sz w:val="16"/>
                <w:szCs w:val="16"/>
                <w14:ligatures w14:val="none"/>
              </w:rPr>
              <w:t xml:space="preserve">(ref: </w:t>
            </w:r>
            <w:ins w:id="1238" w:author="Bikram Adhikari (bdhikari)" w:date="2025-11-26T22:23:00Z">
              <w:r w:rsidR="00B026BB">
                <w:rPr>
                  <w:rFonts w:asciiTheme="majorBidi" w:eastAsia="Times New Roman" w:hAnsiTheme="majorBidi" w:cstheme="majorBidi"/>
                  <w:i/>
                  <w:iCs/>
                  <w:kern w:val="0"/>
                  <w:sz w:val="16"/>
                  <w:szCs w:val="16"/>
                  <w14:ligatures w14:val="none"/>
                </w:rPr>
                <w:t xml:space="preserve">normal </w:t>
              </w:r>
            </w:ins>
            <w:del w:id="1239" w:author="Bikram Adhikari (bdhikari)" w:date="2025-11-26T22:23:00Z">
              <w:r w:rsidR="008A5F0F" w:rsidRPr="00A12542" w:rsidDel="00B026BB">
                <w:rPr>
                  <w:rFonts w:asciiTheme="majorBidi" w:eastAsia="Times New Roman" w:hAnsiTheme="majorBidi" w:cstheme="majorBidi"/>
                  <w:i/>
                  <w:iCs/>
                  <w:kern w:val="0"/>
                  <w:sz w:val="16"/>
                  <w:szCs w:val="16"/>
                  <w14:ligatures w14:val="none"/>
                </w:rPr>
                <w:delText xml:space="preserve">average </w:delText>
              </w:r>
            </w:del>
            <w:r w:rsidR="008A5F0F" w:rsidRPr="00A12542">
              <w:rPr>
                <w:rFonts w:asciiTheme="majorBidi" w:eastAsia="Times New Roman" w:hAnsiTheme="majorBidi" w:cstheme="majorBidi"/>
                <w:i/>
                <w:iCs/>
                <w:kern w:val="0"/>
                <w:sz w:val="16"/>
                <w:szCs w:val="16"/>
                <w14:ligatures w14:val="none"/>
              </w:rPr>
              <w:t>weight)</w:t>
            </w:r>
          </w:p>
        </w:tc>
        <w:tc>
          <w:tcPr>
            <w:tcW w:w="322" w:type="pct"/>
            <w:vAlign w:val="center"/>
            <w:tcPrChange w:id="1240" w:author="Dahal, Kajol" w:date="2025-12-02T11:58:00Z">
              <w:tcPr>
                <w:tcW w:w="322" w:type="pct"/>
                <w:vAlign w:val="center"/>
              </w:tcPr>
            </w:tcPrChange>
          </w:tcPr>
          <w:p w14:paraId="4962B4F9" w14:textId="2E57586B" w:rsidR="008A5F0F" w:rsidRPr="001245B7" w:rsidRDefault="008A5F0F" w:rsidP="008A5F0F">
            <w:pPr>
              <w:spacing w:after="0" w:line="240" w:lineRule="auto"/>
              <w:jc w:val="center"/>
              <w:rPr>
                <w:rFonts w:asciiTheme="majorBidi" w:hAnsiTheme="majorBidi" w:cstheme="majorBidi"/>
                <w:sz w:val="18"/>
                <w:szCs w:val="18"/>
              </w:rPr>
            </w:pPr>
          </w:p>
        </w:tc>
        <w:tc>
          <w:tcPr>
            <w:tcW w:w="688" w:type="pct"/>
            <w:vAlign w:val="center"/>
            <w:tcPrChange w:id="1241" w:author="Dahal, Kajol" w:date="2025-12-02T11:58:00Z">
              <w:tcPr>
                <w:tcW w:w="688" w:type="pct"/>
                <w:vAlign w:val="center"/>
              </w:tcPr>
            </w:tcPrChange>
          </w:tcPr>
          <w:p w14:paraId="6AC58753" w14:textId="67E7CA26" w:rsidR="008A5F0F" w:rsidRPr="001245B7" w:rsidRDefault="008A5F0F" w:rsidP="008A5F0F">
            <w:pPr>
              <w:spacing w:after="0" w:line="240" w:lineRule="auto"/>
              <w:jc w:val="center"/>
              <w:rPr>
                <w:rFonts w:asciiTheme="majorBidi" w:hAnsiTheme="majorBidi" w:cstheme="majorBidi"/>
                <w:sz w:val="18"/>
                <w:szCs w:val="18"/>
              </w:rPr>
            </w:pPr>
          </w:p>
        </w:tc>
        <w:tc>
          <w:tcPr>
            <w:tcW w:w="397" w:type="pct"/>
            <w:vAlign w:val="center"/>
            <w:tcPrChange w:id="1242" w:author="Dahal, Kajol" w:date="2025-12-02T11:58:00Z">
              <w:tcPr>
                <w:tcW w:w="397" w:type="pct"/>
                <w:gridSpan w:val="2"/>
                <w:vAlign w:val="center"/>
              </w:tcPr>
            </w:tcPrChange>
          </w:tcPr>
          <w:p w14:paraId="36E5774F" w14:textId="4243065F" w:rsidR="008A5F0F" w:rsidRPr="001245B7" w:rsidRDefault="008A5F0F" w:rsidP="008A5F0F">
            <w:pPr>
              <w:spacing w:after="0" w:line="240" w:lineRule="auto"/>
              <w:jc w:val="center"/>
              <w:rPr>
                <w:rFonts w:asciiTheme="majorBidi" w:hAnsiTheme="majorBidi" w:cstheme="majorBidi"/>
                <w:sz w:val="18"/>
                <w:szCs w:val="18"/>
              </w:rPr>
            </w:pPr>
          </w:p>
        </w:tc>
        <w:tc>
          <w:tcPr>
            <w:tcW w:w="322" w:type="pct"/>
            <w:vAlign w:val="center"/>
            <w:tcPrChange w:id="1243" w:author="Dahal, Kajol" w:date="2025-12-02T11:58:00Z">
              <w:tcPr>
                <w:tcW w:w="322" w:type="pct"/>
                <w:vAlign w:val="center"/>
              </w:tcPr>
            </w:tcPrChange>
          </w:tcPr>
          <w:p w14:paraId="1C1EEACB" w14:textId="205839F0" w:rsidR="008A5F0F" w:rsidRPr="001245B7" w:rsidRDefault="008A5F0F" w:rsidP="008A5F0F">
            <w:pPr>
              <w:spacing w:after="0" w:line="240" w:lineRule="auto"/>
              <w:jc w:val="center"/>
              <w:rPr>
                <w:rFonts w:asciiTheme="majorBidi" w:hAnsiTheme="majorBidi" w:cstheme="majorBidi"/>
                <w:sz w:val="18"/>
                <w:szCs w:val="18"/>
              </w:rPr>
            </w:pPr>
          </w:p>
        </w:tc>
        <w:tc>
          <w:tcPr>
            <w:tcW w:w="679" w:type="pct"/>
            <w:vAlign w:val="center"/>
            <w:tcPrChange w:id="1244" w:author="Dahal, Kajol" w:date="2025-12-02T11:58:00Z">
              <w:tcPr>
                <w:tcW w:w="679" w:type="pct"/>
                <w:vAlign w:val="center"/>
              </w:tcPr>
            </w:tcPrChange>
          </w:tcPr>
          <w:p w14:paraId="69222019" w14:textId="73B37457" w:rsidR="008A5F0F" w:rsidRPr="001245B7" w:rsidRDefault="008A5F0F" w:rsidP="008A5F0F">
            <w:pPr>
              <w:spacing w:after="0" w:line="240" w:lineRule="auto"/>
              <w:jc w:val="center"/>
              <w:rPr>
                <w:rFonts w:asciiTheme="majorBidi" w:hAnsiTheme="majorBidi" w:cstheme="majorBidi"/>
                <w:sz w:val="18"/>
                <w:szCs w:val="18"/>
              </w:rPr>
            </w:pPr>
          </w:p>
        </w:tc>
        <w:tc>
          <w:tcPr>
            <w:tcW w:w="386" w:type="pct"/>
            <w:vAlign w:val="center"/>
            <w:tcPrChange w:id="1245" w:author="Dahal, Kajol" w:date="2025-12-02T11:58:00Z">
              <w:tcPr>
                <w:tcW w:w="386" w:type="pct"/>
                <w:gridSpan w:val="2"/>
                <w:vAlign w:val="center"/>
              </w:tcPr>
            </w:tcPrChange>
          </w:tcPr>
          <w:p w14:paraId="5D363B51" w14:textId="46832ABC" w:rsidR="008A5F0F" w:rsidRPr="001245B7" w:rsidRDefault="008A5F0F" w:rsidP="008A5F0F">
            <w:pPr>
              <w:spacing w:after="0" w:line="240" w:lineRule="auto"/>
              <w:jc w:val="center"/>
              <w:rPr>
                <w:rFonts w:asciiTheme="majorBidi" w:hAnsiTheme="majorBidi" w:cstheme="majorBidi"/>
                <w:sz w:val="18"/>
                <w:szCs w:val="18"/>
              </w:rPr>
            </w:pPr>
          </w:p>
        </w:tc>
        <w:tc>
          <w:tcPr>
            <w:tcW w:w="323" w:type="pct"/>
            <w:vAlign w:val="center"/>
            <w:tcPrChange w:id="1246" w:author="Dahal, Kajol" w:date="2025-12-02T11:58:00Z">
              <w:tcPr>
                <w:tcW w:w="323" w:type="pct"/>
                <w:vAlign w:val="center"/>
              </w:tcPr>
            </w:tcPrChange>
          </w:tcPr>
          <w:p w14:paraId="048E8346" w14:textId="310B5553" w:rsidR="008A5F0F" w:rsidRPr="001245B7" w:rsidRDefault="008A5F0F" w:rsidP="008A5F0F">
            <w:pPr>
              <w:spacing w:after="0" w:line="240" w:lineRule="auto"/>
              <w:jc w:val="center"/>
              <w:rPr>
                <w:rFonts w:asciiTheme="majorBidi" w:hAnsiTheme="majorBidi" w:cstheme="majorBidi"/>
                <w:sz w:val="18"/>
                <w:szCs w:val="18"/>
              </w:rPr>
            </w:pPr>
          </w:p>
        </w:tc>
        <w:tc>
          <w:tcPr>
            <w:tcW w:w="689" w:type="pct"/>
            <w:vAlign w:val="center"/>
            <w:tcPrChange w:id="1247" w:author="Dahal, Kajol" w:date="2025-12-02T11:58:00Z">
              <w:tcPr>
                <w:tcW w:w="689" w:type="pct"/>
                <w:vAlign w:val="center"/>
              </w:tcPr>
            </w:tcPrChange>
          </w:tcPr>
          <w:p w14:paraId="6A4EB6AB" w14:textId="1AD521A1" w:rsidR="008A5F0F" w:rsidRPr="001245B7" w:rsidRDefault="008A5F0F" w:rsidP="008A5F0F">
            <w:pPr>
              <w:spacing w:after="0" w:line="240" w:lineRule="auto"/>
              <w:jc w:val="center"/>
              <w:rPr>
                <w:rFonts w:asciiTheme="majorBidi" w:hAnsiTheme="majorBidi" w:cstheme="majorBidi"/>
                <w:sz w:val="18"/>
                <w:szCs w:val="18"/>
              </w:rPr>
            </w:pPr>
          </w:p>
        </w:tc>
        <w:tc>
          <w:tcPr>
            <w:tcW w:w="456" w:type="pct"/>
            <w:vAlign w:val="center"/>
            <w:tcPrChange w:id="1248" w:author="Dahal, Kajol" w:date="2025-12-02T11:58:00Z">
              <w:tcPr>
                <w:tcW w:w="458" w:type="pct"/>
                <w:gridSpan w:val="2"/>
                <w:vAlign w:val="center"/>
              </w:tcPr>
            </w:tcPrChange>
          </w:tcPr>
          <w:p w14:paraId="68C2BEB2" w14:textId="7D77D41C" w:rsidR="008A5F0F" w:rsidRPr="001245B7" w:rsidRDefault="008A5F0F" w:rsidP="008A5F0F">
            <w:pPr>
              <w:spacing w:after="0" w:line="240" w:lineRule="auto"/>
              <w:jc w:val="center"/>
              <w:rPr>
                <w:rFonts w:asciiTheme="majorBidi" w:hAnsiTheme="majorBidi" w:cstheme="majorBidi"/>
                <w:sz w:val="18"/>
                <w:szCs w:val="18"/>
              </w:rPr>
            </w:pPr>
          </w:p>
        </w:tc>
      </w:tr>
      <w:tr w:rsidR="00B47D9B" w:rsidRPr="00A12542" w14:paraId="348D4295" w14:textId="77777777" w:rsidTr="00B47D9B">
        <w:trPr>
          <w:trHeight w:val="20"/>
          <w:ins w:id="1249" w:author="Dahal, Kajol" w:date="2025-12-02T11:58:00Z"/>
          <w:trPrChange w:id="1250" w:author="Dahal, Kajol" w:date="2025-12-02T11:58:00Z">
            <w:trPr>
              <w:gridBefore w:val="1"/>
              <w:trHeight w:val="20"/>
            </w:trPr>
          </w:trPrChange>
        </w:trPr>
        <w:tc>
          <w:tcPr>
            <w:tcW w:w="738" w:type="pct"/>
            <w:vAlign w:val="center"/>
            <w:tcPrChange w:id="1251" w:author="Dahal, Kajol" w:date="2025-12-02T11:58:00Z">
              <w:tcPr>
                <w:tcW w:w="738" w:type="pct"/>
                <w:gridSpan w:val="2"/>
                <w:vAlign w:val="center"/>
              </w:tcPr>
            </w:tcPrChange>
          </w:tcPr>
          <w:p w14:paraId="51A7A016" w14:textId="669157D9" w:rsidR="00B47D9B" w:rsidRPr="00A12542" w:rsidRDefault="00B47D9B" w:rsidP="00B47D9B">
            <w:pPr>
              <w:spacing w:after="0" w:line="240" w:lineRule="auto"/>
              <w:rPr>
                <w:ins w:id="1252" w:author="Dahal, Kajol" w:date="2025-12-02T11:58:00Z"/>
                <w:rFonts w:asciiTheme="majorBidi" w:eastAsia="Times New Roman" w:hAnsiTheme="majorBidi" w:cstheme="majorBidi"/>
                <w:kern w:val="0"/>
                <w:sz w:val="16"/>
                <w:szCs w:val="16"/>
                <w14:ligatures w14:val="none"/>
              </w:rPr>
            </w:pPr>
            <w:ins w:id="1253" w:author="Dahal, Kajol" w:date="2025-12-02T11:58:00Z">
              <w:r>
                <w:rPr>
                  <w:rFonts w:asciiTheme="majorBidi" w:eastAsia="Times New Roman" w:hAnsiTheme="majorBidi" w:cstheme="majorBidi"/>
                  <w:kern w:val="0"/>
                  <w:sz w:val="16"/>
                  <w:szCs w:val="16"/>
                  <w14:ligatures w14:val="none"/>
                </w:rPr>
                <w:t>Underweight</w:t>
              </w:r>
            </w:ins>
          </w:p>
        </w:tc>
        <w:tc>
          <w:tcPr>
            <w:tcW w:w="322" w:type="pct"/>
            <w:vAlign w:val="center"/>
            <w:tcPrChange w:id="1254" w:author="Dahal, Kajol" w:date="2025-12-02T11:58:00Z">
              <w:tcPr>
                <w:tcW w:w="322" w:type="pct"/>
                <w:vAlign w:val="center"/>
              </w:tcPr>
            </w:tcPrChange>
          </w:tcPr>
          <w:p w14:paraId="26B553D8" w14:textId="70E40E80" w:rsidR="00B47D9B" w:rsidRPr="001245B7" w:rsidRDefault="00B47D9B" w:rsidP="00B47D9B">
            <w:pPr>
              <w:spacing w:after="0" w:line="240" w:lineRule="auto"/>
              <w:jc w:val="center"/>
              <w:rPr>
                <w:ins w:id="1255" w:author="Dahal, Kajol" w:date="2025-12-02T11:58:00Z"/>
                <w:rFonts w:asciiTheme="majorBidi" w:hAnsiTheme="majorBidi" w:cstheme="majorBidi"/>
                <w:sz w:val="18"/>
                <w:szCs w:val="18"/>
              </w:rPr>
            </w:pPr>
            <w:ins w:id="1256" w:author="Dahal, Kajol" w:date="2025-12-02T11:58:00Z">
              <w:r w:rsidRPr="001245B7">
                <w:rPr>
                  <w:rFonts w:asciiTheme="majorBidi" w:hAnsiTheme="majorBidi" w:cstheme="majorBidi"/>
                  <w:sz w:val="18"/>
                  <w:szCs w:val="18"/>
                </w:rPr>
                <w:t>1.17</w:t>
              </w:r>
            </w:ins>
          </w:p>
        </w:tc>
        <w:tc>
          <w:tcPr>
            <w:tcW w:w="688" w:type="pct"/>
            <w:vAlign w:val="center"/>
            <w:tcPrChange w:id="1257" w:author="Dahal, Kajol" w:date="2025-12-02T11:58:00Z">
              <w:tcPr>
                <w:tcW w:w="688" w:type="pct"/>
                <w:vAlign w:val="center"/>
              </w:tcPr>
            </w:tcPrChange>
          </w:tcPr>
          <w:p w14:paraId="155E55DF" w14:textId="780D2933" w:rsidR="00B47D9B" w:rsidRPr="001245B7" w:rsidRDefault="00B47D9B" w:rsidP="00B47D9B">
            <w:pPr>
              <w:spacing w:after="0" w:line="240" w:lineRule="auto"/>
              <w:jc w:val="center"/>
              <w:rPr>
                <w:ins w:id="1258" w:author="Dahal, Kajol" w:date="2025-12-02T11:58:00Z"/>
                <w:rFonts w:asciiTheme="majorBidi" w:hAnsiTheme="majorBidi" w:cstheme="majorBidi"/>
                <w:sz w:val="18"/>
                <w:szCs w:val="18"/>
              </w:rPr>
            </w:pPr>
            <w:ins w:id="1259" w:author="Dahal, Kajol" w:date="2025-12-02T11:58:00Z">
              <w:r w:rsidRPr="001245B7">
                <w:rPr>
                  <w:rFonts w:asciiTheme="majorBidi" w:hAnsiTheme="majorBidi" w:cstheme="majorBidi"/>
                  <w:sz w:val="18"/>
                  <w:szCs w:val="18"/>
                </w:rPr>
                <w:t>0.80 – 1.71</w:t>
              </w:r>
            </w:ins>
          </w:p>
        </w:tc>
        <w:tc>
          <w:tcPr>
            <w:tcW w:w="397" w:type="pct"/>
            <w:vAlign w:val="center"/>
            <w:tcPrChange w:id="1260" w:author="Dahal, Kajol" w:date="2025-12-02T11:58:00Z">
              <w:tcPr>
                <w:tcW w:w="397" w:type="pct"/>
                <w:gridSpan w:val="2"/>
                <w:vAlign w:val="center"/>
              </w:tcPr>
            </w:tcPrChange>
          </w:tcPr>
          <w:p w14:paraId="5F10FBAA" w14:textId="2BF28E87" w:rsidR="00B47D9B" w:rsidRPr="001245B7" w:rsidRDefault="00B47D9B" w:rsidP="00B47D9B">
            <w:pPr>
              <w:spacing w:after="0" w:line="240" w:lineRule="auto"/>
              <w:jc w:val="center"/>
              <w:rPr>
                <w:ins w:id="1261" w:author="Dahal, Kajol" w:date="2025-12-02T11:58:00Z"/>
                <w:rFonts w:asciiTheme="majorBidi" w:hAnsiTheme="majorBidi" w:cstheme="majorBidi"/>
                <w:sz w:val="18"/>
                <w:szCs w:val="18"/>
              </w:rPr>
            </w:pPr>
            <w:ins w:id="1262" w:author="Dahal, Kajol" w:date="2025-12-02T11:58:00Z">
              <w:r w:rsidRPr="001245B7">
                <w:rPr>
                  <w:rFonts w:asciiTheme="majorBidi" w:hAnsiTheme="majorBidi" w:cstheme="majorBidi"/>
                  <w:sz w:val="18"/>
                  <w:szCs w:val="18"/>
                </w:rPr>
                <w:t>0.426</w:t>
              </w:r>
            </w:ins>
          </w:p>
        </w:tc>
        <w:tc>
          <w:tcPr>
            <w:tcW w:w="322" w:type="pct"/>
            <w:vAlign w:val="center"/>
            <w:tcPrChange w:id="1263" w:author="Dahal, Kajol" w:date="2025-12-02T11:58:00Z">
              <w:tcPr>
                <w:tcW w:w="322" w:type="pct"/>
                <w:vAlign w:val="center"/>
              </w:tcPr>
            </w:tcPrChange>
          </w:tcPr>
          <w:p w14:paraId="299396AE" w14:textId="13529468" w:rsidR="00B47D9B" w:rsidRPr="001245B7" w:rsidRDefault="00B47D9B" w:rsidP="00B47D9B">
            <w:pPr>
              <w:spacing w:after="0" w:line="240" w:lineRule="auto"/>
              <w:jc w:val="center"/>
              <w:rPr>
                <w:ins w:id="1264" w:author="Dahal, Kajol" w:date="2025-12-02T11:58:00Z"/>
                <w:rFonts w:asciiTheme="majorBidi" w:hAnsiTheme="majorBidi" w:cstheme="majorBidi"/>
                <w:sz w:val="18"/>
                <w:szCs w:val="18"/>
              </w:rPr>
            </w:pPr>
            <w:ins w:id="1265" w:author="Dahal, Kajol" w:date="2025-12-02T11:58:00Z">
              <w:r w:rsidRPr="001245B7">
                <w:rPr>
                  <w:rFonts w:asciiTheme="majorBidi" w:hAnsiTheme="majorBidi" w:cstheme="majorBidi"/>
                  <w:sz w:val="18"/>
                  <w:szCs w:val="18"/>
                </w:rPr>
                <w:t>1.44</w:t>
              </w:r>
            </w:ins>
          </w:p>
        </w:tc>
        <w:tc>
          <w:tcPr>
            <w:tcW w:w="679" w:type="pct"/>
            <w:vAlign w:val="center"/>
            <w:tcPrChange w:id="1266" w:author="Dahal, Kajol" w:date="2025-12-02T11:58:00Z">
              <w:tcPr>
                <w:tcW w:w="679" w:type="pct"/>
                <w:vAlign w:val="center"/>
              </w:tcPr>
            </w:tcPrChange>
          </w:tcPr>
          <w:p w14:paraId="1E085699" w14:textId="62141892" w:rsidR="00B47D9B" w:rsidRPr="001245B7" w:rsidRDefault="00B47D9B" w:rsidP="00B47D9B">
            <w:pPr>
              <w:spacing w:after="0" w:line="240" w:lineRule="auto"/>
              <w:jc w:val="center"/>
              <w:rPr>
                <w:ins w:id="1267" w:author="Dahal, Kajol" w:date="2025-12-02T11:58:00Z"/>
                <w:rFonts w:asciiTheme="majorBidi" w:hAnsiTheme="majorBidi" w:cstheme="majorBidi"/>
                <w:sz w:val="18"/>
                <w:szCs w:val="18"/>
              </w:rPr>
            </w:pPr>
            <w:ins w:id="1268" w:author="Dahal, Kajol" w:date="2025-12-02T11:58:00Z">
              <w:r w:rsidRPr="001245B7">
                <w:rPr>
                  <w:rFonts w:asciiTheme="majorBidi" w:hAnsiTheme="majorBidi" w:cstheme="majorBidi"/>
                  <w:sz w:val="18"/>
                  <w:szCs w:val="18"/>
                </w:rPr>
                <w:t>0.96 – 2.16</w:t>
              </w:r>
            </w:ins>
          </w:p>
        </w:tc>
        <w:tc>
          <w:tcPr>
            <w:tcW w:w="386" w:type="pct"/>
            <w:vAlign w:val="center"/>
            <w:tcPrChange w:id="1269" w:author="Dahal, Kajol" w:date="2025-12-02T11:58:00Z">
              <w:tcPr>
                <w:tcW w:w="386" w:type="pct"/>
                <w:gridSpan w:val="2"/>
                <w:vAlign w:val="center"/>
              </w:tcPr>
            </w:tcPrChange>
          </w:tcPr>
          <w:p w14:paraId="40EEE6B3" w14:textId="37FF7B1F" w:rsidR="00B47D9B" w:rsidRPr="001245B7" w:rsidRDefault="00B47D9B" w:rsidP="00B47D9B">
            <w:pPr>
              <w:spacing w:after="0" w:line="240" w:lineRule="auto"/>
              <w:jc w:val="center"/>
              <w:rPr>
                <w:ins w:id="1270" w:author="Dahal, Kajol" w:date="2025-12-02T11:58:00Z"/>
                <w:rFonts w:asciiTheme="majorBidi" w:hAnsiTheme="majorBidi" w:cstheme="majorBidi"/>
                <w:sz w:val="18"/>
                <w:szCs w:val="18"/>
              </w:rPr>
            </w:pPr>
            <w:ins w:id="1271" w:author="Dahal, Kajol" w:date="2025-12-02T11:58:00Z">
              <w:r w:rsidRPr="001245B7">
                <w:rPr>
                  <w:rFonts w:asciiTheme="majorBidi" w:hAnsiTheme="majorBidi" w:cstheme="majorBidi"/>
                  <w:sz w:val="18"/>
                  <w:szCs w:val="18"/>
                </w:rPr>
                <w:t>0.075</w:t>
              </w:r>
            </w:ins>
          </w:p>
        </w:tc>
        <w:tc>
          <w:tcPr>
            <w:tcW w:w="323" w:type="pct"/>
            <w:vAlign w:val="center"/>
            <w:tcPrChange w:id="1272" w:author="Dahal, Kajol" w:date="2025-12-02T11:58:00Z">
              <w:tcPr>
                <w:tcW w:w="323" w:type="pct"/>
                <w:vAlign w:val="center"/>
              </w:tcPr>
            </w:tcPrChange>
          </w:tcPr>
          <w:p w14:paraId="281546EE" w14:textId="5F23252F" w:rsidR="00B47D9B" w:rsidRPr="001245B7" w:rsidRDefault="00B47D9B" w:rsidP="00B47D9B">
            <w:pPr>
              <w:spacing w:after="0" w:line="240" w:lineRule="auto"/>
              <w:jc w:val="center"/>
              <w:rPr>
                <w:ins w:id="1273" w:author="Dahal, Kajol" w:date="2025-12-02T11:58:00Z"/>
                <w:rFonts w:asciiTheme="majorBidi" w:hAnsiTheme="majorBidi" w:cstheme="majorBidi"/>
                <w:sz w:val="18"/>
                <w:szCs w:val="18"/>
              </w:rPr>
            </w:pPr>
            <w:ins w:id="1274" w:author="Dahal, Kajol" w:date="2025-12-02T11:58:00Z">
              <w:r w:rsidRPr="001245B7">
                <w:rPr>
                  <w:rFonts w:asciiTheme="majorBidi" w:hAnsiTheme="majorBidi" w:cstheme="majorBidi"/>
                  <w:sz w:val="18"/>
                  <w:szCs w:val="18"/>
                </w:rPr>
                <w:t>1.8</w:t>
              </w:r>
              <w:r>
                <w:rPr>
                  <w:rFonts w:asciiTheme="majorBidi" w:hAnsiTheme="majorBidi" w:cstheme="majorBidi"/>
                  <w:sz w:val="18"/>
                  <w:szCs w:val="18"/>
                </w:rPr>
                <w:t>0</w:t>
              </w:r>
            </w:ins>
          </w:p>
        </w:tc>
        <w:tc>
          <w:tcPr>
            <w:tcW w:w="689" w:type="pct"/>
            <w:vAlign w:val="center"/>
            <w:tcPrChange w:id="1275" w:author="Dahal, Kajol" w:date="2025-12-02T11:58:00Z">
              <w:tcPr>
                <w:tcW w:w="689" w:type="pct"/>
                <w:vAlign w:val="center"/>
              </w:tcPr>
            </w:tcPrChange>
          </w:tcPr>
          <w:p w14:paraId="534EF37F" w14:textId="62565C81" w:rsidR="00B47D9B" w:rsidRPr="001245B7" w:rsidRDefault="00B47D9B" w:rsidP="00B47D9B">
            <w:pPr>
              <w:spacing w:after="0" w:line="240" w:lineRule="auto"/>
              <w:jc w:val="center"/>
              <w:rPr>
                <w:ins w:id="1276" w:author="Dahal, Kajol" w:date="2025-12-02T11:58:00Z"/>
                <w:rFonts w:asciiTheme="majorBidi" w:hAnsiTheme="majorBidi" w:cstheme="majorBidi"/>
                <w:sz w:val="18"/>
                <w:szCs w:val="18"/>
              </w:rPr>
            </w:pPr>
            <w:ins w:id="1277" w:author="Dahal, Kajol" w:date="2025-12-02T11:58:00Z">
              <w:r w:rsidRPr="001245B7">
                <w:rPr>
                  <w:rFonts w:asciiTheme="majorBidi" w:hAnsiTheme="majorBidi" w:cstheme="majorBidi"/>
                  <w:sz w:val="18"/>
                  <w:szCs w:val="18"/>
                </w:rPr>
                <w:t>1.20 – 2.70</w:t>
              </w:r>
            </w:ins>
          </w:p>
        </w:tc>
        <w:tc>
          <w:tcPr>
            <w:tcW w:w="456" w:type="pct"/>
            <w:vAlign w:val="center"/>
            <w:tcPrChange w:id="1278" w:author="Dahal, Kajol" w:date="2025-12-02T11:58:00Z">
              <w:tcPr>
                <w:tcW w:w="458" w:type="pct"/>
                <w:gridSpan w:val="2"/>
                <w:vAlign w:val="center"/>
              </w:tcPr>
            </w:tcPrChange>
          </w:tcPr>
          <w:p w14:paraId="16E04394" w14:textId="2627B84D" w:rsidR="00B47D9B" w:rsidRPr="001245B7" w:rsidRDefault="00B47D9B" w:rsidP="00B47D9B">
            <w:pPr>
              <w:spacing w:after="0" w:line="240" w:lineRule="auto"/>
              <w:jc w:val="center"/>
              <w:rPr>
                <w:ins w:id="1279" w:author="Dahal, Kajol" w:date="2025-12-02T11:58:00Z"/>
                <w:rFonts w:asciiTheme="majorBidi" w:hAnsiTheme="majorBidi" w:cstheme="majorBidi"/>
                <w:sz w:val="18"/>
                <w:szCs w:val="18"/>
              </w:rPr>
            </w:pPr>
            <w:ins w:id="1280" w:author="Dahal, Kajol" w:date="2025-12-02T11:58:00Z">
              <w:r w:rsidRPr="001245B7">
                <w:rPr>
                  <w:rFonts w:asciiTheme="majorBidi" w:hAnsiTheme="majorBidi" w:cstheme="majorBidi"/>
                  <w:sz w:val="18"/>
                  <w:szCs w:val="18"/>
                </w:rPr>
                <w:t>0.005</w:t>
              </w:r>
            </w:ins>
          </w:p>
        </w:tc>
      </w:tr>
      <w:tr w:rsidR="00B47D9B" w:rsidRPr="00A12542" w14:paraId="25477E2C" w14:textId="3BB8F4E0" w:rsidTr="00B47D9B">
        <w:trPr>
          <w:trHeight w:val="20"/>
          <w:trPrChange w:id="1281" w:author="Dahal, Kajol" w:date="2025-12-02T11:58:00Z">
            <w:trPr>
              <w:gridBefore w:val="1"/>
              <w:trHeight w:val="20"/>
            </w:trPr>
          </w:trPrChange>
        </w:trPr>
        <w:tc>
          <w:tcPr>
            <w:tcW w:w="738" w:type="pct"/>
            <w:vAlign w:val="center"/>
            <w:hideMark/>
            <w:tcPrChange w:id="1282" w:author="Dahal, Kajol" w:date="2025-12-02T11:58:00Z">
              <w:tcPr>
                <w:tcW w:w="738" w:type="pct"/>
                <w:gridSpan w:val="2"/>
                <w:vAlign w:val="center"/>
                <w:hideMark/>
              </w:tcPr>
            </w:tcPrChange>
          </w:tcPr>
          <w:p w14:paraId="26A39753" w14:textId="45FAA57D" w:rsidR="00B47D9B" w:rsidRPr="00A12542" w:rsidRDefault="00B47D9B" w:rsidP="00B47D9B">
            <w:pPr>
              <w:spacing w:after="0" w:line="240" w:lineRule="auto"/>
              <w:rPr>
                <w:rFonts w:asciiTheme="majorBidi" w:eastAsia="Times New Roman" w:hAnsiTheme="majorBidi" w:cstheme="majorBidi"/>
                <w:kern w:val="0"/>
                <w:sz w:val="16"/>
                <w:szCs w:val="16"/>
                <w14:ligatures w14:val="none"/>
              </w:rPr>
            </w:pPr>
            <w:r w:rsidRPr="00A12542">
              <w:rPr>
                <w:rFonts w:asciiTheme="majorBidi" w:eastAsia="Times New Roman" w:hAnsiTheme="majorBidi" w:cstheme="majorBidi"/>
                <w:kern w:val="0"/>
                <w:sz w:val="16"/>
                <w:szCs w:val="16"/>
                <w14:ligatures w14:val="none"/>
              </w:rPr>
              <w:t>Overweight and obese</w:t>
            </w:r>
          </w:p>
        </w:tc>
        <w:tc>
          <w:tcPr>
            <w:tcW w:w="322" w:type="pct"/>
            <w:vAlign w:val="center"/>
            <w:tcPrChange w:id="1283" w:author="Dahal, Kajol" w:date="2025-12-02T11:58:00Z">
              <w:tcPr>
                <w:tcW w:w="322" w:type="pct"/>
                <w:vAlign w:val="center"/>
              </w:tcPr>
            </w:tcPrChange>
          </w:tcPr>
          <w:p w14:paraId="6CF10020" w14:textId="65E934F4" w:rsidR="00B47D9B" w:rsidRPr="001245B7" w:rsidRDefault="00B47D9B" w:rsidP="00B47D9B">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1.3</w:t>
            </w:r>
            <w:r>
              <w:rPr>
                <w:rFonts w:asciiTheme="majorBidi" w:hAnsiTheme="majorBidi" w:cstheme="majorBidi"/>
                <w:sz w:val="18"/>
                <w:szCs w:val="18"/>
              </w:rPr>
              <w:t>0</w:t>
            </w:r>
          </w:p>
        </w:tc>
        <w:tc>
          <w:tcPr>
            <w:tcW w:w="688" w:type="pct"/>
            <w:vAlign w:val="center"/>
            <w:tcPrChange w:id="1284" w:author="Dahal, Kajol" w:date="2025-12-02T11:58:00Z">
              <w:tcPr>
                <w:tcW w:w="688" w:type="pct"/>
                <w:vAlign w:val="center"/>
              </w:tcPr>
            </w:tcPrChange>
          </w:tcPr>
          <w:p w14:paraId="749EB592" w14:textId="0BAE84DA" w:rsidR="00B47D9B" w:rsidRPr="001245B7" w:rsidRDefault="00B47D9B" w:rsidP="00B47D9B">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0.97 – 1.74</w:t>
            </w:r>
          </w:p>
        </w:tc>
        <w:tc>
          <w:tcPr>
            <w:tcW w:w="397" w:type="pct"/>
            <w:vAlign w:val="center"/>
            <w:tcPrChange w:id="1285" w:author="Dahal, Kajol" w:date="2025-12-02T11:58:00Z">
              <w:tcPr>
                <w:tcW w:w="397" w:type="pct"/>
                <w:gridSpan w:val="2"/>
                <w:vAlign w:val="center"/>
              </w:tcPr>
            </w:tcPrChange>
          </w:tcPr>
          <w:p w14:paraId="07A89C40" w14:textId="412B669A" w:rsidR="00B47D9B" w:rsidRPr="001245B7" w:rsidRDefault="00B47D9B" w:rsidP="00B47D9B">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0.076</w:t>
            </w:r>
          </w:p>
        </w:tc>
        <w:tc>
          <w:tcPr>
            <w:tcW w:w="322" w:type="pct"/>
            <w:vAlign w:val="center"/>
            <w:tcPrChange w:id="1286" w:author="Dahal, Kajol" w:date="2025-12-02T11:58:00Z">
              <w:tcPr>
                <w:tcW w:w="322" w:type="pct"/>
                <w:vAlign w:val="center"/>
              </w:tcPr>
            </w:tcPrChange>
          </w:tcPr>
          <w:p w14:paraId="6E71A3CC" w14:textId="390BFFC2" w:rsidR="00B47D9B" w:rsidRPr="00A12542" w:rsidRDefault="00B47D9B" w:rsidP="00B47D9B">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0.89</w:t>
            </w:r>
          </w:p>
        </w:tc>
        <w:tc>
          <w:tcPr>
            <w:tcW w:w="679" w:type="pct"/>
            <w:vAlign w:val="center"/>
            <w:tcPrChange w:id="1287" w:author="Dahal, Kajol" w:date="2025-12-02T11:58:00Z">
              <w:tcPr>
                <w:tcW w:w="679" w:type="pct"/>
                <w:vAlign w:val="center"/>
              </w:tcPr>
            </w:tcPrChange>
          </w:tcPr>
          <w:p w14:paraId="18A5BEAD" w14:textId="7195C945" w:rsidR="00B47D9B" w:rsidRPr="00A12542" w:rsidRDefault="00B47D9B" w:rsidP="00B47D9B">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0.63 – 1.28</w:t>
            </w:r>
          </w:p>
        </w:tc>
        <w:tc>
          <w:tcPr>
            <w:tcW w:w="386" w:type="pct"/>
            <w:vAlign w:val="center"/>
            <w:tcPrChange w:id="1288" w:author="Dahal, Kajol" w:date="2025-12-02T11:58:00Z">
              <w:tcPr>
                <w:tcW w:w="386" w:type="pct"/>
                <w:gridSpan w:val="2"/>
                <w:vAlign w:val="center"/>
              </w:tcPr>
            </w:tcPrChange>
          </w:tcPr>
          <w:p w14:paraId="2990A62D" w14:textId="1A57535B" w:rsidR="00B47D9B" w:rsidRPr="00A12542" w:rsidRDefault="00B47D9B" w:rsidP="00B47D9B">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0.539</w:t>
            </w:r>
          </w:p>
        </w:tc>
        <w:tc>
          <w:tcPr>
            <w:tcW w:w="323" w:type="pct"/>
            <w:vAlign w:val="center"/>
            <w:tcPrChange w:id="1289" w:author="Dahal, Kajol" w:date="2025-12-02T11:58:00Z">
              <w:tcPr>
                <w:tcW w:w="323" w:type="pct"/>
                <w:vAlign w:val="center"/>
              </w:tcPr>
            </w:tcPrChange>
          </w:tcPr>
          <w:p w14:paraId="590B2A14" w14:textId="23258421" w:rsidR="00B47D9B" w:rsidRPr="00A12542" w:rsidRDefault="00B47D9B" w:rsidP="00B47D9B">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0.88</w:t>
            </w:r>
          </w:p>
        </w:tc>
        <w:tc>
          <w:tcPr>
            <w:tcW w:w="689" w:type="pct"/>
            <w:vAlign w:val="center"/>
            <w:tcPrChange w:id="1290" w:author="Dahal, Kajol" w:date="2025-12-02T11:58:00Z">
              <w:tcPr>
                <w:tcW w:w="689" w:type="pct"/>
                <w:vAlign w:val="center"/>
              </w:tcPr>
            </w:tcPrChange>
          </w:tcPr>
          <w:p w14:paraId="41970D1E" w14:textId="56224931" w:rsidR="00B47D9B" w:rsidRPr="00A12542" w:rsidRDefault="00B47D9B" w:rsidP="00B47D9B">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0.59 – 1.32</w:t>
            </w:r>
          </w:p>
        </w:tc>
        <w:tc>
          <w:tcPr>
            <w:tcW w:w="456" w:type="pct"/>
            <w:vAlign w:val="center"/>
            <w:tcPrChange w:id="1291" w:author="Dahal, Kajol" w:date="2025-12-02T11:58:00Z">
              <w:tcPr>
                <w:tcW w:w="458" w:type="pct"/>
                <w:gridSpan w:val="2"/>
                <w:vAlign w:val="center"/>
              </w:tcPr>
            </w:tcPrChange>
          </w:tcPr>
          <w:p w14:paraId="5ADF0646" w14:textId="7C5ED2E2" w:rsidR="00B47D9B" w:rsidRPr="00A12542" w:rsidRDefault="00B47D9B" w:rsidP="00B47D9B">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0.529</w:t>
            </w:r>
          </w:p>
        </w:tc>
      </w:tr>
      <w:tr w:rsidR="00B47D9B" w:rsidRPr="00A12542" w:rsidDel="00B47D9B" w14:paraId="36E37CE9" w14:textId="0C651B7C" w:rsidTr="00B47D9B">
        <w:trPr>
          <w:trHeight w:val="20"/>
          <w:del w:id="1292" w:author="Dahal, Kajol" w:date="2025-12-02T11:58:00Z"/>
          <w:trPrChange w:id="1293" w:author="Dahal, Kajol" w:date="2025-12-02T11:58:00Z">
            <w:trPr>
              <w:gridBefore w:val="1"/>
              <w:trHeight w:val="20"/>
            </w:trPr>
          </w:trPrChange>
        </w:trPr>
        <w:tc>
          <w:tcPr>
            <w:tcW w:w="738" w:type="pct"/>
            <w:vAlign w:val="center"/>
            <w:hideMark/>
            <w:tcPrChange w:id="1294" w:author="Dahal, Kajol" w:date="2025-12-02T11:58:00Z">
              <w:tcPr>
                <w:tcW w:w="738" w:type="pct"/>
                <w:gridSpan w:val="2"/>
                <w:vAlign w:val="center"/>
                <w:hideMark/>
              </w:tcPr>
            </w:tcPrChange>
          </w:tcPr>
          <w:p w14:paraId="64A43C95" w14:textId="4BEBE0D6" w:rsidR="00B47D9B" w:rsidRPr="00A12542" w:rsidDel="00B47D9B" w:rsidRDefault="00B47D9B" w:rsidP="00B47D9B">
            <w:pPr>
              <w:spacing w:after="0" w:line="240" w:lineRule="auto"/>
              <w:rPr>
                <w:del w:id="1295" w:author="Dahal, Kajol" w:date="2025-12-02T11:58:00Z"/>
                <w:rFonts w:asciiTheme="majorBidi" w:eastAsia="Times New Roman" w:hAnsiTheme="majorBidi" w:cstheme="majorBidi"/>
                <w:kern w:val="0"/>
                <w:sz w:val="16"/>
                <w:szCs w:val="16"/>
                <w14:ligatures w14:val="none"/>
              </w:rPr>
            </w:pPr>
            <w:del w:id="1296" w:author="Dahal, Kajol" w:date="2025-12-02T11:58:00Z">
              <w:r w:rsidDel="00B47D9B">
                <w:rPr>
                  <w:rFonts w:asciiTheme="majorBidi" w:eastAsia="Times New Roman" w:hAnsiTheme="majorBidi" w:cstheme="majorBidi"/>
                  <w:kern w:val="0"/>
                  <w:sz w:val="16"/>
                  <w:szCs w:val="16"/>
                  <w14:ligatures w14:val="none"/>
                </w:rPr>
                <w:delText>Underweight</w:delText>
              </w:r>
            </w:del>
          </w:p>
        </w:tc>
        <w:tc>
          <w:tcPr>
            <w:tcW w:w="322" w:type="pct"/>
            <w:vAlign w:val="center"/>
            <w:tcPrChange w:id="1297" w:author="Dahal, Kajol" w:date="2025-12-02T11:58:00Z">
              <w:tcPr>
                <w:tcW w:w="322" w:type="pct"/>
                <w:vAlign w:val="center"/>
              </w:tcPr>
            </w:tcPrChange>
          </w:tcPr>
          <w:p w14:paraId="0BB51625" w14:textId="051D4DFD" w:rsidR="00B47D9B" w:rsidRPr="001245B7" w:rsidDel="00B47D9B" w:rsidRDefault="00B47D9B" w:rsidP="00B47D9B">
            <w:pPr>
              <w:spacing w:after="0" w:line="240" w:lineRule="auto"/>
              <w:jc w:val="center"/>
              <w:rPr>
                <w:del w:id="1298" w:author="Dahal, Kajol" w:date="2025-12-02T11:58:00Z"/>
                <w:rFonts w:asciiTheme="majorBidi" w:hAnsiTheme="majorBidi" w:cstheme="majorBidi"/>
                <w:sz w:val="18"/>
                <w:szCs w:val="18"/>
              </w:rPr>
            </w:pPr>
            <w:del w:id="1299" w:author="Dahal, Kajol" w:date="2025-12-02T11:58:00Z">
              <w:r w:rsidRPr="001245B7" w:rsidDel="00B47D9B">
                <w:rPr>
                  <w:rFonts w:asciiTheme="majorBidi" w:hAnsiTheme="majorBidi" w:cstheme="majorBidi"/>
                  <w:sz w:val="18"/>
                  <w:szCs w:val="18"/>
                </w:rPr>
                <w:delText>1.17</w:delText>
              </w:r>
            </w:del>
          </w:p>
        </w:tc>
        <w:tc>
          <w:tcPr>
            <w:tcW w:w="688" w:type="pct"/>
            <w:vAlign w:val="center"/>
            <w:tcPrChange w:id="1300" w:author="Dahal, Kajol" w:date="2025-12-02T11:58:00Z">
              <w:tcPr>
                <w:tcW w:w="688" w:type="pct"/>
                <w:vAlign w:val="center"/>
              </w:tcPr>
            </w:tcPrChange>
          </w:tcPr>
          <w:p w14:paraId="3D1F4024" w14:textId="1670DF1E" w:rsidR="00B47D9B" w:rsidRPr="001245B7" w:rsidDel="00B47D9B" w:rsidRDefault="00B47D9B" w:rsidP="00B47D9B">
            <w:pPr>
              <w:spacing w:after="0" w:line="240" w:lineRule="auto"/>
              <w:jc w:val="center"/>
              <w:rPr>
                <w:del w:id="1301" w:author="Dahal, Kajol" w:date="2025-12-02T11:58:00Z"/>
                <w:rFonts w:asciiTheme="majorBidi" w:hAnsiTheme="majorBidi" w:cstheme="majorBidi"/>
                <w:sz w:val="18"/>
                <w:szCs w:val="18"/>
              </w:rPr>
            </w:pPr>
            <w:del w:id="1302" w:author="Dahal, Kajol" w:date="2025-12-02T11:58:00Z">
              <w:r w:rsidRPr="001245B7" w:rsidDel="00B47D9B">
                <w:rPr>
                  <w:rFonts w:asciiTheme="majorBidi" w:hAnsiTheme="majorBidi" w:cstheme="majorBidi"/>
                  <w:sz w:val="18"/>
                  <w:szCs w:val="18"/>
                </w:rPr>
                <w:delText>0.80 – 1.71</w:delText>
              </w:r>
            </w:del>
          </w:p>
        </w:tc>
        <w:tc>
          <w:tcPr>
            <w:tcW w:w="397" w:type="pct"/>
            <w:vAlign w:val="center"/>
            <w:tcPrChange w:id="1303" w:author="Dahal, Kajol" w:date="2025-12-02T11:58:00Z">
              <w:tcPr>
                <w:tcW w:w="397" w:type="pct"/>
                <w:gridSpan w:val="2"/>
                <w:vAlign w:val="center"/>
              </w:tcPr>
            </w:tcPrChange>
          </w:tcPr>
          <w:p w14:paraId="72EC6F7B" w14:textId="52E5CB97" w:rsidR="00B47D9B" w:rsidRPr="001245B7" w:rsidDel="00B47D9B" w:rsidRDefault="00B47D9B" w:rsidP="00B47D9B">
            <w:pPr>
              <w:spacing w:after="0" w:line="240" w:lineRule="auto"/>
              <w:jc w:val="center"/>
              <w:rPr>
                <w:del w:id="1304" w:author="Dahal, Kajol" w:date="2025-12-02T11:58:00Z"/>
                <w:rFonts w:asciiTheme="majorBidi" w:hAnsiTheme="majorBidi" w:cstheme="majorBidi"/>
                <w:sz w:val="18"/>
                <w:szCs w:val="18"/>
              </w:rPr>
            </w:pPr>
            <w:del w:id="1305" w:author="Dahal, Kajol" w:date="2025-12-02T11:58:00Z">
              <w:r w:rsidRPr="001245B7" w:rsidDel="00B47D9B">
                <w:rPr>
                  <w:rFonts w:asciiTheme="majorBidi" w:hAnsiTheme="majorBidi" w:cstheme="majorBidi"/>
                  <w:sz w:val="18"/>
                  <w:szCs w:val="18"/>
                </w:rPr>
                <w:delText>0.426</w:delText>
              </w:r>
            </w:del>
          </w:p>
        </w:tc>
        <w:tc>
          <w:tcPr>
            <w:tcW w:w="322" w:type="pct"/>
            <w:vAlign w:val="center"/>
            <w:tcPrChange w:id="1306" w:author="Dahal, Kajol" w:date="2025-12-02T11:58:00Z">
              <w:tcPr>
                <w:tcW w:w="322" w:type="pct"/>
                <w:vAlign w:val="center"/>
              </w:tcPr>
            </w:tcPrChange>
          </w:tcPr>
          <w:p w14:paraId="7EB999DD" w14:textId="6BD17D17" w:rsidR="00B47D9B" w:rsidRPr="00A12542" w:rsidDel="00B47D9B" w:rsidRDefault="00B47D9B" w:rsidP="00B47D9B">
            <w:pPr>
              <w:spacing w:after="0" w:line="240" w:lineRule="auto"/>
              <w:jc w:val="center"/>
              <w:rPr>
                <w:del w:id="1307" w:author="Dahal, Kajol" w:date="2025-12-02T11:58:00Z"/>
                <w:rFonts w:asciiTheme="majorBidi" w:hAnsiTheme="majorBidi" w:cstheme="majorBidi"/>
                <w:sz w:val="18"/>
                <w:szCs w:val="18"/>
              </w:rPr>
            </w:pPr>
            <w:del w:id="1308" w:author="Dahal, Kajol" w:date="2025-12-02T11:58:00Z">
              <w:r w:rsidRPr="001245B7" w:rsidDel="00B47D9B">
                <w:rPr>
                  <w:rFonts w:asciiTheme="majorBidi" w:hAnsiTheme="majorBidi" w:cstheme="majorBidi"/>
                  <w:sz w:val="18"/>
                  <w:szCs w:val="18"/>
                </w:rPr>
                <w:delText>1.44</w:delText>
              </w:r>
            </w:del>
          </w:p>
        </w:tc>
        <w:tc>
          <w:tcPr>
            <w:tcW w:w="679" w:type="pct"/>
            <w:vAlign w:val="center"/>
            <w:tcPrChange w:id="1309" w:author="Dahal, Kajol" w:date="2025-12-02T11:58:00Z">
              <w:tcPr>
                <w:tcW w:w="679" w:type="pct"/>
                <w:vAlign w:val="center"/>
              </w:tcPr>
            </w:tcPrChange>
          </w:tcPr>
          <w:p w14:paraId="3150B3CA" w14:textId="70EEFB2E" w:rsidR="00B47D9B" w:rsidRPr="00A12542" w:rsidDel="00B47D9B" w:rsidRDefault="00B47D9B" w:rsidP="00B47D9B">
            <w:pPr>
              <w:spacing w:after="0" w:line="240" w:lineRule="auto"/>
              <w:jc w:val="center"/>
              <w:rPr>
                <w:del w:id="1310" w:author="Dahal, Kajol" w:date="2025-12-02T11:58:00Z"/>
                <w:rFonts w:asciiTheme="majorBidi" w:hAnsiTheme="majorBidi" w:cstheme="majorBidi"/>
                <w:sz w:val="18"/>
                <w:szCs w:val="18"/>
              </w:rPr>
            </w:pPr>
            <w:del w:id="1311" w:author="Dahal, Kajol" w:date="2025-12-02T11:58:00Z">
              <w:r w:rsidRPr="001245B7" w:rsidDel="00B47D9B">
                <w:rPr>
                  <w:rFonts w:asciiTheme="majorBidi" w:hAnsiTheme="majorBidi" w:cstheme="majorBidi"/>
                  <w:sz w:val="18"/>
                  <w:szCs w:val="18"/>
                </w:rPr>
                <w:delText>0.96 – 2.16</w:delText>
              </w:r>
            </w:del>
          </w:p>
        </w:tc>
        <w:tc>
          <w:tcPr>
            <w:tcW w:w="386" w:type="pct"/>
            <w:vAlign w:val="center"/>
            <w:tcPrChange w:id="1312" w:author="Dahal, Kajol" w:date="2025-12-02T11:58:00Z">
              <w:tcPr>
                <w:tcW w:w="386" w:type="pct"/>
                <w:gridSpan w:val="2"/>
                <w:vAlign w:val="center"/>
              </w:tcPr>
            </w:tcPrChange>
          </w:tcPr>
          <w:p w14:paraId="000E13A5" w14:textId="45E8E1AF" w:rsidR="00B47D9B" w:rsidRPr="001245B7" w:rsidDel="00B47D9B" w:rsidRDefault="00B47D9B" w:rsidP="00B47D9B">
            <w:pPr>
              <w:spacing w:after="0" w:line="240" w:lineRule="auto"/>
              <w:jc w:val="center"/>
              <w:rPr>
                <w:del w:id="1313" w:author="Dahal, Kajol" w:date="2025-12-02T11:58:00Z"/>
                <w:rFonts w:asciiTheme="majorBidi" w:hAnsiTheme="majorBidi" w:cstheme="majorBidi"/>
                <w:sz w:val="18"/>
                <w:szCs w:val="18"/>
              </w:rPr>
            </w:pPr>
            <w:del w:id="1314" w:author="Dahal, Kajol" w:date="2025-12-02T11:58:00Z">
              <w:r w:rsidRPr="001245B7" w:rsidDel="00B47D9B">
                <w:rPr>
                  <w:rFonts w:asciiTheme="majorBidi" w:hAnsiTheme="majorBidi" w:cstheme="majorBidi"/>
                  <w:sz w:val="18"/>
                  <w:szCs w:val="18"/>
                </w:rPr>
                <w:delText>0.075</w:delText>
              </w:r>
            </w:del>
          </w:p>
        </w:tc>
        <w:tc>
          <w:tcPr>
            <w:tcW w:w="323" w:type="pct"/>
            <w:vAlign w:val="center"/>
            <w:tcPrChange w:id="1315" w:author="Dahal, Kajol" w:date="2025-12-02T11:58:00Z">
              <w:tcPr>
                <w:tcW w:w="323" w:type="pct"/>
                <w:vAlign w:val="center"/>
              </w:tcPr>
            </w:tcPrChange>
          </w:tcPr>
          <w:p w14:paraId="1C867539" w14:textId="0EAC5764" w:rsidR="00B47D9B" w:rsidRPr="00A12542" w:rsidDel="00B47D9B" w:rsidRDefault="00B47D9B" w:rsidP="00B47D9B">
            <w:pPr>
              <w:spacing w:after="0" w:line="240" w:lineRule="auto"/>
              <w:jc w:val="center"/>
              <w:rPr>
                <w:del w:id="1316" w:author="Dahal, Kajol" w:date="2025-12-02T11:58:00Z"/>
                <w:rFonts w:asciiTheme="majorBidi" w:hAnsiTheme="majorBidi" w:cstheme="majorBidi"/>
                <w:sz w:val="18"/>
                <w:szCs w:val="18"/>
              </w:rPr>
            </w:pPr>
            <w:del w:id="1317" w:author="Dahal, Kajol" w:date="2025-12-02T11:58:00Z">
              <w:r w:rsidRPr="001245B7" w:rsidDel="00B47D9B">
                <w:rPr>
                  <w:rFonts w:asciiTheme="majorBidi" w:hAnsiTheme="majorBidi" w:cstheme="majorBidi"/>
                  <w:sz w:val="18"/>
                  <w:szCs w:val="18"/>
                </w:rPr>
                <w:delText>1.8</w:delText>
              </w:r>
              <w:r w:rsidDel="00B47D9B">
                <w:rPr>
                  <w:rFonts w:asciiTheme="majorBidi" w:hAnsiTheme="majorBidi" w:cstheme="majorBidi"/>
                  <w:sz w:val="18"/>
                  <w:szCs w:val="18"/>
                </w:rPr>
                <w:delText>0</w:delText>
              </w:r>
            </w:del>
          </w:p>
        </w:tc>
        <w:tc>
          <w:tcPr>
            <w:tcW w:w="689" w:type="pct"/>
            <w:vAlign w:val="center"/>
            <w:tcPrChange w:id="1318" w:author="Dahal, Kajol" w:date="2025-12-02T11:58:00Z">
              <w:tcPr>
                <w:tcW w:w="689" w:type="pct"/>
                <w:vAlign w:val="center"/>
              </w:tcPr>
            </w:tcPrChange>
          </w:tcPr>
          <w:p w14:paraId="3E7894E8" w14:textId="3E4BE9A4" w:rsidR="00B47D9B" w:rsidRPr="00A12542" w:rsidDel="00B47D9B" w:rsidRDefault="00B47D9B" w:rsidP="00B47D9B">
            <w:pPr>
              <w:spacing w:after="0" w:line="240" w:lineRule="auto"/>
              <w:jc w:val="center"/>
              <w:rPr>
                <w:del w:id="1319" w:author="Dahal, Kajol" w:date="2025-12-02T11:58:00Z"/>
                <w:rFonts w:asciiTheme="majorBidi" w:hAnsiTheme="majorBidi" w:cstheme="majorBidi"/>
                <w:sz w:val="18"/>
                <w:szCs w:val="18"/>
              </w:rPr>
            </w:pPr>
            <w:del w:id="1320" w:author="Dahal, Kajol" w:date="2025-12-02T11:58:00Z">
              <w:r w:rsidRPr="001245B7" w:rsidDel="00B47D9B">
                <w:rPr>
                  <w:rFonts w:asciiTheme="majorBidi" w:hAnsiTheme="majorBidi" w:cstheme="majorBidi"/>
                  <w:sz w:val="18"/>
                  <w:szCs w:val="18"/>
                </w:rPr>
                <w:delText>1.20 – 2.70</w:delText>
              </w:r>
            </w:del>
          </w:p>
        </w:tc>
        <w:tc>
          <w:tcPr>
            <w:tcW w:w="456" w:type="pct"/>
            <w:vAlign w:val="center"/>
            <w:tcPrChange w:id="1321" w:author="Dahal, Kajol" w:date="2025-12-02T11:58:00Z">
              <w:tcPr>
                <w:tcW w:w="458" w:type="pct"/>
                <w:gridSpan w:val="2"/>
                <w:vAlign w:val="center"/>
              </w:tcPr>
            </w:tcPrChange>
          </w:tcPr>
          <w:p w14:paraId="32F56318" w14:textId="51C1A1B2" w:rsidR="00B47D9B" w:rsidRPr="001245B7" w:rsidDel="00B47D9B" w:rsidRDefault="00B47D9B" w:rsidP="00B47D9B">
            <w:pPr>
              <w:spacing w:after="0" w:line="240" w:lineRule="auto"/>
              <w:jc w:val="center"/>
              <w:rPr>
                <w:del w:id="1322" w:author="Dahal, Kajol" w:date="2025-12-02T11:58:00Z"/>
                <w:rFonts w:asciiTheme="majorBidi" w:hAnsiTheme="majorBidi" w:cstheme="majorBidi"/>
                <w:sz w:val="18"/>
                <w:szCs w:val="18"/>
              </w:rPr>
            </w:pPr>
            <w:del w:id="1323" w:author="Dahal, Kajol" w:date="2025-12-02T11:58:00Z">
              <w:r w:rsidRPr="001245B7" w:rsidDel="00B47D9B">
                <w:rPr>
                  <w:rFonts w:asciiTheme="majorBidi" w:hAnsiTheme="majorBidi" w:cstheme="majorBidi"/>
                  <w:sz w:val="18"/>
                  <w:szCs w:val="18"/>
                </w:rPr>
                <w:delText>0.005</w:delText>
              </w:r>
            </w:del>
          </w:p>
        </w:tc>
      </w:tr>
      <w:tr w:rsidR="00B47D9B" w:rsidRPr="00A12542" w:rsidDel="008234E3" w14:paraId="023536C6" w14:textId="4518D1A1" w:rsidTr="00B47D9B">
        <w:trPr>
          <w:trHeight w:val="85"/>
          <w:del w:id="1324" w:author="Bikram Adhikari (bdhikari)" w:date="2025-12-02T16:12:00Z"/>
          <w:trPrChange w:id="1325" w:author="Dahal, Kajol" w:date="2025-12-02T11:58:00Z">
            <w:trPr>
              <w:gridBefore w:val="1"/>
              <w:trHeight w:val="85"/>
            </w:trPr>
          </w:trPrChange>
        </w:trPr>
        <w:tc>
          <w:tcPr>
            <w:tcW w:w="738" w:type="pct"/>
            <w:vAlign w:val="center"/>
            <w:hideMark/>
            <w:tcPrChange w:id="1326" w:author="Dahal, Kajol" w:date="2025-12-02T11:58:00Z">
              <w:tcPr>
                <w:tcW w:w="738" w:type="pct"/>
                <w:gridSpan w:val="2"/>
                <w:vAlign w:val="center"/>
                <w:hideMark/>
              </w:tcPr>
            </w:tcPrChange>
          </w:tcPr>
          <w:p w14:paraId="503BC47F" w14:textId="77D5A508" w:rsidR="00B47D9B" w:rsidRPr="00A12542" w:rsidDel="008234E3" w:rsidRDefault="00B47D9B" w:rsidP="00B47D9B">
            <w:pPr>
              <w:spacing w:after="0" w:line="240" w:lineRule="auto"/>
              <w:rPr>
                <w:del w:id="1327" w:author="Bikram Adhikari (bdhikari)" w:date="2025-12-02T16:12:00Z" w16du:dateUtc="2025-12-02T22:12:00Z"/>
                <w:rFonts w:asciiTheme="majorBidi" w:eastAsia="Times New Roman" w:hAnsiTheme="majorBidi" w:cstheme="majorBidi"/>
                <w:kern w:val="0"/>
                <w:sz w:val="16"/>
                <w:szCs w:val="16"/>
                <w14:ligatures w14:val="none"/>
              </w:rPr>
            </w:pPr>
            <w:del w:id="1328" w:author="Bikram Adhikari (bdhikari)" w:date="2025-12-02T16:12:00Z" w16du:dateUtc="2025-12-02T22:12:00Z">
              <w:r w:rsidRPr="00A12542" w:rsidDel="008234E3">
                <w:rPr>
                  <w:rFonts w:asciiTheme="majorBidi" w:eastAsia="Times New Roman" w:hAnsiTheme="majorBidi" w:cstheme="majorBidi"/>
                  <w:b/>
                  <w:bCs/>
                  <w:kern w:val="0"/>
                  <w:sz w:val="16"/>
                  <w:szCs w:val="16"/>
                  <w14:ligatures w14:val="none"/>
                </w:rPr>
                <w:delText>Anemia in mother</w:delText>
              </w:r>
              <w:r w:rsidRPr="00A12542" w:rsidDel="008234E3">
                <w:rPr>
                  <w:rFonts w:asciiTheme="majorBidi" w:eastAsia="Times New Roman" w:hAnsiTheme="majorBidi" w:cstheme="majorBidi"/>
                  <w:kern w:val="0"/>
                  <w:sz w:val="16"/>
                  <w:szCs w:val="16"/>
                  <w14:ligatures w14:val="none"/>
                </w:rPr>
                <w:delText xml:space="preserve"> </w:delText>
              </w:r>
              <w:r w:rsidRPr="00A12542" w:rsidDel="008234E3">
                <w:rPr>
                  <w:rFonts w:asciiTheme="majorBidi" w:eastAsia="Times New Roman" w:hAnsiTheme="majorBidi" w:cstheme="majorBidi"/>
                  <w:i/>
                  <w:iCs/>
                  <w:kern w:val="0"/>
                  <w:sz w:val="16"/>
                  <w:szCs w:val="16"/>
                  <w14:ligatures w14:val="none"/>
                </w:rPr>
                <w:delText>(ref: No)</w:delText>
              </w:r>
            </w:del>
          </w:p>
        </w:tc>
        <w:tc>
          <w:tcPr>
            <w:tcW w:w="322" w:type="pct"/>
            <w:vAlign w:val="center"/>
            <w:tcPrChange w:id="1329" w:author="Dahal, Kajol" w:date="2025-12-02T11:58:00Z">
              <w:tcPr>
                <w:tcW w:w="322" w:type="pct"/>
                <w:vAlign w:val="center"/>
              </w:tcPr>
            </w:tcPrChange>
          </w:tcPr>
          <w:p w14:paraId="1FEE0B6A" w14:textId="751C31C8" w:rsidR="00B47D9B" w:rsidRPr="001245B7" w:rsidDel="008234E3" w:rsidRDefault="00B47D9B" w:rsidP="00B47D9B">
            <w:pPr>
              <w:spacing w:after="0" w:line="240" w:lineRule="auto"/>
              <w:jc w:val="center"/>
              <w:rPr>
                <w:del w:id="1330" w:author="Bikram Adhikari (bdhikari)" w:date="2025-12-02T16:12:00Z" w16du:dateUtc="2025-12-02T22:12:00Z"/>
                <w:rFonts w:asciiTheme="majorBidi" w:hAnsiTheme="majorBidi" w:cstheme="majorBidi"/>
                <w:sz w:val="18"/>
                <w:szCs w:val="18"/>
              </w:rPr>
            </w:pPr>
            <w:del w:id="1331" w:author="Bikram Adhikari (bdhikari)" w:date="2025-12-02T16:12:00Z" w16du:dateUtc="2025-12-02T22:12:00Z">
              <w:r w:rsidRPr="001245B7" w:rsidDel="008234E3">
                <w:rPr>
                  <w:rFonts w:asciiTheme="majorBidi" w:hAnsiTheme="majorBidi" w:cstheme="majorBidi"/>
                  <w:sz w:val="18"/>
                  <w:szCs w:val="18"/>
                </w:rPr>
                <w:delText>1.55</w:delText>
              </w:r>
            </w:del>
          </w:p>
        </w:tc>
        <w:tc>
          <w:tcPr>
            <w:tcW w:w="688" w:type="pct"/>
            <w:vAlign w:val="center"/>
            <w:tcPrChange w:id="1332" w:author="Dahal, Kajol" w:date="2025-12-02T11:58:00Z">
              <w:tcPr>
                <w:tcW w:w="688" w:type="pct"/>
                <w:vAlign w:val="center"/>
              </w:tcPr>
            </w:tcPrChange>
          </w:tcPr>
          <w:p w14:paraId="0A389BBB" w14:textId="2AEC91A3" w:rsidR="00B47D9B" w:rsidRPr="001245B7" w:rsidDel="008234E3" w:rsidRDefault="00B47D9B" w:rsidP="00B47D9B">
            <w:pPr>
              <w:spacing w:after="0" w:line="240" w:lineRule="auto"/>
              <w:jc w:val="center"/>
              <w:rPr>
                <w:del w:id="1333" w:author="Bikram Adhikari (bdhikari)" w:date="2025-12-02T16:12:00Z" w16du:dateUtc="2025-12-02T22:12:00Z"/>
                <w:rFonts w:asciiTheme="majorBidi" w:hAnsiTheme="majorBidi" w:cstheme="majorBidi"/>
                <w:sz w:val="18"/>
                <w:szCs w:val="18"/>
              </w:rPr>
            </w:pPr>
            <w:del w:id="1334" w:author="Bikram Adhikari (bdhikari)" w:date="2025-12-02T16:12:00Z" w16du:dateUtc="2025-12-02T22:12:00Z">
              <w:r w:rsidRPr="001245B7" w:rsidDel="008234E3">
                <w:rPr>
                  <w:rFonts w:asciiTheme="majorBidi" w:hAnsiTheme="majorBidi" w:cstheme="majorBidi"/>
                  <w:sz w:val="18"/>
                  <w:szCs w:val="18"/>
                </w:rPr>
                <w:delText>1.19 – 2.02</w:delText>
              </w:r>
            </w:del>
          </w:p>
        </w:tc>
        <w:tc>
          <w:tcPr>
            <w:tcW w:w="397" w:type="pct"/>
            <w:vAlign w:val="center"/>
            <w:tcPrChange w:id="1335" w:author="Dahal, Kajol" w:date="2025-12-02T11:58:00Z">
              <w:tcPr>
                <w:tcW w:w="397" w:type="pct"/>
                <w:gridSpan w:val="2"/>
                <w:vAlign w:val="center"/>
              </w:tcPr>
            </w:tcPrChange>
          </w:tcPr>
          <w:p w14:paraId="38BB0D95" w14:textId="064858CB" w:rsidR="00B47D9B" w:rsidRPr="001245B7" w:rsidDel="008234E3" w:rsidRDefault="00B47D9B" w:rsidP="00B47D9B">
            <w:pPr>
              <w:spacing w:after="0" w:line="240" w:lineRule="auto"/>
              <w:jc w:val="center"/>
              <w:rPr>
                <w:del w:id="1336" w:author="Bikram Adhikari (bdhikari)" w:date="2025-12-02T16:12:00Z" w16du:dateUtc="2025-12-02T22:12:00Z"/>
                <w:rFonts w:asciiTheme="majorBidi" w:hAnsiTheme="majorBidi" w:cstheme="majorBidi"/>
                <w:sz w:val="18"/>
                <w:szCs w:val="18"/>
              </w:rPr>
            </w:pPr>
            <w:del w:id="1337" w:author="Bikram Adhikari (bdhikari)" w:date="2025-12-02T16:12:00Z" w16du:dateUtc="2025-12-02T22:12:00Z">
              <w:r w:rsidRPr="001245B7" w:rsidDel="008234E3">
                <w:rPr>
                  <w:rFonts w:asciiTheme="majorBidi" w:hAnsiTheme="majorBidi" w:cstheme="majorBidi"/>
                  <w:sz w:val="18"/>
                  <w:szCs w:val="18"/>
                </w:rPr>
                <w:delText>0.001</w:delText>
              </w:r>
            </w:del>
          </w:p>
        </w:tc>
        <w:tc>
          <w:tcPr>
            <w:tcW w:w="322" w:type="pct"/>
            <w:vAlign w:val="center"/>
            <w:tcPrChange w:id="1338" w:author="Dahal, Kajol" w:date="2025-12-02T11:58:00Z">
              <w:tcPr>
                <w:tcW w:w="322" w:type="pct"/>
                <w:vAlign w:val="center"/>
              </w:tcPr>
            </w:tcPrChange>
          </w:tcPr>
          <w:p w14:paraId="2F1CF730" w14:textId="5F8C1DF9" w:rsidR="00B47D9B" w:rsidRPr="00A12542" w:rsidDel="008234E3" w:rsidRDefault="00B47D9B" w:rsidP="00B47D9B">
            <w:pPr>
              <w:spacing w:after="0" w:line="240" w:lineRule="auto"/>
              <w:jc w:val="center"/>
              <w:rPr>
                <w:del w:id="1339" w:author="Bikram Adhikari (bdhikari)" w:date="2025-12-02T16:12:00Z" w16du:dateUtc="2025-12-02T22:12:00Z"/>
                <w:rFonts w:asciiTheme="majorBidi" w:hAnsiTheme="majorBidi" w:cstheme="majorBidi"/>
                <w:sz w:val="18"/>
                <w:szCs w:val="18"/>
              </w:rPr>
            </w:pPr>
            <w:del w:id="1340" w:author="Bikram Adhikari (bdhikari)" w:date="2025-12-02T16:12:00Z" w16du:dateUtc="2025-12-02T22:12:00Z">
              <w:r w:rsidRPr="001245B7" w:rsidDel="008234E3">
                <w:rPr>
                  <w:rFonts w:asciiTheme="majorBidi" w:hAnsiTheme="majorBidi" w:cstheme="majorBidi"/>
                  <w:sz w:val="18"/>
                  <w:szCs w:val="18"/>
                </w:rPr>
                <w:delText>1.41</w:delText>
              </w:r>
            </w:del>
          </w:p>
        </w:tc>
        <w:tc>
          <w:tcPr>
            <w:tcW w:w="679" w:type="pct"/>
            <w:vAlign w:val="center"/>
            <w:tcPrChange w:id="1341" w:author="Dahal, Kajol" w:date="2025-12-02T11:58:00Z">
              <w:tcPr>
                <w:tcW w:w="679" w:type="pct"/>
                <w:vAlign w:val="center"/>
              </w:tcPr>
            </w:tcPrChange>
          </w:tcPr>
          <w:p w14:paraId="0543AB15" w14:textId="0AA83D60" w:rsidR="00B47D9B" w:rsidRPr="00A12542" w:rsidDel="008234E3" w:rsidRDefault="00B47D9B" w:rsidP="00B47D9B">
            <w:pPr>
              <w:spacing w:after="0" w:line="240" w:lineRule="auto"/>
              <w:jc w:val="center"/>
              <w:rPr>
                <w:del w:id="1342" w:author="Bikram Adhikari (bdhikari)" w:date="2025-12-02T16:12:00Z" w16du:dateUtc="2025-12-02T22:12:00Z"/>
                <w:rFonts w:asciiTheme="majorBidi" w:hAnsiTheme="majorBidi" w:cstheme="majorBidi"/>
                <w:sz w:val="18"/>
                <w:szCs w:val="18"/>
              </w:rPr>
            </w:pPr>
            <w:del w:id="1343" w:author="Bikram Adhikari (bdhikari)" w:date="2025-12-02T16:12:00Z" w16du:dateUtc="2025-12-02T22:12:00Z">
              <w:r w:rsidRPr="001245B7" w:rsidDel="008234E3">
                <w:rPr>
                  <w:rFonts w:asciiTheme="majorBidi" w:hAnsiTheme="majorBidi" w:cstheme="majorBidi"/>
                  <w:sz w:val="18"/>
                  <w:szCs w:val="18"/>
                </w:rPr>
                <w:delText>1.04 – 1.89</w:delText>
              </w:r>
            </w:del>
          </w:p>
        </w:tc>
        <w:tc>
          <w:tcPr>
            <w:tcW w:w="386" w:type="pct"/>
            <w:vAlign w:val="center"/>
            <w:tcPrChange w:id="1344" w:author="Dahal, Kajol" w:date="2025-12-02T11:58:00Z">
              <w:tcPr>
                <w:tcW w:w="386" w:type="pct"/>
                <w:gridSpan w:val="2"/>
                <w:vAlign w:val="center"/>
              </w:tcPr>
            </w:tcPrChange>
          </w:tcPr>
          <w:p w14:paraId="1006F26A" w14:textId="1124FC8D" w:rsidR="00B47D9B" w:rsidRPr="001245B7" w:rsidDel="008234E3" w:rsidRDefault="00B47D9B" w:rsidP="00B47D9B">
            <w:pPr>
              <w:spacing w:after="0" w:line="240" w:lineRule="auto"/>
              <w:jc w:val="center"/>
              <w:rPr>
                <w:del w:id="1345" w:author="Bikram Adhikari (bdhikari)" w:date="2025-12-02T16:12:00Z" w16du:dateUtc="2025-12-02T22:12:00Z"/>
                <w:rFonts w:asciiTheme="majorBidi" w:hAnsiTheme="majorBidi" w:cstheme="majorBidi"/>
                <w:sz w:val="18"/>
                <w:szCs w:val="18"/>
              </w:rPr>
            </w:pPr>
            <w:del w:id="1346" w:author="Bikram Adhikari (bdhikari)" w:date="2025-12-02T16:12:00Z" w16du:dateUtc="2025-12-02T22:12:00Z">
              <w:r w:rsidRPr="001245B7" w:rsidDel="008234E3">
                <w:rPr>
                  <w:rFonts w:asciiTheme="majorBidi" w:hAnsiTheme="majorBidi" w:cstheme="majorBidi"/>
                  <w:sz w:val="18"/>
                  <w:szCs w:val="18"/>
                </w:rPr>
                <w:delText>0.025</w:delText>
              </w:r>
            </w:del>
          </w:p>
        </w:tc>
        <w:tc>
          <w:tcPr>
            <w:tcW w:w="323" w:type="pct"/>
            <w:vAlign w:val="center"/>
            <w:tcPrChange w:id="1347" w:author="Dahal, Kajol" w:date="2025-12-02T11:58:00Z">
              <w:tcPr>
                <w:tcW w:w="323" w:type="pct"/>
                <w:vAlign w:val="center"/>
              </w:tcPr>
            </w:tcPrChange>
          </w:tcPr>
          <w:p w14:paraId="4A2034F0" w14:textId="423F18E0" w:rsidR="00B47D9B" w:rsidRPr="00A12542" w:rsidDel="008234E3" w:rsidRDefault="00B47D9B" w:rsidP="00B47D9B">
            <w:pPr>
              <w:spacing w:after="0" w:line="240" w:lineRule="auto"/>
              <w:jc w:val="center"/>
              <w:rPr>
                <w:del w:id="1348" w:author="Bikram Adhikari (bdhikari)" w:date="2025-12-02T16:12:00Z" w16du:dateUtc="2025-12-02T22:12:00Z"/>
                <w:rFonts w:asciiTheme="majorBidi" w:hAnsiTheme="majorBidi" w:cstheme="majorBidi"/>
                <w:sz w:val="18"/>
                <w:szCs w:val="18"/>
              </w:rPr>
            </w:pPr>
            <w:del w:id="1349" w:author="Bikram Adhikari (bdhikari)" w:date="2025-12-02T16:12:00Z" w16du:dateUtc="2025-12-02T22:12:00Z">
              <w:r w:rsidRPr="001245B7" w:rsidDel="008234E3">
                <w:rPr>
                  <w:rFonts w:asciiTheme="majorBidi" w:hAnsiTheme="majorBidi" w:cstheme="majorBidi"/>
                  <w:sz w:val="18"/>
                  <w:szCs w:val="18"/>
                </w:rPr>
                <w:delText>2.43</w:delText>
              </w:r>
            </w:del>
          </w:p>
        </w:tc>
        <w:tc>
          <w:tcPr>
            <w:tcW w:w="689" w:type="pct"/>
            <w:vAlign w:val="center"/>
            <w:tcPrChange w:id="1350" w:author="Dahal, Kajol" w:date="2025-12-02T11:58:00Z">
              <w:tcPr>
                <w:tcW w:w="689" w:type="pct"/>
                <w:vAlign w:val="center"/>
              </w:tcPr>
            </w:tcPrChange>
          </w:tcPr>
          <w:p w14:paraId="7BDCD55B" w14:textId="5DA01777" w:rsidR="00B47D9B" w:rsidRPr="00A12542" w:rsidDel="008234E3" w:rsidRDefault="00B47D9B" w:rsidP="00B47D9B">
            <w:pPr>
              <w:spacing w:after="0" w:line="240" w:lineRule="auto"/>
              <w:jc w:val="center"/>
              <w:rPr>
                <w:del w:id="1351" w:author="Bikram Adhikari (bdhikari)" w:date="2025-12-02T16:12:00Z" w16du:dateUtc="2025-12-02T22:12:00Z"/>
                <w:rFonts w:asciiTheme="majorBidi" w:hAnsiTheme="majorBidi" w:cstheme="majorBidi"/>
                <w:sz w:val="18"/>
                <w:szCs w:val="18"/>
              </w:rPr>
            </w:pPr>
            <w:del w:id="1352" w:author="Bikram Adhikari (bdhikari)" w:date="2025-12-02T16:12:00Z" w16du:dateUtc="2025-12-02T22:12:00Z">
              <w:r w:rsidRPr="001245B7" w:rsidDel="008234E3">
                <w:rPr>
                  <w:rFonts w:asciiTheme="majorBidi" w:hAnsiTheme="majorBidi" w:cstheme="majorBidi"/>
                  <w:sz w:val="18"/>
                  <w:szCs w:val="18"/>
                </w:rPr>
                <w:delText>1.78 – 3.32</w:delText>
              </w:r>
            </w:del>
          </w:p>
        </w:tc>
        <w:tc>
          <w:tcPr>
            <w:tcW w:w="456" w:type="pct"/>
            <w:vAlign w:val="center"/>
            <w:tcPrChange w:id="1353" w:author="Dahal, Kajol" w:date="2025-12-02T11:58:00Z">
              <w:tcPr>
                <w:tcW w:w="458" w:type="pct"/>
                <w:gridSpan w:val="2"/>
                <w:vAlign w:val="center"/>
              </w:tcPr>
            </w:tcPrChange>
          </w:tcPr>
          <w:p w14:paraId="61F1F92B" w14:textId="5F972950" w:rsidR="00B47D9B" w:rsidRPr="001245B7" w:rsidDel="008234E3" w:rsidRDefault="00B47D9B" w:rsidP="00B47D9B">
            <w:pPr>
              <w:spacing w:after="0" w:line="240" w:lineRule="auto"/>
              <w:jc w:val="center"/>
              <w:rPr>
                <w:del w:id="1354" w:author="Bikram Adhikari (bdhikari)" w:date="2025-12-02T16:12:00Z" w16du:dateUtc="2025-12-02T22:12:00Z"/>
                <w:rFonts w:asciiTheme="majorBidi" w:hAnsiTheme="majorBidi" w:cstheme="majorBidi"/>
                <w:sz w:val="18"/>
                <w:szCs w:val="18"/>
              </w:rPr>
            </w:pPr>
            <w:del w:id="1355" w:author="Bikram Adhikari (bdhikari)" w:date="2025-12-02T16:12:00Z" w16du:dateUtc="2025-12-02T22:12:00Z">
              <w:r w:rsidRPr="001245B7" w:rsidDel="008234E3">
                <w:rPr>
                  <w:rFonts w:asciiTheme="majorBidi" w:hAnsiTheme="majorBidi" w:cstheme="majorBidi"/>
                  <w:sz w:val="18"/>
                  <w:szCs w:val="18"/>
                </w:rPr>
                <w:delText>&lt;0.001</w:delText>
              </w:r>
            </w:del>
          </w:p>
        </w:tc>
      </w:tr>
    </w:tbl>
    <w:p w14:paraId="44F6FBB2" w14:textId="4949D8DE" w:rsidR="008C752F" w:rsidRPr="00A226E0" w:rsidRDefault="008C752F" w:rsidP="00186D1E">
      <w:pPr>
        <w:spacing w:after="0"/>
        <w:rPr>
          <w:rFonts w:asciiTheme="majorBidi" w:hAnsiTheme="majorBidi" w:cstheme="majorBidi"/>
          <w:i/>
          <w:iCs/>
          <w:sz w:val="18"/>
          <w:szCs w:val="18"/>
        </w:rPr>
      </w:pPr>
      <w:r w:rsidRPr="00A226E0">
        <w:rPr>
          <w:rFonts w:asciiTheme="majorBidi" w:hAnsiTheme="majorBidi" w:cstheme="majorBidi"/>
          <w:b/>
          <w:bCs/>
          <w:i/>
          <w:iCs/>
          <w:sz w:val="18"/>
          <w:szCs w:val="18"/>
        </w:rPr>
        <w:t xml:space="preserve">Normal: </w:t>
      </w:r>
      <w:r w:rsidR="00A226E0" w:rsidRPr="00A226E0">
        <w:rPr>
          <w:rFonts w:asciiTheme="majorBidi" w:hAnsiTheme="majorBidi" w:cstheme="majorBidi"/>
          <w:i/>
          <w:iCs/>
          <w:sz w:val="18"/>
          <w:szCs w:val="18"/>
        </w:rPr>
        <w:t xml:space="preserve">participants </w:t>
      </w:r>
      <w:r w:rsidRPr="00A226E0">
        <w:rPr>
          <w:rFonts w:asciiTheme="majorBidi" w:hAnsiTheme="majorBidi" w:cstheme="majorBidi"/>
          <w:i/>
          <w:iCs/>
          <w:sz w:val="18"/>
          <w:szCs w:val="18"/>
        </w:rPr>
        <w:t>having neither undernutrition nor anemia</w:t>
      </w:r>
    </w:p>
    <w:p w14:paraId="2DFEEA0F" w14:textId="5DE84859" w:rsidR="00AD461A" w:rsidRPr="00A226E0" w:rsidRDefault="00AD461A" w:rsidP="00186D1E">
      <w:pPr>
        <w:spacing w:after="0"/>
        <w:rPr>
          <w:rFonts w:asciiTheme="majorBidi" w:hAnsiTheme="majorBidi" w:cstheme="majorBidi"/>
          <w:i/>
          <w:iCs/>
          <w:sz w:val="18"/>
          <w:szCs w:val="18"/>
        </w:rPr>
      </w:pPr>
      <w:r w:rsidRPr="00A226E0">
        <w:rPr>
          <w:rFonts w:asciiTheme="majorBidi" w:hAnsiTheme="majorBidi" w:cstheme="majorBidi"/>
          <w:b/>
          <w:bCs/>
          <w:i/>
          <w:iCs/>
          <w:sz w:val="18"/>
          <w:szCs w:val="18"/>
        </w:rPr>
        <w:t xml:space="preserve">ref: </w:t>
      </w:r>
      <w:r w:rsidRPr="00A226E0">
        <w:rPr>
          <w:rFonts w:asciiTheme="majorBidi" w:hAnsiTheme="majorBidi" w:cstheme="majorBidi"/>
          <w:i/>
          <w:iCs/>
          <w:sz w:val="18"/>
          <w:szCs w:val="18"/>
        </w:rPr>
        <w:t>reference group</w:t>
      </w:r>
      <w:r w:rsidRPr="00A226E0">
        <w:rPr>
          <w:rFonts w:asciiTheme="majorBidi" w:hAnsiTheme="majorBidi" w:cstheme="majorBidi"/>
          <w:b/>
          <w:bCs/>
          <w:i/>
          <w:iCs/>
          <w:sz w:val="18"/>
          <w:szCs w:val="18"/>
        </w:rPr>
        <w:t xml:space="preserve">; </w:t>
      </w:r>
      <w:r w:rsidR="00243338" w:rsidRPr="00A226E0">
        <w:rPr>
          <w:rFonts w:asciiTheme="majorBidi" w:hAnsiTheme="majorBidi" w:cstheme="majorBidi"/>
          <w:b/>
          <w:bCs/>
          <w:i/>
          <w:iCs/>
          <w:sz w:val="18"/>
          <w:szCs w:val="18"/>
        </w:rPr>
        <w:t>a</w:t>
      </w:r>
      <w:r w:rsidRPr="00A226E0">
        <w:rPr>
          <w:rFonts w:asciiTheme="majorBidi" w:hAnsiTheme="majorBidi" w:cstheme="majorBidi"/>
          <w:b/>
          <w:bCs/>
          <w:i/>
          <w:iCs/>
          <w:sz w:val="18"/>
          <w:szCs w:val="18"/>
        </w:rPr>
        <w:t xml:space="preserve">OR: </w:t>
      </w:r>
      <w:r w:rsidR="00243338" w:rsidRPr="00A226E0">
        <w:rPr>
          <w:rFonts w:asciiTheme="majorBidi" w:hAnsiTheme="majorBidi" w:cstheme="majorBidi"/>
          <w:i/>
          <w:iCs/>
          <w:sz w:val="18"/>
          <w:szCs w:val="18"/>
        </w:rPr>
        <w:t xml:space="preserve">adjusted </w:t>
      </w:r>
      <w:r w:rsidR="00C0031A" w:rsidRPr="00A226E0">
        <w:rPr>
          <w:rFonts w:asciiTheme="majorBidi" w:hAnsiTheme="majorBidi" w:cstheme="majorBidi"/>
          <w:i/>
          <w:iCs/>
          <w:sz w:val="18"/>
          <w:szCs w:val="18"/>
        </w:rPr>
        <w:t>odds</w:t>
      </w:r>
      <w:r w:rsidR="00243338" w:rsidRPr="00A226E0">
        <w:rPr>
          <w:rFonts w:asciiTheme="majorBidi" w:hAnsiTheme="majorBidi" w:cstheme="majorBidi"/>
          <w:i/>
          <w:iCs/>
          <w:sz w:val="18"/>
          <w:szCs w:val="18"/>
        </w:rPr>
        <w:t xml:space="preserve"> </w:t>
      </w:r>
      <w:r w:rsidRPr="00A226E0">
        <w:rPr>
          <w:rFonts w:asciiTheme="majorBidi" w:hAnsiTheme="majorBidi" w:cstheme="majorBidi"/>
          <w:i/>
          <w:iCs/>
          <w:sz w:val="18"/>
          <w:szCs w:val="18"/>
        </w:rPr>
        <w:t>ratio</w:t>
      </w:r>
      <w:r w:rsidRPr="00A226E0">
        <w:rPr>
          <w:rFonts w:asciiTheme="majorBidi" w:hAnsiTheme="majorBidi" w:cstheme="majorBidi"/>
          <w:b/>
          <w:bCs/>
          <w:i/>
          <w:iCs/>
          <w:sz w:val="18"/>
          <w:szCs w:val="18"/>
        </w:rPr>
        <w:t xml:space="preserve">; CI: </w:t>
      </w:r>
      <w:r w:rsidRPr="00A226E0">
        <w:rPr>
          <w:rFonts w:asciiTheme="majorBidi" w:hAnsiTheme="majorBidi" w:cstheme="majorBidi"/>
          <w:i/>
          <w:iCs/>
          <w:sz w:val="18"/>
          <w:szCs w:val="18"/>
        </w:rPr>
        <w:t>confidence interval</w:t>
      </w:r>
    </w:p>
    <w:p w14:paraId="4E19F4D3" w14:textId="76E8E050" w:rsidR="00C108F3" w:rsidRPr="00A226E0" w:rsidRDefault="00396907" w:rsidP="00186D1E">
      <w:pPr>
        <w:spacing w:after="0"/>
        <w:rPr>
          <w:rFonts w:asciiTheme="majorBidi" w:hAnsiTheme="majorBidi" w:cstheme="majorBidi"/>
          <w:b/>
          <w:bCs/>
          <w:i/>
          <w:iCs/>
          <w:sz w:val="18"/>
          <w:szCs w:val="18"/>
        </w:rPr>
      </w:pPr>
      <w:r w:rsidRPr="00A226E0">
        <w:rPr>
          <w:rFonts w:asciiTheme="majorBidi" w:hAnsiTheme="majorBidi" w:cstheme="majorBidi"/>
          <w:b/>
          <w:bCs/>
          <w:i/>
          <w:iCs/>
          <w:sz w:val="18"/>
          <w:szCs w:val="18"/>
        </w:rPr>
        <w:t>B</w:t>
      </w:r>
      <w:r w:rsidR="00C108F3" w:rsidRPr="00A226E0">
        <w:rPr>
          <w:rFonts w:asciiTheme="majorBidi" w:hAnsiTheme="majorBidi" w:cstheme="majorBidi"/>
          <w:b/>
          <w:bCs/>
          <w:i/>
          <w:iCs/>
          <w:sz w:val="18"/>
          <w:szCs w:val="18"/>
        </w:rPr>
        <w:t xml:space="preserve">old </w:t>
      </w:r>
      <w:r w:rsidR="00C108F3" w:rsidRPr="00A226E0">
        <w:rPr>
          <w:rFonts w:asciiTheme="majorBidi" w:hAnsiTheme="majorBidi" w:cstheme="majorBidi"/>
          <w:i/>
          <w:iCs/>
          <w:sz w:val="18"/>
          <w:szCs w:val="18"/>
        </w:rPr>
        <w:t xml:space="preserve">represents significance at 95% confidence </w:t>
      </w:r>
      <w:r w:rsidRPr="00A226E0">
        <w:rPr>
          <w:rFonts w:asciiTheme="majorBidi" w:hAnsiTheme="majorBidi" w:cstheme="majorBidi"/>
          <w:i/>
          <w:iCs/>
          <w:sz w:val="18"/>
          <w:szCs w:val="18"/>
        </w:rPr>
        <w:t>level</w:t>
      </w:r>
    </w:p>
    <w:p w14:paraId="4D26649B" w14:textId="2B11B6C6" w:rsidR="002B5F19" w:rsidRPr="002B5F19" w:rsidRDefault="00473791" w:rsidP="002B5F19">
      <w:pPr>
        <w:spacing w:after="0"/>
        <w:rPr>
          <w:rFonts w:asciiTheme="majorBidi" w:hAnsiTheme="majorBidi" w:cstheme="majorBidi"/>
          <w:i/>
          <w:iCs/>
          <w:sz w:val="18"/>
          <w:szCs w:val="18"/>
        </w:rPr>
      </w:pPr>
      <w:r w:rsidRPr="00473791">
        <w:rPr>
          <w:rFonts w:asciiTheme="majorBidi" w:eastAsia="Times New Roman" w:hAnsiTheme="majorBidi" w:cstheme="majorBidi"/>
          <w:b/>
          <w:bCs/>
          <w:kern w:val="0"/>
          <w:sz w:val="16"/>
          <w:szCs w:val="16"/>
          <w:vertAlign w:val="superscript"/>
          <w14:ligatures w14:val="none"/>
        </w:rPr>
        <w:t>#</w:t>
      </w:r>
      <w:r>
        <w:rPr>
          <w:rFonts w:asciiTheme="majorBidi" w:eastAsia="Times New Roman" w:hAnsiTheme="majorBidi" w:cstheme="majorBidi"/>
          <w:b/>
          <w:bCs/>
          <w:kern w:val="0"/>
          <w:sz w:val="16"/>
          <w:szCs w:val="16"/>
          <w:vertAlign w:val="superscript"/>
          <w14:ligatures w14:val="none"/>
        </w:rPr>
        <w:t xml:space="preserve"> </w:t>
      </w:r>
      <w:r w:rsidR="002B5F19" w:rsidRPr="002B5F19">
        <w:rPr>
          <w:rFonts w:asciiTheme="majorBidi" w:hAnsiTheme="majorBidi" w:cstheme="majorBidi"/>
          <w:i/>
          <w:iCs/>
          <w:sz w:val="18"/>
          <w:szCs w:val="18"/>
        </w:rPr>
        <w:t>adjusted for age, sex of child, father’s education, parity, place of residence, ecological belt, mother’s age at childbirth</w:t>
      </w:r>
      <w:del w:id="1356" w:author="Bikram Adhikari (bdhikari)" w:date="2025-12-02T16:12:00Z" w16du:dateUtc="2025-12-02T22:12:00Z">
        <w:r w:rsidR="00404587" w:rsidDel="008234E3">
          <w:rPr>
            <w:rFonts w:asciiTheme="majorBidi" w:hAnsiTheme="majorBidi" w:cstheme="majorBidi"/>
            <w:i/>
            <w:iCs/>
            <w:sz w:val="18"/>
            <w:szCs w:val="18"/>
          </w:rPr>
          <w:delText xml:space="preserve">, and </w:delText>
        </w:r>
      </w:del>
      <w:ins w:id="1357" w:author="Bikram Adhikari (bdhikari)" w:date="2025-12-02T16:12:00Z" w16du:dateUtc="2025-12-02T22:12:00Z">
        <w:r w:rsidR="008234E3">
          <w:rPr>
            <w:rFonts w:asciiTheme="majorBidi" w:hAnsiTheme="majorBidi" w:cstheme="majorBidi"/>
            <w:i/>
            <w:iCs/>
            <w:sz w:val="18"/>
            <w:szCs w:val="18"/>
          </w:rPr>
          <w:t xml:space="preserve">, mother’s anemia status, and </w:t>
        </w:r>
      </w:ins>
      <w:r w:rsidR="00404587">
        <w:rPr>
          <w:rFonts w:asciiTheme="majorBidi" w:hAnsiTheme="majorBidi" w:cstheme="majorBidi"/>
          <w:i/>
          <w:iCs/>
          <w:sz w:val="18"/>
          <w:szCs w:val="18"/>
        </w:rPr>
        <w:t>adjusted for each other</w:t>
      </w:r>
    </w:p>
    <w:p w14:paraId="09EB154C" w14:textId="7AA884E3" w:rsidR="00C13359" w:rsidRPr="00A12542" w:rsidDel="00814C92" w:rsidRDefault="00C13359" w:rsidP="008868B1">
      <w:pPr>
        <w:spacing w:line="360" w:lineRule="auto"/>
        <w:jc w:val="both"/>
        <w:rPr>
          <w:del w:id="1358" w:author="Bikram Adhikari (bdhikari)" w:date="2025-12-02T17:07:00Z" w16du:dateUtc="2025-12-02T23:07:00Z"/>
          <w:rFonts w:asciiTheme="majorBidi" w:hAnsiTheme="majorBidi" w:cstheme="majorBidi"/>
          <w:b/>
          <w:bCs/>
          <w:sz w:val="22"/>
          <w:szCs w:val="22"/>
        </w:rPr>
      </w:pPr>
    </w:p>
    <w:p w14:paraId="1388C3E2" w14:textId="77777777" w:rsidR="009214C2" w:rsidRDefault="009214C2">
      <w:pPr>
        <w:rPr>
          <w:rFonts w:asciiTheme="majorBidi" w:hAnsiTheme="majorBidi" w:cstheme="majorBidi"/>
          <w:b/>
          <w:bCs/>
          <w:sz w:val="22"/>
          <w:szCs w:val="22"/>
        </w:rPr>
      </w:pPr>
      <w:r>
        <w:rPr>
          <w:rFonts w:asciiTheme="majorBidi" w:hAnsiTheme="majorBidi" w:cstheme="majorBidi"/>
          <w:b/>
          <w:bCs/>
          <w:sz w:val="22"/>
          <w:szCs w:val="22"/>
        </w:rPr>
        <w:br w:type="page"/>
      </w:r>
    </w:p>
    <w:p w14:paraId="0B547562" w14:textId="02435615" w:rsidR="00C13359" w:rsidRPr="00A12542" w:rsidRDefault="007C3F06" w:rsidP="000B7726">
      <w:pPr>
        <w:rPr>
          <w:rFonts w:asciiTheme="majorBidi" w:hAnsiTheme="majorBidi" w:cstheme="majorBidi"/>
          <w:b/>
          <w:bCs/>
          <w:sz w:val="22"/>
          <w:szCs w:val="22"/>
        </w:rPr>
      </w:pPr>
      <w:r w:rsidRPr="00A12542">
        <w:rPr>
          <w:rFonts w:asciiTheme="majorBidi" w:hAnsiTheme="majorBidi" w:cstheme="majorBidi"/>
          <w:b/>
          <w:bCs/>
          <w:sz w:val="22"/>
          <w:szCs w:val="22"/>
        </w:rPr>
        <w:lastRenderedPageBreak/>
        <w:t>Discussion</w:t>
      </w:r>
      <w:r w:rsidR="009E5BB8" w:rsidRPr="00A12542">
        <w:rPr>
          <w:rFonts w:asciiTheme="majorBidi" w:hAnsiTheme="majorBidi" w:cstheme="majorBidi"/>
          <w:b/>
          <w:bCs/>
          <w:sz w:val="22"/>
          <w:szCs w:val="22"/>
        </w:rPr>
        <w:t>:</w:t>
      </w:r>
    </w:p>
    <w:p w14:paraId="5F6CBD97" w14:textId="429C9003" w:rsidR="007C3F06" w:rsidRPr="00A12542" w:rsidRDefault="38EBAF10" w:rsidP="0ECD4335">
      <w:pPr>
        <w:spacing w:line="360" w:lineRule="auto"/>
        <w:jc w:val="both"/>
        <w:rPr>
          <w:rFonts w:asciiTheme="majorBidi" w:hAnsiTheme="majorBidi" w:cstheme="majorBidi"/>
          <w:sz w:val="22"/>
          <w:szCs w:val="22"/>
        </w:rPr>
      </w:pPr>
      <w:r w:rsidRPr="0ECD4335">
        <w:rPr>
          <w:rFonts w:asciiTheme="majorBidi" w:hAnsiTheme="majorBidi" w:cstheme="majorBidi"/>
          <w:sz w:val="22"/>
          <w:szCs w:val="22"/>
        </w:rPr>
        <w:t xml:space="preserve">Our </w:t>
      </w:r>
      <w:r w:rsidR="3AE2A805" w:rsidRPr="0ECD4335">
        <w:rPr>
          <w:rFonts w:asciiTheme="majorBidi" w:hAnsiTheme="majorBidi" w:cstheme="majorBidi"/>
          <w:sz w:val="22"/>
          <w:szCs w:val="22"/>
        </w:rPr>
        <w:t>analysis</w:t>
      </w:r>
      <w:r w:rsidR="669252D1" w:rsidRPr="0ECD4335">
        <w:rPr>
          <w:rFonts w:asciiTheme="majorBidi" w:hAnsiTheme="majorBidi" w:cstheme="majorBidi"/>
          <w:sz w:val="22"/>
          <w:szCs w:val="22"/>
        </w:rPr>
        <w:t xml:space="preserve"> of a national survey</w:t>
      </w:r>
      <w:r w:rsidR="3AE2A805" w:rsidRPr="0ECD4335">
        <w:rPr>
          <w:rFonts w:asciiTheme="majorBidi" w:hAnsiTheme="majorBidi" w:cstheme="majorBidi"/>
          <w:sz w:val="22"/>
          <w:szCs w:val="22"/>
        </w:rPr>
        <w:t xml:space="preserve"> </w:t>
      </w:r>
      <w:r w:rsidR="02E37DCE" w:rsidRPr="0ECD4335">
        <w:rPr>
          <w:rFonts w:asciiTheme="majorBidi" w:hAnsiTheme="majorBidi" w:cstheme="majorBidi"/>
          <w:sz w:val="22"/>
          <w:szCs w:val="22"/>
        </w:rPr>
        <w:t xml:space="preserve">revealed significant issues </w:t>
      </w:r>
      <w:ins w:id="1359" w:author="Dahal, Kajol" w:date="2025-12-02T11:01:00Z">
        <w:r w:rsidR="00041F35">
          <w:rPr>
            <w:rFonts w:asciiTheme="majorBidi" w:hAnsiTheme="majorBidi" w:cstheme="majorBidi"/>
            <w:sz w:val="22"/>
            <w:szCs w:val="22"/>
          </w:rPr>
          <w:t>related to</w:t>
        </w:r>
      </w:ins>
      <w:del w:id="1360" w:author="Dahal, Kajol" w:date="2025-12-02T11:01:00Z">
        <w:r w:rsidR="02E37DCE" w:rsidRPr="0ECD4335" w:rsidDel="00041F35">
          <w:rPr>
            <w:rFonts w:asciiTheme="majorBidi" w:hAnsiTheme="majorBidi" w:cstheme="majorBidi"/>
            <w:sz w:val="22"/>
            <w:szCs w:val="22"/>
          </w:rPr>
          <w:delText>in</w:delText>
        </w:r>
      </w:del>
      <w:r w:rsidR="02E37DCE" w:rsidRPr="0ECD4335">
        <w:rPr>
          <w:rFonts w:asciiTheme="majorBidi" w:hAnsiTheme="majorBidi" w:cstheme="majorBidi"/>
          <w:sz w:val="22"/>
          <w:szCs w:val="22"/>
        </w:rPr>
        <w:t xml:space="preserve"> </w:t>
      </w:r>
      <w:r w:rsidR="616ECDD0" w:rsidRPr="0ECD4335">
        <w:rPr>
          <w:rFonts w:asciiTheme="majorBidi" w:hAnsiTheme="majorBidi" w:cstheme="majorBidi"/>
          <w:sz w:val="22"/>
          <w:szCs w:val="22"/>
        </w:rPr>
        <w:t xml:space="preserve">undernutrition, anemia and </w:t>
      </w:r>
      <w:r w:rsidR="006E2E67" w:rsidRPr="0ECD4335">
        <w:rPr>
          <w:rFonts w:asciiTheme="majorBidi" w:hAnsiTheme="majorBidi" w:cstheme="majorBidi"/>
          <w:sz w:val="22"/>
          <w:szCs w:val="22"/>
        </w:rPr>
        <w:t xml:space="preserve">their </w:t>
      </w:r>
      <w:r w:rsidR="616ECDD0" w:rsidRPr="0ECD4335">
        <w:rPr>
          <w:rFonts w:asciiTheme="majorBidi" w:hAnsiTheme="majorBidi" w:cstheme="majorBidi"/>
          <w:sz w:val="22"/>
          <w:szCs w:val="22"/>
        </w:rPr>
        <w:t>co-existence</w:t>
      </w:r>
      <w:r w:rsidR="2D8EB5F4" w:rsidRPr="0ECD4335">
        <w:rPr>
          <w:rFonts w:asciiTheme="majorBidi" w:hAnsiTheme="majorBidi" w:cstheme="majorBidi"/>
          <w:sz w:val="22"/>
          <w:szCs w:val="22"/>
        </w:rPr>
        <w:t xml:space="preserve"> among </w:t>
      </w:r>
      <w:r w:rsidR="6505A97A" w:rsidRPr="0ECD4335">
        <w:rPr>
          <w:rFonts w:asciiTheme="majorBidi" w:hAnsiTheme="majorBidi" w:cstheme="majorBidi"/>
          <w:sz w:val="22"/>
          <w:szCs w:val="22"/>
        </w:rPr>
        <w:t>Nepalese children in 2022</w:t>
      </w:r>
      <w:r w:rsidR="006E2E67" w:rsidRPr="0ECD4335">
        <w:rPr>
          <w:rFonts w:asciiTheme="majorBidi" w:hAnsiTheme="majorBidi" w:cstheme="majorBidi"/>
          <w:sz w:val="22"/>
          <w:szCs w:val="22"/>
        </w:rPr>
        <w:t>. Overall</w:t>
      </w:r>
      <w:r w:rsidR="00AB12B9" w:rsidRPr="0ECD4335">
        <w:rPr>
          <w:rFonts w:asciiTheme="majorBidi" w:hAnsiTheme="majorBidi" w:cstheme="majorBidi"/>
          <w:sz w:val="22"/>
          <w:szCs w:val="22"/>
        </w:rPr>
        <w:t>, the</w:t>
      </w:r>
      <w:r w:rsidR="006E2E67" w:rsidRPr="0ECD4335">
        <w:rPr>
          <w:rFonts w:asciiTheme="majorBidi" w:hAnsiTheme="majorBidi" w:cstheme="majorBidi"/>
          <w:sz w:val="22"/>
          <w:szCs w:val="22"/>
        </w:rPr>
        <w:t xml:space="preserve"> </w:t>
      </w:r>
      <w:r w:rsidR="4C0C3B2B" w:rsidRPr="0ECD4335">
        <w:rPr>
          <w:rFonts w:asciiTheme="majorBidi" w:hAnsiTheme="majorBidi" w:cstheme="majorBidi"/>
          <w:sz w:val="22"/>
          <w:szCs w:val="22"/>
        </w:rPr>
        <w:t xml:space="preserve">prevalence of undernutrition and anemia </w:t>
      </w:r>
      <w:r w:rsidR="426BC248" w:rsidRPr="0ECD4335">
        <w:rPr>
          <w:rFonts w:asciiTheme="majorBidi" w:hAnsiTheme="majorBidi" w:cstheme="majorBidi"/>
          <w:sz w:val="22"/>
          <w:szCs w:val="22"/>
        </w:rPr>
        <w:t>was</w:t>
      </w:r>
      <w:r w:rsidR="4C0C3B2B" w:rsidRPr="0ECD4335">
        <w:rPr>
          <w:rFonts w:asciiTheme="majorBidi" w:hAnsiTheme="majorBidi" w:cstheme="majorBidi"/>
          <w:sz w:val="22"/>
          <w:szCs w:val="22"/>
        </w:rPr>
        <w:t xml:space="preserve"> </w:t>
      </w:r>
      <w:r w:rsidR="3D9CBD04" w:rsidRPr="0ECD4335">
        <w:rPr>
          <w:rFonts w:asciiTheme="majorBidi" w:hAnsiTheme="majorBidi" w:cstheme="majorBidi"/>
          <w:sz w:val="22"/>
          <w:szCs w:val="22"/>
        </w:rPr>
        <w:t>33.5% and 43.</w:t>
      </w:r>
      <w:r w:rsidR="00C03A8E" w:rsidRPr="0ECD4335">
        <w:rPr>
          <w:rFonts w:asciiTheme="majorBidi" w:hAnsiTheme="majorBidi" w:cstheme="majorBidi"/>
          <w:sz w:val="22"/>
          <w:szCs w:val="22"/>
        </w:rPr>
        <w:t>4</w:t>
      </w:r>
      <w:r w:rsidR="3D9CBD04" w:rsidRPr="0ECD4335">
        <w:rPr>
          <w:rFonts w:asciiTheme="majorBidi" w:hAnsiTheme="majorBidi" w:cstheme="majorBidi"/>
          <w:sz w:val="22"/>
          <w:szCs w:val="22"/>
        </w:rPr>
        <w:t>%</w:t>
      </w:r>
      <w:ins w:id="1361" w:author="Dahal, Kajol" w:date="2025-12-02T11:01:00Z">
        <w:r w:rsidR="00041F35">
          <w:rPr>
            <w:rFonts w:asciiTheme="majorBidi" w:hAnsiTheme="majorBidi" w:cstheme="majorBidi"/>
            <w:sz w:val="22"/>
            <w:szCs w:val="22"/>
          </w:rPr>
          <w:t>,</w:t>
        </w:r>
      </w:ins>
      <w:r w:rsidR="3D9CBD04" w:rsidRPr="0ECD4335">
        <w:rPr>
          <w:rFonts w:asciiTheme="majorBidi" w:hAnsiTheme="majorBidi" w:cstheme="majorBidi"/>
          <w:sz w:val="22"/>
          <w:szCs w:val="22"/>
        </w:rPr>
        <w:t xml:space="preserve"> respectively. </w:t>
      </w:r>
      <w:r w:rsidR="32D6BAD8" w:rsidRPr="0ECD4335">
        <w:rPr>
          <w:rFonts w:asciiTheme="majorBidi" w:hAnsiTheme="majorBidi" w:cstheme="majorBidi"/>
          <w:sz w:val="22"/>
          <w:szCs w:val="22"/>
        </w:rPr>
        <w:t xml:space="preserve">The </w:t>
      </w:r>
      <w:r w:rsidR="072296D1" w:rsidRPr="0ECD4335">
        <w:rPr>
          <w:rFonts w:asciiTheme="majorBidi" w:hAnsiTheme="majorBidi" w:cstheme="majorBidi"/>
          <w:sz w:val="22"/>
          <w:szCs w:val="22"/>
        </w:rPr>
        <w:t>prevalence of co</w:t>
      </w:r>
      <w:ins w:id="1362" w:author="Dahal, Kajol" w:date="2025-12-02T11:01:00Z">
        <w:r w:rsidR="00041F35">
          <w:rPr>
            <w:rFonts w:asciiTheme="majorBidi" w:hAnsiTheme="majorBidi" w:cstheme="majorBidi"/>
            <w:sz w:val="22"/>
            <w:szCs w:val="22"/>
          </w:rPr>
          <w:t>-</w:t>
        </w:r>
      </w:ins>
      <w:r w:rsidR="072296D1" w:rsidRPr="0ECD4335">
        <w:rPr>
          <w:rFonts w:asciiTheme="majorBidi" w:hAnsiTheme="majorBidi" w:cstheme="majorBidi"/>
          <w:sz w:val="22"/>
          <w:szCs w:val="22"/>
        </w:rPr>
        <w:t xml:space="preserve">existence </w:t>
      </w:r>
      <w:r w:rsidR="226ABB07" w:rsidRPr="0ECD4335">
        <w:rPr>
          <w:rFonts w:asciiTheme="majorBidi" w:hAnsiTheme="majorBidi" w:cstheme="majorBidi"/>
          <w:sz w:val="22"/>
          <w:szCs w:val="22"/>
        </w:rPr>
        <w:t>between undernutrition and anemia was 16.0%</w:t>
      </w:r>
      <w:ins w:id="1363" w:author="Dahal, Kajol" w:date="2025-12-02T11:03:00Z">
        <w:r w:rsidR="00041F35">
          <w:rPr>
            <w:rFonts w:asciiTheme="majorBidi" w:hAnsiTheme="majorBidi" w:cstheme="majorBidi"/>
            <w:sz w:val="22"/>
            <w:szCs w:val="22"/>
          </w:rPr>
          <w:t>. Specifically,</w:t>
        </w:r>
      </w:ins>
      <w:del w:id="1364" w:author="Dahal, Kajol" w:date="2025-12-02T11:03:00Z">
        <w:r w:rsidR="226ABB07" w:rsidRPr="0ECD4335" w:rsidDel="00041F35">
          <w:rPr>
            <w:rFonts w:asciiTheme="majorBidi" w:hAnsiTheme="majorBidi" w:cstheme="majorBidi"/>
            <w:sz w:val="22"/>
            <w:szCs w:val="22"/>
          </w:rPr>
          <w:delText>,</w:delText>
        </w:r>
      </w:del>
      <w:r w:rsidR="226ABB07" w:rsidRPr="0ECD4335">
        <w:rPr>
          <w:rFonts w:asciiTheme="majorBidi" w:hAnsiTheme="majorBidi" w:cstheme="majorBidi"/>
          <w:sz w:val="22"/>
          <w:szCs w:val="22"/>
        </w:rPr>
        <w:t xml:space="preserve"> </w:t>
      </w:r>
      <w:del w:id="1365" w:author="Dahal, Kajol" w:date="2025-12-02T11:03:00Z">
        <w:r w:rsidR="226ABB07" w:rsidRPr="0ECD4335" w:rsidDel="00041F35">
          <w:rPr>
            <w:rFonts w:asciiTheme="majorBidi" w:hAnsiTheme="majorBidi" w:cstheme="majorBidi"/>
            <w:sz w:val="22"/>
            <w:szCs w:val="22"/>
          </w:rPr>
          <w:delText>and</w:delText>
        </w:r>
      </w:del>
      <w:del w:id="1366" w:author="Dahal, Kajol" w:date="2025-12-02T11:02:00Z">
        <w:r w:rsidR="226ABB07" w:rsidRPr="0ECD4335" w:rsidDel="00041F35">
          <w:rPr>
            <w:rFonts w:asciiTheme="majorBidi" w:hAnsiTheme="majorBidi" w:cstheme="majorBidi"/>
            <w:sz w:val="22"/>
            <w:szCs w:val="22"/>
          </w:rPr>
          <w:delText xml:space="preserve"> for</w:delText>
        </w:r>
      </w:del>
      <w:r w:rsidR="226ABB07" w:rsidRPr="0ECD4335">
        <w:rPr>
          <w:rFonts w:asciiTheme="majorBidi" w:hAnsiTheme="majorBidi" w:cstheme="majorBidi"/>
          <w:sz w:val="22"/>
          <w:szCs w:val="22"/>
        </w:rPr>
        <w:t xml:space="preserve"> the co-existence of </w:t>
      </w:r>
      <w:r w:rsidR="072296D1" w:rsidRPr="0ECD4335">
        <w:rPr>
          <w:rFonts w:asciiTheme="majorBidi" w:hAnsiTheme="majorBidi" w:cstheme="majorBidi"/>
          <w:sz w:val="22"/>
          <w:szCs w:val="22"/>
        </w:rPr>
        <w:t xml:space="preserve">stunting, </w:t>
      </w:r>
      <w:r w:rsidR="3D9CBD04" w:rsidRPr="0ECD4335">
        <w:rPr>
          <w:rFonts w:asciiTheme="majorBidi" w:hAnsiTheme="majorBidi" w:cstheme="majorBidi"/>
          <w:sz w:val="22"/>
          <w:szCs w:val="22"/>
        </w:rPr>
        <w:t>wasting, and underweight</w:t>
      </w:r>
      <w:r w:rsidR="072296D1" w:rsidRPr="0ECD4335">
        <w:rPr>
          <w:rFonts w:asciiTheme="majorBidi" w:hAnsiTheme="majorBidi" w:cstheme="majorBidi"/>
          <w:sz w:val="22"/>
          <w:szCs w:val="22"/>
        </w:rPr>
        <w:t xml:space="preserve"> with anemia </w:t>
      </w:r>
      <w:r w:rsidR="1ED2D87A" w:rsidRPr="0ECD4335">
        <w:rPr>
          <w:rFonts w:asciiTheme="majorBidi" w:hAnsiTheme="majorBidi" w:cstheme="majorBidi"/>
          <w:sz w:val="22"/>
          <w:szCs w:val="22"/>
        </w:rPr>
        <w:t xml:space="preserve">was </w:t>
      </w:r>
      <w:r w:rsidR="3D9CBD04" w:rsidRPr="0ECD4335">
        <w:rPr>
          <w:rFonts w:asciiTheme="majorBidi" w:hAnsiTheme="majorBidi" w:cstheme="majorBidi"/>
          <w:sz w:val="22"/>
          <w:szCs w:val="22"/>
        </w:rPr>
        <w:t>12.5%, 4.0%</w:t>
      </w:r>
      <w:ins w:id="1367" w:author="Dahal, Kajol" w:date="2025-12-02T11:03:00Z">
        <w:r w:rsidR="00041F35">
          <w:rPr>
            <w:rFonts w:asciiTheme="majorBidi" w:hAnsiTheme="majorBidi" w:cstheme="majorBidi"/>
            <w:sz w:val="22"/>
            <w:szCs w:val="22"/>
          </w:rPr>
          <w:t>,</w:t>
        </w:r>
      </w:ins>
      <w:r w:rsidR="3D9CBD04" w:rsidRPr="0ECD4335">
        <w:rPr>
          <w:rFonts w:asciiTheme="majorBidi" w:hAnsiTheme="majorBidi" w:cstheme="majorBidi"/>
          <w:sz w:val="22"/>
          <w:szCs w:val="22"/>
        </w:rPr>
        <w:t xml:space="preserve"> and 9.7%</w:t>
      </w:r>
      <w:ins w:id="1368" w:author="Dahal, Kajol" w:date="2025-12-02T11:04:00Z">
        <w:r w:rsidR="00041F35">
          <w:rPr>
            <w:rFonts w:asciiTheme="majorBidi" w:hAnsiTheme="majorBidi" w:cstheme="majorBidi"/>
            <w:sz w:val="22"/>
            <w:szCs w:val="22"/>
          </w:rPr>
          <w:t>,</w:t>
        </w:r>
      </w:ins>
      <w:r w:rsidR="3D9CBD04" w:rsidRPr="0ECD4335">
        <w:rPr>
          <w:rFonts w:asciiTheme="majorBidi" w:hAnsiTheme="majorBidi" w:cstheme="majorBidi"/>
          <w:sz w:val="22"/>
          <w:szCs w:val="22"/>
        </w:rPr>
        <w:t xml:space="preserve"> respectively</w:t>
      </w:r>
      <w:r w:rsidR="0901EB5A" w:rsidRPr="0ECD4335">
        <w:rPr>
          <w:rFonts w:asciiTheme="majorBidi" w:hAnsiTheme="majorBidi" w:cstheme="majorBidi"/>
          <w:sz w:val="22"/>
          <w:szCs w:val="22"/>
        </w:rPr>
        <w:t>.</w:t>
      </w:r>
      <w:r w:rsidR="072296D1" w:rsidRPr="0ECD4335">
        <w:rPr>
          <w:rFonts w:asciiTheme="majorBidi" w:hAnsiTheme="majorBidi" w:cstheme="majorBidi"/>
          <w:sz w:val="22"/>
          <w:szCs w:val="22"/>
        </w:rPr>
        <w:t xml:space="preserve"> </w:t>
      </w:r>
      <w:r w:rsidR="003130C1" w:rsidRPr="0ECD4335">
        <w:rPr>
          <w:rFonts w:asciiTheme="majorBidi" w:hAnsiTheme="majorBidi" w:cstheme="majorBidi"/>
          <w:sz w:val="22"/>
          <w:szCs w:val="22"/>
        </w:rPr>
        <w:t>Undernutrition demonstrated</w:t>
      </w:r>
      <w:del w:id="1369" w:author="Dahal, Kajol" w:date="2025-12-02T11:04:00Z">
        <w:r w:rsidR="003130C1" w:rsidRPr="0ECD4335" w:rsidDel="00041F35">
          <w:rPr>
            <w:rFonts w:asciiTheme="majorBidi" w:hAnsiTheme="majorBidi" w:cstheme="majorBidi"/>
            <w:sz w:val="22"/>
            <w:szCs w:val="22"/>
          </w:rPr>
          <w:delText xml:space="preserve"> a</w:delText>
        </w:r>
      </w:del>
      <w:r w:rsidR="003130C1" w:rsidRPr="0ECD4335">
        <w:rPr>
          <w:rFonts w:asciiTheme="majorBidi" w:hAnsiTheme="majorBidi" w:cstheme="majorBidi"/>
          <w:sz w:val="22"/>
          <w:szCs w:val="22"/>
        </w:rPr>
        <w:t xml:space="preserve"> significant association</w:t>
      </w:r>
      <w:ins w:id="1370" w:author="Dahal, Kajol" w:date="2025-12-02T11:04:00Z">
        <w:r w:rsidR="00041F35">
          <w:rPr>
            <w:rFonts w:asciiTheme="majorBidi" w:hAnsiTheme="majorBidi" w:cstheme="majorBidi"/>
            <w:sz w:val="22"/>
            <w:szCs w:val="22"/>
          </w:rPr>
          <w:t>s</w:t>
        </w:r>
      </w:ins>
      <w:r w:rsidR="003130C1" w:rsidRPr="0ECD4335">
        <w:rPr>
          <w:rFonts w:asciiTheme="majorBidi" w:hAnsiTheme="majorBidi" w:cstheme="majorBidi"/>
          <w:sz w:val="22"/>
          <w:szCs w:val="22"/>
        </w:rPr>
        <w:t xml:space="preserve"> with </w:t>
      </w:r>
      <w:r w:rsidR="6048D4F9" w:rsidRPr="0ECD4335">
        <w:rPr>
          <w:rFonts w:asciiTheme="majorBidi" w:hAnsiTheme="majorBidi" w:cstheme="majorBidi"/>
          <w:sz w:val="22"/>
          <w:szCs w:val="22"/>
        </w:rPr>
        <w:t xml:space="preserve">household </w:t>
      </w:r>
      <w:r w:rsidR="003130C1" w:rsidRPr="0ECD4335">
        <w:rPr>
          <w:rFonts w:asciiTheme="majorBidi" w:hAnsiTheme="majorBidi" w:cstheme="majorBidi"/>
          <w:sz w:val="22"/>
          <w:szCs w:val="22"/>
        </w:rPr>
        <w:t>wealth, maternal education, parity, and m</w:t>
      </w:r>
      <w:ins w:id="1371" w:author="Dahal, Kajol" w:date="2025-12-02T11:04:00Z">
        <w:r w:rsidR="00041F35">
          <w:rPr>
            <w:rFonts w:asciiTheme="majorBidi" w:hAnsiTheme="majorBidi" w:cstheme="majorBidi"/>
            <w:sz w:val="22"/>
            <w:szCs w:val="22"/>
          </w:rPr>
          <w:t>aternal</w:t>
        </w:r>
      </w:ins>
      <w:del w:id="1372" w:author="Dahal, Kajol" w:date="2025-12-02T11:04:00Z">
        <w:r w:rsidR="5ADCB049" w:rsidRPr="0ECD4335" w:rsidDel="00041F35">
          <w:rPr>
            <w:rFonts w:asciiTheme="majorBidi" w:hAnsiTheme="majorBidi" w:cstheme="majorBidi"/>
            <w:sz w:val="22"/>
            <w:szCs w:val="22"/>
          </w:rPr>
          <w:delText>other’s</w:delText>
        </w:r>
      </w:del>
      <w:r w:rsidR="003130C1" w:rsidRPr="0ECD4335">
        <w:rPr>
          <w:rFonts w:asciiTheme="majorBidi" w:hAnsiTheme="majorBidi" w:cstheme="majorBidi"/>
          <w:sz w:val="22"/>
          <w:szCs w:val="22"/>
        </w:rPr>
        <w:t xml:space="preserve"> </w:t>
      </w:r>
      <w:r w:rsidR="0001242B" w:rsidRPr="0ECD4335">
        <w:rPr>
          <w:rFonts w:asciiTheme="majorBidi" w:hAnsiTheme="majorBidi" w:cstheme="majorBidi"/>
          <w:sz w:val="22"/>
          <w:szCs w:val="22"/>
        </w:rPr>
        <w:t>BMI</w:t>
      </w:r>
      <w:r w:rsidR="003130C1" w:rsidRPr="0ECD4335">
        <w:rPr>
          <w:rFonts w:asciiTheme="majorBidi" w:hAnsiTheme="majorBidi" w:cstheme="majorBidi"/>
          <w:sz w:val="22"/>
          <w:szCs w:val="22"/>
        </w:rPr>
        <w:t xml:space="preserve">. Anemia was associated with both </w:t>
      </w:r>
      <w:ins w:id="1373" w:author="Dahal, Kajol" w:date="2025-12-02T11:06:00Z">
        <w:r w:rsidR="00041F35">
          <w:rPr>
            <w:rFonts w:asciiTheme="majorBidi" w:hAnsiTheme="majorBidi" w:cstheme="majorBidi"/>
            <w:sz w:val="22"/>
            <w:szCs w:val="22"/>
          </w:rPr>
          <w:t xml:space="preserve">household </w:t>
        </w:r>
      </w:ins>
      <w:r w:rsidR="003130C1" w:rsidRPr="0ECD4335">
        <w:rPr>
          <w:rFonts w:asciiTheme="majorBidi" w:hAnsiTheme="majorBidi" w:cstheme="majorBidi"/>
          <w:sz w:val="22"/>
          <w:szCs w:val="22"/>
        </w:rPr>
        <w:t>wealt</w:t>
      </w:r>
      <w:r w:rsidR="10606ABC" w:rsidRPr="0ECD4335">
        <w:rPr>
          <w:rFonts w:asciiTheme="majorBidi" w:hAnsiTheme="majorBidi" w:cstheme="majorBidi"/>
          <w:sz w:val="22"/>
          <w:szCs w:val="22"/>
        </w:rPr>
        <w:t>h</w:t>
      </w:r>
      <w:r w:rsidR="003130C1" w:rsidRPr="0ECD4335">
        <w:rPr>
          <w:rFonts w:asciiTheme="majorBidi" w:hAnsiTheme="majorBidi" w:cstheme="majorBidi"/>
          <w:sz w:val="22"/>
          <w:szCs w:val="22"/>
        </w:rPr>
        <w:t xml:space="preserve"> and </w:t>
      </w:r>
      <w:r w:rsidR="3C1D2FDC" w:rsidRPr="0ECD4335">
        <w:rPr>
          <w:rFonts w:asciiTheme="majorBidi" w:hAnsiTheme="majorBidi" w:cstheme="majorBidi"/>
          <w:sz w:val="22"/>
          <w:szCs w:val="22"/>
        </w:rPr>
        <w:t>m</w:t>
      </w:r>
      <w:ins w:id="1374" w:author="Dahal, Kajol" w:date="2025-12-02T11:06:00Z">
        <w:r w:rsidR="00041F35">
          <w:rPr>
            <w:rFonts w:asciiTheme="majorBidi" w:hAnsiTheme="majorBidi" w:cstheme="majorBidi"/>
            <w:sz w:val="22"/>
            <w:szCs w:val="22"/>
          </w:rPr>
          <w:t>aternal</w:t>
        </w:r>
      </w:ins>
      <w:del w:id="1375" w:author="Dahal, Kajol" w:date="2025-12-02T11:06:00Z">
        <w:r w:rsidR="3C1D2FDC" w:rsidRPr="0ECD4335" w:rsidDel="00041F35">
          <w:rPr>
            <w:rFonts w:asciiTheme="majorBidi" w:hAnsiTheme="majorBidi" w:cstheme="majorBidi"/>
            <w:sz w:val="22"/>
            <w:szCs w:val="22"/>
          </w:rPr>
          <w:delText>other’s</w:delText>
        </w:r>
      </w:del>
      <w:r w:rsidR="3C1D2FDC" w:rsidRPr="0ECD4335">
        <w:rPr>
          <w:rFonts w:asciiTheme="majorBidi" w:hAnsiTheme="majorBidi" w:cstheme="majorBidi"/>
          <w:sz w:val="22"/>
          <w:szCs w:val="22"/>
        </w:rPr>
        <w:t xml:space="preserve"> </w:t>
      </w:r>
      <w:r w:rsidR="003130C1" w:rsidRPr="0ECD4335">
        <w:rPr>
          <w:rFonts w:asciiTheme="majorBidi" w:hAnsiTheme="majorBidi" w:cstheme="majorBidi"/>
          <w:sz w:val="22"/>
          <w:szCs w:val="22"/>
        </w:rPr>
        <w:t>anemia status</w:t>
      </w:r>
      <w:r w:rsidR="50FB80F4" w:rsidRPr="0ECD4335">
        <w:rPr>
          <w:rFonts w:asciiTheme="majorBidi" w:hAnsiTheme="majorBidi" w:cstheme="majorBidi"/>
          <w:sz w:val="22"/>
          <w:szCs w:val="22"/>
        </w:rPr>
        <w:t xml:space="preserve">. </w:t>
      </w:r>
      <w:r w:rsidR="003130C1" w:rsidRPr="0ECD4335">
        <w:rPr>
          <w:rFonts w:asciiTheme="majorBidi" w:hAnsiTheme="majorBidi" w:cstheme="majorBidi"/>
          <w:sz w:val="22"/>
          <w:szCs w:val="22"/>
        </w:rPr>
        <w:t xml:space="preserve">The </w:t>
      </w:r>
      <w:r w:rsidR="17205F29" w:rsidRPr="0ECD4335">
        <w:rPr>
          <w:rFonts w:asciiTheme="majorBidi" w:hAnsiTheme="majorBidi" w:cstheme="majorBidi"/>
          <w:sz w:val="22"/>
          <w:szCs w:val="22"/>
        </w:rPr>
        <w:t>co-existence</w:t>
      </w:r>
      <w:r w:rsidR="003130C1" w:rsidRPr="0ECD4335">
        <w:rPr>
          <w:rFonts w:asciiTheme="majorBidi" w:hAnsiTheme="majorBidi" w:cstheme="majorBidi"/>
          <w:sz w:val="22"/>
          <w:szCs w:val="22"/>
        </w:rPr>
        <w:t xml:space="preserve"> of undernutrition and anemia exhibited significant associations with wealt</w:t>
      </w:r>
      <w:r w:rsidR="75632032" w:rsidRPr="0ECD4335">
        <w:rPr>
          <w:rFonts w:asciiTheme="majorBidi" w:hAnsiTheme="majorBidi" w:cstheme="majorBidi"/>
          <w:sz w:val="22"/>
          <w:szCs w:val="22"/>
        </w:rPr>
        <w:t>h</w:t>
      </w:r>
      <w:r w:rsidR="003130C1" w:rsidRPr="0ECD4335">
        <w:rPr>
          <w:rFonts w:asciiTheme="majorBidi" w:hAnsiTheme="majorBidi" w:cstheme="majorBidi"/>
          <w:sz w:val="22"/>
          <w:szCs w:val="22"/>
        </w:rPr>
        <w:t xml:space="preserve">, maternal education, maternal involvement in household decision-making, parity, </w:t>
      </w:r>
      <w:r w:rsidR="00F6514D">
        <w:rPr>
          <w:rFonts w:asciiTheme="majorBidi" w:hAnsiTheme="majorBidi" w:cstheme="majorBidi"/>
          <w:sz w:val="22"/>
          <w:szCs w:val="22"/>
        </w:rPr>
        <w:t>m</w:t>
      </w:r>
      <w:ins w:id="1376" w:author="Dahal, Kajol" w:date="2025-12-02T11:07:00Z">
        <w:r w:rsidR="00041F35">
          <w:rPr>
            <w:rFonts w:asciiTheme="majorBidi" w:hAnsiTheme="majorBidi" w:cstheme="majorBidi"/>
            <w:sz w:val="22"/>
            <w:szCs w:val="22"/>
          </w:rPr>
          <w:t>aternal</w:t>
        </w:r>
      </w:ins>
      <w:del w:id="1377" w:author="Dahal, Kajol" w:date="2025-12-02T11:07:00Z">
        <w:r w:rsidR="00F6514D" w:rsidDel="00041F35">
          <w:rPr>
            <w:rFonts w:asciiTheme="majorBidi" w:hAnsiTheme="majorBidi" w:cstheme="majorBidi"/>
            <w:sz w:val="22"/>
            <w:szCs w:val="22"/>
          </w:rPr>
          <w:delText>other’s</w:delText>
        </w:r>
      </w:del>
      <w:r w:rsidR="00F6514D" w:rsidRPr="0ECD4335">
        <w:rPr>
          <w:rFonts w:asciiTheme="majorBidi" w:hAnsiTheme="majorBidi" w:cstheme="majorBidi"/>
          <w:sz w:val="22"/>
          <w:szCs w:val="22"/>
        </w:rPr>
        <w:t xml:space="preserve"> </w:t>
      </w:r>
      <w:r w:rsidR="0001242B" w:rsidRPr="0ECD4335">
        <w:rPr>
          <w:rFonts w:asciiTheme="majorBidi" w:hAnsiTheme="majorBidi" w:cstheme="majorBidi"/>
          <w:sz w:val="22"/>
          <w:szCs w:val="22"/>
        </w:rPr>
        <w:t>BMI</w:t>
      </w:r>
      <w:r w:rsidR="003130C1" w:rsidRPr="0ECD4335">
        <w:rPr>
          <w:rFonts w:asciiTheme="majorBidi" w:hAnsiTheme="majorBidi" w:cstheme="majorBidi"/>
          <w:sz w:val="22"/>
          <w:szCs w:val="22"/>
        </w:rPr>
        <w:t xml:space="preserve">, and the child's anemia status. However, undernutrition, anemia, and their co-occurrence were not found to be associated with maternal exposure to health programs </w:t>
      </w:r>
      <w:r w:rsidR="002A7A49" w:rsidRPr="0ECD4335">
        <w:rPr>
          <w:rFonts w:asciiTheme="majorBidi" w:hAnsiTheme="majorBidi" w:cstheme="majorBidi"/>
          <w:sz w:val="22"/>
          <w:szCs w:val="22"/>
        </w:rPr>
        <w:t>on</w:t>
      </w:r>
      <w:r w:rsidR="003130C1" w:rsidRPr="0ECD4335">
        <w:rPr>
          <w:rFonts w:asciiTheme="majorBidi" w:hAnsiTheme="majorBidi" w:cstheme="majorBidi"/>
          <w:sz w:val="22"/>
          <w:szCs w:val="22"/>
        </w:rPr>
        <w:t xml:space="preserve"> television and radio.</w:t>
      </w:r>
    </w:p>
    <w:p w14:paraId="3CE930CE" w14:textId="2ADE374F" w:rsidR="00660C26" w:rsidRPr="00A12542" w:rsidRDefault="00DC44CB" w:rsidP="00766B24">
      <w:pPr>
        <w:spacing w:line="360" w:lineRule="auto"/>
        <w:jc w:val="both"/>
        <w:rPr>
          <w:rFonts w:asciiTheme="majorBidi" w:hAnsiTheme="majorBidi" w:cstheme="majorBidi"/>
          <w:sz w:val="22"/>
          <w:szCs w:val="22"/>
        </w:rPr>
      </w:pPr>
      <w:r>
        <w:rPr>
          <w:rFonts w:asciiTheme="majorBidi" w:hAnsiTheme="majorBidi" w:cstheme="majorBidi"/>
          <w:sz w:val="22"/>
          <w:szCs w:val="22"/>
        </w:rPr>
        <w:t>A</w:t>
      </w:r>
      <w:r w:rsidR="008E2D7E">
        <w:rPr>
          <w:rFonts w:asciiTheme="majorBidi" w:hAnsiTheme="majorBidi" w:cstheme="majorBidi"/>
          <w:sz w:val="22"/>
          <w:szCs w:val="22"/>
        </w:rPr>
        <w:t xml:space="preserve"> study in </w:t>
      </w:r>
      <w:r w:rsidR="00890332" w:rsidRPr="00A12542">
        <w:rPr>
          <w:rFonts w:asciiTheme="majorBidi" w:hAnsiTheme="majorBidi" w:cstheme="majorBidi"/>
          <w:sz w:val="22"/>
          <w:szCs w:val="22"/>
        </w:rPr>
        <w:t>Ethiopia</w:t>
      </w:r>
      <w:r w:rsidR="2F878FAD" w:rsidRPr="00A12542">
        <w:rPr>
          <w:rFonts w:asciiTheme="majorBidi" w:hAnsiTheme="majorBidi" w:cstheme="majorBidi"/>
          <w:sz w:val="22"/>
          <w:szCs w:val="22"/>
        </w:rPr>
        <w:t xml:space="preserve"> reported a higher</w:t>
      </w:r>
      <w:r w:rsidR="000679AA" w:rsidRPr="00A12542">
        <w:rPr>
          <w:rFonts w:asciiTheme="majorBidi" w:hAnsiTheme="majorBidi" w:cstheme="majorBidi"/>
          <w:sz w:val="22"/>
          <w:szCs w:val="22"/>
        </w:rPr>
        <w:t xml:space="preserve"> prevalence of </w:t>
      </w:r>
      <w:r w:rsidR="00D10E18" w:rsidRPr="00A12542">
        <w:rPr>
          <w:rFonts w:asciiTheme="majorBidi" w:hAnsiTheme="majorBidi" w:cstheme="majorBidi"/>
          <w:sz w:val="22"/>
          <w:szCs w:val="22"/>
        </w:rPr>
        <w:t>undernutrition</w:t>
      </w:r>
      <w:r w:rsidR="000679AA" w:rsidRPr="00A12542">
        <w:rPr>
          <w:rFonts w:asciiTheme="majorBidi" w:hAnsiTheme="majorBidi" w:cstheme="majorBidi"/>
          <w:sz w:val="22"/>
          <w:szCs w:val="22"/>
        </w:rPr>
        <w:t xml:space="preserve"> </w:t>
      </w:r>
      <w:r w:rsidR="59D10501" w:rsidRPr="00A12542">
        <w:rPr>
          <w:rFonts w:asciiTheme="majorBidi" w:hAnsiTheme="majorBidi" w:cstheme="majorBidi"/>
          <w:sz w:val="22"/>
          <w:szCs w:val="22"/>
        </w:rPr>
        <w:t>among</w:t>
      </w:r>
      <w:r w:rsidR="000679AA" w:rsidRPr="00A12542">
        <w:rPr>
          <w:rFonts w:asciiTheme="majorBidi" w:hAnsiTheme="majorBidi" w:cstheme="majorBidi"/>
          <w:sz w:val="22"/>
          <w:szCs w:val="22"/>
        </w:rPr>
        <w:t xml:space="preserve"> </w:t>
      </w:r>
      <w:r w:rsidR="00FD3E61">
        <w:rPr>
          <w:rFonts w:asciiTheme="majorBidi" w:hAnsiTheme="majorBidi" w:cstheme="majorBidi"/>
          <w:sz w:val="22"/>
          <w:szCs w:val="22"/>
        </w:rPr>
        <w:t>preschool</w:t>
      </w:r>
      <w:r w:rsidR="59D10501" w:rsidRPr="00A12542">
        <w:rPr>
          <w:rFonts w:asciiTheme="majorBidi" w:hAnsiTheme="majorBidi" w:cstheme="majorBidi"/>
          <w:sz w:val="22"/>
          <w:szCs w:val="22"/>
        </w:rPr>
        <w:t xml:space="preserve"> children </w:t>
      </w:r>
      <w:r w:rsidR="437B3092" w:rsidRPr="00A12542">
        <w:rPr>
          <w:rFonts w:asciiTheme="majorBidi" w:hAnsiTheme="majorBidi" w:cstheme="majorBidi"/>
          <w:sz w:val="22"/>
          <w:szCs w:val="22"/>
        </w:rPr>
        <w:t>(</w:t>
      </w:r>
      <w:r w:rsidR="00716C54" w:rsidRPr="00A12542">
        <w:rPr>
          <w:rFonts w:asciiTheme="majorBidi" w:hAnsiTheme="majorBidi" w:cstheme="majorBidi"/>
          <w:sz w:val="22"/>
          <w:szCs w:val="22"/>
        </w:rPr>
        <w:t>50.8%</w:t>
      </w:r>
      <w:r w:rsidR="03F104EB" w:rsidRPr="00A12542">
        <w:rPr>
          <w:rFonts w:asciiTheme="majorBidi" w:hAnsiTheme="majorBidi" w:cstheme="majorBidi"/>
          <w:sz w:val="22"/>
          <w:szCs w:val="22"/>
        </w:rPr>
        <w:t>)</w:t>
      </w:r>
      <w:r w:rsidR="001701AB">
        <w:rPr>
          <w:rFonts w:asciiTheme="majorBidi" w:hAnsiTheme="majorBidi" w:cstheme="majorBidi"/>
          <w:sz w:val="22"/>
          <w:szCs w:val="22"/>
        </w:rPr>
        <w:t xml:space="preserve"> </w:t>
      </w:r>
      <w:r w:rsidR="009E211C" w:rsidRPr="00A12542">
        <w:rPr>
          <w:rFonts w:asciiTheme="majorBidi" w:hAnsiTheme="majorBidi" w:cstheme="majorBidi"/>
          <w:sz w:val="22"/>
          <w:szCs w:val="22"/>
        </w:rPr>
        <w:t>and</w:t>
      </w:r>
      <w:r w:rsidR="004E451D" w:rsidRPr="00A12542">
        <w:rPr>
          <w:rFonts w:asciiTheme="majorBidi" w:hAnsiTheme="majorBidi" w:cstheme="majorBidi"/>
          <w:sz w:val="22"/>
          <w:szCs w:val="22"/>
        </w:rPr>
        <w:t xml:space="preserve"> </w:t>
      </w:r>
      <w:ins w:id="1378" w:author="Dahal, Kajol" w:date="2025-12-02T11:07:00Z">
        <w:r w:rsidR="00041F35">
          <w:rPr>
            <w:rFonts w:asciiTheme="majorBidi" w:hAnsiTheme="majorBidi" w:cstheme="majorBidi"/>
            <w:sz w:val="22"/>
            <w:szCs w:val="22"/>
          </w:rPr>
          <w:t xml:space="preserve">among </w:t>
        </w:r>
      </w:ins>
      <w:r w:rsidR="56415590" w:rsidRPr="00A12542">
        <w:rPr>
          <w:rFonts w:asciiTheme="majorBidi" w:hAnsiTheme="majorBidi" w:cstheme="majorBidi"/>
          <w:sz w:val="22"/>
          <w:szCs w:val="22"/>
        </w:rPr>
        <w:t xml:space="preserve">children aged </w:t>
      </w:r>
      <w:r w:rsidR="004E451D" w:rsidRPr="00A12542">
        <w:rPr>
          <w:rFonts w:asciiTheme="majorBidi" w:hAnsiTheme="majorBidi" w:cstheme="majorBidi"/>
          <w:sz w:val="22"/>
          <w:szCs w:val="22"/>
        </w:rPr>
        <w:t xml:space="preserve">6-59 months </w:t>
      </w:r>
      <w:r w:rsidR="5F1AC8D2" w:rsidRPr="00A12542">
        <w:rPr>
          <w:rFonts w:asciiTheme="majorBidi" w:hAnsiTheme="majorBidi" w:cstheme="majorBidi"/>
          <w:sz w:val="22"/>
          <w:szCs w:val="22"/>
        </w:rPr>
        <w:t>(57.3%)</w:t>
      </w:r>
      <w:r w:rsidR="00251023">
        <w:rPr>
          <w:rFonts w:asciiTheme="majorBidi" w:hAnsiTheme="majorBidi" w:cstheme="majorBidi"/>
          <w:sz w:val="22"/>
          <w:szCs w:val="22"/>
        </w:rPr>
        <w:t xml:space="preserve"> </w:t>
      </w:r>
      <w:r w:rsidR="001701AB" w:rsidRPr="00A12542">
        <w:rPr>
          <w:rFonts w:asciiTheme="majorBidi" w:hAnsiTheme="majorBidi" w:cstheme="majorBidi"/>
          <w:sz w:val="22"/>
          <w:szCs w:val="22"/>
        </w:rPr>
        <w:fldChar w:fldCharType="begin"/>
      </w:r>
      <w:r w:rsidR="00901493">
        <w:rPr>
          <w:rFonts w:asciiTheme="majorBidi" w:hAnsiTheme="majorBidi" w:cstheme="majorBidi"/>
          <w:sz w:val="22"/>
          <w:szCs w:val="22"/>
        </w:rPr>
        <w:instrText xml:space="preserve"> ADDIN ZOTERO_ITEM CSL_CITATION {"citationID":"Rqum3uO2","properties":{"formattedCitation":"[35]","plainCitation":"[35]","noteIndex":0},"citationItems":[{"id":2142,"uris":["http://zotero.org/users/3118180/items/XCFZDJWL"],"itemData":{"id":2142,"type":"article-journal","abstract":"Background\nIn 2019, 144 million under-five-year-old children were stunted, and 47 million were wasted globally. In Ethiopia, approximately 350,000 children are estimated to die each year. Preschool aged children need focused attention because this age group not only has special needs, but also forms the platform for growth and development of all children. Under nutrition among preschool children is the result of a complex interplay of diverse elements, such as birth weight, household access to food, availability and use of drinking water. This study aimed at determining the anthropometric failures and associated factors using composite indictors.\n\nMethods\nA community-based cross-sectional study design was used among randomly selected 588 caregivers with pre-school aged children. Under-nutrition of pre-school aged children was computed by using the composite index of anthropometric failure. A multi-stage sampling technique followed by a systematic random sampling technique was used to select study participants. Structured questionnaires were used to collect data. WHO Anthro software was used to calculate height for age, weight for age and weight for height. The overall prevalence of anthropometric failure (CIAF). Both bivariable and multivariable binary logistic regressions were used to identify factors associated with under-nutrition.\n\nResults\nThe overall prevalence of under-nutrition among pre-school children was 50.8%, which was significantly associated with being a female (AOR = 1.51, CI: 1.076, 2.12), being from a large family (AOR = 1.78, CI: 1.19, 2.663), having acute respiratory infection (AOR = 1.767, CI: 1.216, 2.566), lack of improved source of drinking water (AOR = 1.484 CI: 1.056, 2.085) and poor dietary diversity score (AOR = 1.5, CI: 1.066, 2.112).\n\nConclusions\nThe study area has a high prevalence of CIAF in pre-school aged children. The CIAF was found to be significantly associated with the sex of the child, family size, ARI within the last two weeks, and dietary diversity score. To promote the use of family planning and the prevention of infectious diseases, health education is required. The government should adapt CIAF as a metric for assessing children’s nutritional status.","container-title":"PLoS ONE","DOI":"10.1371/journal.pone.0260368","ISSN":"1932-6203","issue":"11","journalAbbreviation":"PLoS One","note":"PMID: 34843555\nPMCID: PMC8629177","page":"e0260368","source":"PubMed Central","title":"Anthropometric failures and its associated factors among preschool-aged children in a rural community in southwest Ethiopia","volume":"16","author":[{"family":"Bidira","given":"Kebebe"},{"family":"Tamiru","given":"Dessalegn"},{"family":"Belachew","given":"Tefera"}],"issued":{"date-parts":[["2021",11,29]]}}}],"schema":"https://github.com/citation-style-language/schema/raw/master/csl-citation.json"} </w:instrText>
      </w:r>
      <w:r w:rsidR="001701AB" w:rsidRPr="00A12542">
        <w:rPr>
          <w:rFonts w:asciiTheme="majorBidi" w:hAnsiTheme="majorBidi" w:cstheme="majorBidi"/>
          <w:sz w:val="22"/>
          <w:szCs w:val="22"/>
        </w:rPr>
        <w:fldChar w:fldCharType="separate"/>
      </w:r>
      <w:r w:rsidR="00901493" w:rsidRPr="00901493">
        <w:rPr>
          <w:rFonts w:ascii="Times New Roman" w:hAnsi="Times New Roman" w:cs="Times New Roman"/>
          <w:sz w:val="22"/>
        </w:rPr>
        <w:t>[35]</w:t>
      </w:r>
      <w:r w:rsidR="001701AB" w:rsidRPr="00A12542">
        <w:rPr>
          <w:rFonts w:asciiTheme="majorBidi" w:hAnsiTheme="majorBidi" w:cstheme="majorBidi"/>
          <w:sz w:val="22"/>
          <w:szCs w:val="22"/>
        </w:rPr>
        <w:fldChar w:fldCharType="end"/>
      </w:r>
      <w:ins w:id="1379" w:author="Dahal, Kajol" w:date="2025-12-02T11:08:00Z">
        <w:r w:rsidR="00041F35">
          <w:rPr>
            <w:rFonts w:asciiTheme="majorBidi" w:hAnsiTheme="majorBidi" w:cstheme="majorBidi"/>
            <w:sz w:val="22"/>
            <w:szCs w:val="22"/>
          </w:rPr>
          <w:t>.</w:t>
        </w:r>
      </w:ins>
      <w:r>
        <w:rPr>
          <w:rFonts w:asciiTheme="majorBidi" w:hAnsiTheme="majorBidi" w:cstheme="majorBidi"/>
          <w:sz w:val="22"/>
          <w:szCs w:val="22"/>
        </w:rPr>
        <w:t xml:space="preserve"> </w:t>
      </w:r>
      <w:ins w:id="1380" w:author="Dahal, Kajol" w:date="2025-12-02T11:08:00Z">
        <w:r w:rsidR="00041F35">
          <w:rPr>
            <w:rFonts w:asciiTheme="majorBidi" w:hAnsiTheme="majorBidi" w:cstheme="majorBidi"/>
            <w:sz w:val="22"/>
            <w:szCs w:val="22"/>
          </w:rPr>
          <w:t>These figures are</w:t>
        </w:r>
      </w:ins>
      <w:del w:id="1381" w:author="Dahal, Kajol" w:date="2025-12-02T11:08:00Z">
        <w:r w:rsidDel="00041F35">
          <w:rPr>
            <w:rFonts w:asciiTheme="majorBidi" w:hAnsiTheme="majorBidi" w:cstheme="majorBidi"/>
            <w:sz w:val="22"/>
            <w:szCs w:val="22"/>
          </w:rPr>
          <w:delText>reported</w:delText>
        </w:r>
      </w:del>
      <w:r>
        <w:rPr>
          <w:rFonts w:asciiTheme="majorBidi" w:hAnsiTheme="majorBidi" w:cstheme="majorBidi"/>
          <w:sz w:val="22"/>
          <w:szCs w:val="22"/>
        </w:rPr>
        <w:t xml:space="preserve"> higher </w:t>
      </w:r>
      <w:ins w:id="1382" w:author="Dahal, Kajol" w:date="2025-12-02T11:08:00Z">
        <w:r w:rsidR="00041F35">
          <w:rPr>
            <w:rFonts w:asciiTheme="majorBidi" w:hAnsiTheme="majorBidi" w:cstheme="majorBidi"/>
            <w:sz w:val="22"/>
            <w:szCs w:val="22"/>
          </w:rPr>
          <w:t xml:space="preserve">than the </w:t>
        </w:r>
      </w:ins>
      <w:r w:rsidR="00251023">
        <w:rPr>
          <w:rFonts w:asciiTheme="majorBidi" w:hAnsiTheme="majorBidi" w:cstheme="majorBidi"/>
          <w:sz w:val="22"/>
          <w:szCs w:val="22"/>
        </w:rPr>
        <w:t xml:space="preserve">prevalence of undernutrition </w:t>
      </w:r>
      <w:ins w:id="1383" w:author="Dahal, Kajol" w:date="2025-12-02T11:09:00Z">
        <w:r w:rsidR="00041F35" w:rsidRPr="00A12542">
          <w:rPr>
            <w:rFonts w:asciiTheme="majorBidi" w:hAnsiTheme="majorBidi" w:cstheme="majorBidi"/>
            <w:sz w:val="22"/>
            <w:szCs w:val="22"/>
          </w:rPr>
          <w:t xml:space="preserve">among 6-59 months children in Nepal </w:t>
        </w:r>
      </w:ins>
      <w:ins w:id="1384" w:author="Dahal, Kajol" w:date="2025-12-02T11:10:00Z">
        <w:r w:rsidR="00041F35">
          <w:rPr>
            <w:rFonts w:asciiTheme="majorBidi" w:hAnsiTheme="majorBidi" w:cstheme="majorBidi"/>
            <w:sz w:val="22"/>
            <w:szCs w:val="22"/>
          </w:rPr>
          <w:t>(</w:t>
        </w:r>
      </w:ins>
      <w:ins w:id="1385" w:author="Dahal, Kajol" w:date="2025-12-02T11:09:00Z">
        <w:r w:rsidR="00041F35" w:rsidRPr="00A12542">
          <w:rPr>
            <w:rFonts w:asciiTheme="majorBidi" w:hAnsiTheme="majorBidi" w:cstheme="majorBidi"/>
            <w:sz w:val="22"/>
            <w:szCs w:val="22"/>
          </w:rPr>
          <w:t>33.5%</w:t>
        </w:r>
      </w:ins>
      <w:ins w:id="1386" w:author="Dahal, Kajol" w:date="2025-12-02T11:10:00Z">
        <w:r w:rsidR="00041F35">
          <w:rPr>
            <w:rFonts w:asciiTheme="majorBidi" w:hAnsiTheme="majorBidi" w:cstheme="majorBidi"/>
            <w:sz w:val="22"/>
            <w:szCs w:val="22"/>
          </w:rPr>
          <w:t>)</w:t>
        </w:r>
        <w:r w:rsidR="007E3200">
          <w:rPr>
            <w:rFonts w:asciiTheme="majorBidi" w:hAnsiTheme="majorBidi" w:cstheme="majorBidi"/>
            <w:sz w:val="22"/>
            <w:szCs w:val="22"/>
          </w:rPr>
          <w:t xml:space="preserve"> found</w:t>
        </w:r>
      </w:ins>
      <w:del w:id="1387" w:author="Dahal, Kajol" w:date="2025-12-02T11:10:00Z">
        <w:r w:rsidR="00251023" w:rsidDel="007E3200">
          <w:rPr>
            <w:rFonts w:asciiTheme="majorBidi" w:hAnsiTheme="majorBidi" w:cstheme="majorBidi"/>
            <w:sz w:val="22"/>
            <w:szCs w:val="22"/>
          </w:rPr>
          <w:delText>compared to the findings from</w:delText>
        </w:r>
      </w:del>
      <w:r w:rsidR="00251023">
        <w:rPr>
          <w:rFonts w:asciiTheme="majorBidi" w:hAnsiTheme="majorBidi" w:cstheme="majorBidi"/>
          <w:sz w:val="22"/>
          <w:szCs w:val="22"/>
        </w:rPr>
        <w:t xml:space="preserve"> </w:t>
      </w:r>
      <w:ins w:id="1388" w:author="Dahal, Kajol" w:date="2025-12-02T11:10:00Z">
        <w:r w:rsidR="007E3200">
          <w:rPr>
            <w:rFonts w:asciiTheme="majorBidi" w:hAnsiTheme="majorBidi" w:cstheme="majorBidi"/>
            <w:sz w:val="22"/>
            <w:szCs w:val="22"/>
          </w:rPr>
          <w:t xml:space="preserve">in </w:t>
        </w:r>
      </w:ins>
      <w:r w:rsidR="00251023">
        <w:rPr>
          <w:rFonts w:asciiTheme="majorBidi" w:hAnsiTheme="majorBidi" w:cstheme="majorBidi"/>
          <w:sz w:val="22"/>
          <w:szCs w:val="22"/>
        </w:rPr>
        <w:t>our study</w:t>
      </w:r>
      <w:ins w:id="1389" w:author="Dahal, Kajol" w:date="2025-12-02T11:10:00Z">
        <w:r w:rsidR="007E3200">
          <w:rPr>
            <w:rFonts w:asciiTheme="majorBidi" w:hAnsiTheme="majorBidi" w:cstheme="majorBidi"/>
            <w:sz w:val="22"/>
            <w:szCs w:val="22"/>
          </w:rPr>
          <w:t>.</w:t>
        </w:r>
      </w:ins>
      <w:r w:rsidR="00251023">
        <w:rPr>
          <w:rFonts w:asciiTheme="majorBidi" w:hAnsiTheme="majorBidi" w:cstheme="majorBidi"/>
          <w:sz w:val="22"/>
          <w:szCs w:val="22"/>
        </w:rPr>
        <w:t xml:space="preserve"> </w:t>
      </w:r>
      <w:del w:id="1390" w:author="Dahal, Kajol" w:date="2025-12-02T11:10:00Z">
        <w:r w:rsidR="00251023" w:rsidDel="007E3200">
          <w:rPr>
            <w:rFonts w:asciiTheme="majorBidi" w:hAnsiTheme="majorBidi" w:cstheme="majorBidi"/>
            <w:sz w:val="22"/>
            <w:szCs w:val="22"/>
          </w:rPr>
          <w:delText>where we found prevalence of</w:delText>
        </w:r>
        <w:r w:rsidR="00251023" w:rsidRPr="00A12542" w:rsidDel="007E3200">
          <w:rPr>
            <w:rFonts w:asciiTheme="majorBidi" w:hAnsiTheme="majorBidi" w:cstheme="majorBidi"/>
            <w:sz w:val="22"/>
            <w:szCs w:val="22"/>
          </w:rPr>
          <w:delText xml:space="preserve"> undernutrition </w:delText>
        </w:r>
      </w:del>
      <w:del w:id="1391" w:author="Dahal, Kajol" w:date="2025-12-02T11:09:00Z">
        <w:r w:rsidR="00251023" w:rsidRPr="00A12542" w:rsidDel="00041F35">
          <w:rPr>
            <w:rFonts w:asciiTheme="majorBidi" w:hAnsiTheme="majorBidi" w:cstheme="majorBidi"/>
            <w:sz w:val="22"/>
            <w:szCs w:val="22"/>
          </w:rPr>
          <w:delText xml:space="preserve">among 6-59 months children in Nepal </w:delText>
        </w:r>
        <w:r w:rsidR="00251023" w:rsidDel="00041F35">
          <w:rPr>
            <w:rFonts w:asciiTheme="majorBidi" w:hAnsiTheme="majorBidi" w:cstheme="majorBidi"/>
            <w:sz w:val="22"/>
            <w:szCs w:val="22"/>
          </w:rPr>
          <w:delText>to be</w:delText>
        </w:r>
        <w:r w:rsidR="00441986" w:rsidDel="00041F35">
          <w:rPr>
            <w:rFonts w:asciiTheme="majorBidi" w:hAnsiTheme="majorBidi" w:cstheme="majorBidi"/>
            <w:sz w:val="22"/>
            <w:szCs w:val="22"/>
          </w:rPr>
          <w:delText xml:space="preserve"> </w:delText>
        </w:r>
        <w:r w:rsidR="00251023" w:rsidRPr="00A12542" w:rsidDel="00041F35">
          <w:rPr>
            <w:rFonts w:asciiTheme="majorBidi" w:hAnsiTheme="majorBidi" w:cstheme="majorBidi"/>
            <w:sz w:val="22"/>
            <w:szCs w:val="22"/>
          </w:rPr>
          <w:delText>33.5%</w:delText>
        </w:r>
        <w:r w:rsidR="00251023" w:rsidDel="00041F35">
          <w:rPr>
            <w:rFonts w:asciiTheme="majorBidi" w:hAnsiTheme="majorBidi" w:cstheme="majorBidi"/>
            <w:sz w:val="22"/>
            <w:szCs w:val="22"/>
          </w:rPr>
          <w:delText xml:space="preserve">. </w:delText>
        </w:r>
      </w:del>
      <w:r w:rsidR="00734F6A">
        <w:rPr>
          <w:rFonts w:asciiTheme="majorBidi" w:hAnsiTheme="majorBidi" w:cstheme="majorBidi"/>
          <w:sz w:val="22"/>
          <w:szCs w:val="22"/>
        </w:rPr>
        <w:t>O</w:t>
      </w:r>
      <w:r w:rsidR="5F1AC8D2" w:rsidRPr="00A12542">
        <w:rPr>
          <w:rFonts w:asciiTheme="majorBidi" w:hAnsiTheme="majorBidi" w:cstheme="majorBidi"/>
          <w:sz w:val="22"/>
          <w:szCs w:val="22"/>
        </w:rPr>
        <w:t>ur findings indicate that Nepal’s burden, though lower, remains substantial. These differe</w:t>
      </w:r>
      <w:r w:rsidR="0BD10E7C" w:rsidRPr="00A12542">
        <w:rPr>
          <w:rFonts w:asciiTheme="majorBidi" w:hAnsiTheme="majorBidi" w:cstheme="majorBidi"/>
          <w:sz w:val="22"/>
          <w:szCs w:val="22"/>
        </w:rPr>
        <w:t>nces may reflect variations in economic development, food security, and maternal and child health interventions across countries</w:t>
      </w:r>
      <w:r w:rsidR="00441986">
        <w:rPr>
          <w:rFonts w:asciiTheme="majorBidi" w:hAnsiTheme="majorBidi" w:cstheme="majorBidi"/>
          <w:sz w:val="22"/>
          <w:szCs w:val="22"/>
        </w:rPr>
        <w:t xml:space="preserve"> </w:t>
      </w:r>
      <w:r w:rsidR="00702529" w:rsidRPr="00A12542">
        <w:rPr>
          <w:rFonts w:asciiTheme="majorBidi" w:hAnsiTheme="majorBidi" w:cstheme="majorBidi"/>
          <w:sz w:val="22"/>
          <w:szCs w:val="22"/>
        </w:rPr>
        <w:fldChar w:fldCharType="begin"/>
      </w:r>
      <w:r w:rsidR="00901493">
        <w:rPr>
          <w:rFonts w:asciiTheme="majorBidi" w:hAnsiTheme="majorBidi" w:cstheme="majorBidi"/>
          <w:sz w:val="22"/>
          <w:szCs w:val="22"/>
        </w:rPr>
        <w:instrText xml:space="preserve"> ADDIN ZOTERO_ITEM CSL_CITATION {"citationID":"P42V6JdF","properties":{"formattedCitation":"[36]","plainCitation":"[36]","noteIndex":0},"citationItems":[{"id":2140,"uris":["http://zotero.org/users/3118180/items/X26LPZ6I","http://zotero.org/users/3118180/items/JZR3MZCE"],"itemData":{"id":2140,"type":"article-journal","abstract":"Abstract\n            \n              Undernutrition in childhood is a crucial public health issue in Ethiopia. Yet, more than an assessment of undernutrition using conventional index is needed to conclude the overall prevalence of undernutrition among children aged 6–23 months. Therefore, this study aimed to assess the prevalence of undernutrition using composite index of anthropometric failure and its associated factors among children aged 6–23 months in Southwest Ethiopia. A community‐based cross‐sectional study was employed among 440 mother–child pairs selected using a two‐stage cluster sampling method in the rural Kersa district, Jimma Zone, Southwest Ethiopia. A pretested structured questionnaire was used to collect data. Multivariable logistic regression analysis was employed to identify factors associated with undernutrition. Variables with a\n              p\n              ‐value of &lt;.05 were considered statistically significant. The proportion of undernutrition using composite indexes of anthropometric failure was 57.3% among children aged 6–23 months. Children being male [AOR = 1.55; 95% CI (1.013, 2.373)], not met minimum acceptable diet (MAD) [AOR = 2.104; 95% CI (1.05, 4.214)], larger family size [AOR = 1.699; 95% CI (1.0791, 2.675)], having comorbidity [AOR = 3.31; 95% CI (2.068, 5.327)], and being in food insecurity household [AOR = 3.12; 95% CI (2.0, 4.868)] were more likely to be in anthropometric failure, whereas children from the mother who attended higher and above schooling [AOR = 0.244; 95% CI (0.093, 0.641)] were less likely to be in anthropometric failure. More than half of children aged 6–23 months were experienced anthropometric failure. Male children, those who have not received the MAD, come from larger families, have comorbidities, live in food‐insecure households, and have mothers with higher education levels were found to be at higher risk of anthropometric failure.","container-title":"Food Science &amp; Nutrition","DOI":"10.1002/fsn3.3821","ISSN":"2048-7177, 2048-7177","issue":"3","journalAbbreviation":"Food Science &amp; Nutrition","language":"en","page":"1581-1591","source":"DOI.org (Crossref)","title":"Anthropometric failure and associated factors among children aged 6–23 months in Ethiopia","volume":"12","author":[{"family":"Gebretsadik","given":"Meseret Tamrat"},{"family":"Sisay","given":"Assefa Legesse"},{"family":"Tamiru","given":"Dessalegn"},{"family":"Belachew","given":"Tefera"}],"issued":{"date-parts":[["2024",3]]}}}],"schema":"https://github.com/citation-style-language/schema/raw/master/csl-citation.json"} </w:instrText>
      </w:r>
      <w:r w:rsidR="00702529" w:rsidRPr="00A12542">
        <w:rPr>
          <w:rFonts w:asciiTheme="majorBidi" w:hAnsiTheme="majorBidi" w:cstheme="majorBidi"/>
          <w:sz w:val="22"/>
          <w:szCs w:val="22"/>
        </w:rPr>
        <w:fldChar w:fldCharType="separate"/>
      </w:r>
      <w:r w:rsidR="00901493" w:rsidRPr="00901493">
        <w:rPr>
          <w:rFonts w:ascii="Times New Roman" w:hAnsi="Times New Roman" w:cs="Times New Roman"/>
          <w:sz w:val="22"/>
        </w:rPr>
        <w:t>[36]</w:t>
      </w:r>
      <w:r w:rsidR="00702529" w:rsidRPr="00A12542">
        <w:rPr>
          <w:rFonts w:asciiTheme="majorBidi" w:hAnsiTheme="majorBidi" w:cstheme="majorBidi"/>
          <w:sz w:val="22"/>
          <w:szCs w:val="22"/>
        </w:rPr>
        <w:fldChar w:fldCharType="end"/>
      </w:r>
      <w:r w:rsidR="004E451D" w:rsidRPr="00A12542">
        <w:rPr>
          <w:rFonts w:asciiTheme="majorBidi" w:hAnsiTheme="majorBidi" w:cstheme="majorBidi"/>
          <w:sz w:val="22"/>
          <w:szCs w:val="22"/>
        </w:rPr>
        <w:t>.</w:t>
      </w:r>
      <w:r w:rsidR="00716C54" w:rsidRPr="00A12542">
        <w:rPr>
          <w:rFonts w:asciiTheme="majorBidi" w:hAnsiTheme="majorBidi" w:cstheme="majorBidi"/>
          <w:sz w:val="22"/>
          <w:szCs w:val="22"/>
        </w:rPr>
        <w:t xml:space="preserve"> </w:t>
      </w:r>
    </w:p>
    <w:p w14:paraId="3581BBE1" w14:textId="45E35873" w:rsidR="0082518E" w:rsidRPr="00A12542" w:rsidRDefault="0082518E" w:rsidP="00184DDD">
      <w:pPr>
        <w:spacing w:line="360" w:lineRule="auto"/>
        <w:jc w:val="both"/>
        <w:rPr>
          <w:rFonts w:asciiTheme="majorBidi" w:hAnsiTheme="majorBidi" w:cstheme="majorBidi"/>
          <w:color w:val="000000" w:themeColor="text1"/>
          <w:sz w:val="22"/>
          <w:szCs w:val="22"/>
        </w:rPr>
      </w:pPr>
      <w:r w:rsidRPr="00A12542">
        <w:rPr>
          <w:rFonts w:asciiTheme="majorBidi" w:hAnsiTheme="majorBidi" w:cstheme="majorBidi"/>
          <w:color w:val="000000" w:themeColor="text1"/>
          <w:sz w:val="22"/>
          <w:szCs w:val="22"/>
        </w:rPr>
        <w:t xml:space="preserve">The </w:t>
      </w:r>
      <w:r w:rsidR="002F38A8" w:rsidRPr="00A12542">
        <w:rPr>
          <w:rFonts w:asciiTheme="majorBidi" w:hAnsiTheme="majorBidi" w:cstheme="majorBidi"/>
          <w:color w:val="000000" w:themeColor="text1"/>
          <w:sz w:val="22"/>
          <w:szCs w:val="22"/>
        </w:rPr>
        <w:t>prevalence</w:t>
      </w:r>
      <w:r w:rsidRPr="00A12542">
        <w:rPr>
          <w:rFonts w:asciiTheme="majorBidi" w:hAnsiTheme="majorBidi" w:cstheme="majorBidi"/>
          <w:color w:val="000000" w:themeColor="text1"/>
          <w:sz w:val="22"/>
          <w:szCs w:val="22"/>
        </w:rPr>
        <w:t xml:space="preserve"> of anemia among</w:t>
      </w:r>
      <w:r w:rsidR="002F38A8" w:rsidRPr="00A12542">
        <w:rPr>
          <w:rFonts w:asciiTheme="majorBidi" w:hAnsiTheme="majorBidi" w:cstheme="majorBidi"/>
          <w:color w:val="000000" w:themeColor="text1"/>
          <w:sz w:val="22"/>
          <w:szCs w:val="22"/>
        </w:rPr>
        <w:t xml:space="preserve"> 6-59 months children </w:t>
      </w:r>
      <w:ins w:id="1392" w:author="Dahal, Kajol" w:date="2025-12-02T11:11:00Z">
        <w:r w:rsidR="007E3200">
          <w:rPr>
            <w:rFonts w:asciiTheme="majorBidi" w:hAnsiTheme="majorBidi" w:cstheme="majorBidi"/>
            <w:color w:val="000000" w:themeColor="text1"/>
            <w:sz w:val="22"/>
            <w:szCs w:val="22"/>
          </w:rPr>
          <w:t>in</w:t>
        </w:r>
      </w:ins>
      <w:del w:id="1393" w:author="Dahal, Kajol" w:date="2025-12-02T11:11:00Z">
        <w:r w:rsidR="008829CB" w:rsidRPr="00A12542" w:rsidDel="007E3200">
          <w:rPr>
            <w:rFonts w:asciiTheme="majorBidi" w:hAnsiTheme="majorBidi" w:cstheme="majorBidi"/>
            <w:color w:val="000000" w:themeColor="text1"/>
            <w:sz w:val="22"/>
            <w:szCs w:val="22"/>
          </w:rPr>
          <w:delText>from</w:delText>
        </w:r>
      </w:del>
      <w:r w:rsidR="008829CB" w:rsidRPr="00A12542">
        <w:rPr>
          <w:rFonts w:asciiTheme="majorBidi" w:hAnsiTheme="majorBidi" w:cstheme="majorBidi"/>
          <w:color w:val="000000" w:themeColor="text1"/>
          <w:sz w:val="22"/>
          <w:szCs w:val="22"/>
        </w:rPr>
        <w:t xml:space="preserve"> our study </w:t>
      </w:r>
      <w:r w:rsidR="32B84CB2" w:rsidRPr="00A12542">
        <w:rPr>
          <w:rFonts w:asciiTheme="majorBidi" w:hAnsiTheme="majorBidi" w:cstheme="majorBidi"/>
          <w:color w:val="000000" w:themeColor="text1"/>
          <w:sz w:val="22"/>
          <w:szCs w:val="22"/>
        </w:rPr>
        <w:t xml:space="preserve">(43.5%) </w:t>
      </w:r>
      <w:ins w:id="1394" w:author="Dahal, Kajol" w:date="2025-12-02T11:11:00Z">
        <w:r w:rsidR="007E3200">
          <w:rPr>
            <w:rFonts w:asciiTheme="majorBidi" w:hAnsiTheme="majorBidi" w:cstheme="majorBidi"/>
            <w:color w:val="000000" w:themeColor="text1"/>
            <w:sz w:val="22"/>
            <w:szCs w:val="22"/>
          </w:rPr>
          <w:t>wa</w:t>
        </w:r>
      </w:ins>
      <w:ins w:id="1395" w:author="Dahal, Kajol" w:date="2025-12-02T11:12:00Z">
        <w:r w:rsidR="007E3200">
          <w:rPr>
            <w:rFonts w:asciiTheme="majorBidi" w:hAnsiTheme="majorBidi" w:cstheme="majorBidi"/>
            <w:color w:val="000000" w:themeColor="text1"/>
            <w:sz w:val="22"/>
            <w:szCs w:val="22"/>
          </w:rPr>
          <w:t>s</w:t>
        </w:r>
      </w:ins>
      <w:del w:id="1396" w:author="Dahal, Kajol" w:date="2025-12-02T11:11:00Z">
        <w:r w:rsidR="002F38A8" w:rsidRPr="00A12542" w:rsidDel="007E3200">
          <w:rPr>
            <w:rFonts w:asciiTheme="majorBidi" w:hAnsiTheme="majorBidi" w:cstheme="majorBidi"/>
            <w:color w:val="000000" w:themeColor="text1"/>
            <w:sz w:val="22"/>
            <w:szCs w:val="22"/>
          </w:rPr>
          <w:delText>i</w:delText>
        </w:r>
      </w:del>
      <w:del w:id="1397" w:author="Dahal, Kajol" w:date="2025-12-02T11:12:00Z">
        <w:r w:rsidR="002F38A8" w:rsidRPr="00A12542" w:rsidDel="007E3200">
          <w:rPr>
            <w:rFonts w:asciiTheme="majorBidi" w:hAnsiTheme="majorBidi" w:cstheme="majorBidi"/>
            <w:color w:val="000000" w:themeColor="text1"/>
            <w:sz w:val="22"/>
            <w:szCs w:val="22"/>
          </w:rPr>
          <w:delText>s</w:delText>
        </w:r>
      </w:del>
      <w:r w:rsidR="002F38A8" w:rsidRPr="00A12542">
        <w:rPr>
          <w:rFonts w:asciiTheme="majorBidi" w:hAnsiTheme="majorBidi" w:cstheme="majorBidi"/>
          <w:color w:val="000000" w:themeColor="text1"/>
          <w:sz w:val="22"/>
          <w:szCs w:val="22"/>
        </w:rPr>
        <w:t xml:space="preserve"> higher than the </w:t>
      </w:r>
      <w:r w:rsidR="008829CB" w:rsidRPr="00A12542">
        <w:rPr>
          <w:rFonts w:asciiTheme="majorBidi" w:hAnsiTheme="majorBidi" w:cstheme="majorBidi"/>
          <w:color w:val="000000" w:themeColor="text1"/>
          <w:sz w:val="22"/>
          <w:szCs w:val="22"/>
        </w:rPr>
        <w:t>global prevalence (39.8%) but lower than</w:t>
      </w:r>
      <w:ins w:id="1398" w:author="Dahal, Kajol" w:date="2025-12-02T11:12:00Z">
        <w:r w:rsidR="007E3200">
          <w:rPr>
            <w:rFonts w:asciiTheme="majorBidi" w:hAnsiTheme="majorBidi" w:cstheme="majorBidi"/>
            <w:color w:val="000000" w:themeColor="text1"/>
            <w:sz w:val="22"/>
            <w:szCs w:val="22"/>
          </w:rPr>
          <w:t xml:space="preserve"> that reported among</w:t>
        </w:r>
      </w:ins>
      <w:del w:id="1399" w:author="Dahal, Kajol" w:date="2025-12-02T11:12:00Z">
        <w:r w:rsidR="008829CB" w:rsidRPr="00A12542" w:rsidDel="007E3200">
          <w:rPr>
            <w:rFonts w:asciiTheme="majorBidi" w:hAnsiTheme="majorBidi" w:cstheme="majorBidi"/>
            <w:color w:val="000000" w:themeColor="text1"/>
            <w:sz w:val="22"/>
            <w:szCs w:val="22"/>
          </w:rPr>
          <w:delText xml:space="preserve"> the prevalence in</w:delText>
        </w:r>
      </w:del>
      <w:r w:rsidR="008829CB" w:rsidRPr="00A12542">
        <w:rPr>
          <w:rFonts w:asciiTheme="majorBidi" w:hAnsiTheme="majorBidi" w:cstheme="majorBidi"/>
          <w:color w:val="000000" w:themeColor="text1"/>
          <w:sz w:val="22"/>
          <w:szCs w:val="22"/>
        </w:rPr>
        <w:t xml:space="preserve"> African children (60.2%)</w:t>
      </w:r>
      <w:ins w:id="1400" w:author="Dahal, Kajol" w:date="2025-12-02T11:12:00Z">
        <w:r w:rsidR="007E3200">
          <w:rPr>
            <w:rFonts w:asciiTheme="majorBidi" w:hAnsiTheme="majorBidi" w:cstheme="majorBidi"/>
            <w:color w:val="000000" w:themeColor="text1"/>
            <w:sz w:val="22"/>
            <w:szCs w:val="22"/>
          </w:rPr>
          <w:t xml:space="preserve"> </w:t>
        </w:r>
      </w:ins>
      <w:r w:rsidR="004D1730">
        <w:rPr>
          <w:rFonts w:asciiTheme="majorBidi" w:hAnsiTheme="majorBidi" w:cstheme="majorBidi"/>
          <w:color w:val="000000" w:themeColor="text1"/>
          <w:sz w:val="22"/>
          <w:szCs w:val="22"/>
        </w:rPr>
        <w:fldChar w:fldCharType="begin"/>
      </w:r>
      <w:r w:rsidR="002B3C49">
        <w:rPr>
          <w:rFonts w:asciiTheme="majorBidi" w:hAnsiTheme="majorBidi" w:cstheme="majorBidi"/>
          <w:color w:val="000000" w:themeColor="text1"/>
          <w:sz w:val="22"/>
          <w:szCs w:val="22"/>
        </w:rPr>
        <w:instrText xml:space="preserve"> ADDIN ZOTERO_ITEM CSL_CITATION {"citationID":"WdmOCtMD","properties":{"formattedCitation":"[12]","plainCitation":"[12]","noteIndex":0},"citationItems":[{"id":2064,"uris":["http://zotero.org/users/3118180/items/95ZBYCZG"],"itemData":{"id":2064,"type":"webpage","abstract":"&lt;h2&gt;&lt;strong&gt;WHO Global Anaemia estimates, 2021 Edition&lt;/strong&gt; &lt;/h2&gt;&lt;p&gt;&lt;strong&gt;&lt;/strong&gt;&lt;strong&gt;Global anaemia estimates in women of reproductive age, by pregnancy status, and in children aged 6-59 months&lt;/strong&gt; &lt;/p&gt;&lt;p&gt;&amp;nbsp;&lt;/p&gt;&lt;p&gt;Anaemia is associated with poor cognitive and motor development in children, and work capacity in adults, influencing country economic development. &lt;/p&gt;&lt;p&gt;&amp;nbsp;&lt;/p&gt;&lt;p&gt;Among pregnant women, iron deficiency anaemia is also associated with adverse reproductive outcomes such as preterm delivery, low-birth-weight infants, and decreased iron stores for the baby, which may lead to impaired development. &lt;/p&gt;&lt;p&gt;&lt;br /&gt;&lt;/p&gt;&lt;p&gt;Failure to reduce anaemia may result in millions of women experiencing impaired health and quality of life, and may impair children&amp;rsquo;s development and learning. Anaemia is an indicator of both poor nutrition and poor health.&lt;/p&gt;","language":"en","title":"Anaemia in women and children","URL":"https://www.who.int/data/gho/data/themes/topics/anaemia_in_women_and_children","author":[{"family":"","given":"World Health Organization"}],"accessed":{"date-parts":[["2024",11,2]]}}}],"schema":"https://github.com/citation-style-language/schema/raw/master/csl-citation.json"} </w:instrText>
      </w:r>
      <w:r w:rsidR="004D1730">
        <w:rPr>
          <w:rFonts w:asciiTheme="majorBidi" w:hAnsiTheme="majorBidi" w:cstheme="majorBidi"/>
          <w:color w:val="000000" w:themeColor="text1"/>
          <w:sz w:val="22"/>
          <w:szCs w:val="22"/>
        </w:rPr>
        <w:fldChar w:fldCharType="separate"/>
      </w:r>
      <w:r w:rsidR="00B62121" w:rsidRPr="00B62121">
        <w:rPr>
          <w:rFonts w:ascii="Times New Roman" w:hAnsi="Times New Roman" w:cs="Times New Roman"/>
          <w:sz w:val="22"/>
        </w:rPr>
        <w:t>[12]</w:t>
      </w:r>
      <w:r w:rsidR="004D1730">
        <w:rPr>
          <w:rFonts w:asciiTheme="majorBidi" w:hAnsiTheme="majorBidi" w:cstheme="majorBidi"/>
          <w:color w:val="000000" w:themeColor="text1"/>
          <w:sz w:val="22"/>
          <w:szCs w:val="22"/>
        </w:rPr>
        <w:fldChar w:fldCharType="end"/>
      </w:r>
      <w:r w:rsidR="008829CB" w:rsidRPr="00A12542">
        <w:rPr>
          <w:rFonts w:asciiTheme="majorBidi" w:hAnsiTheme="majorBidi" w:cstheme="majorBidi"/>
          <w:color w:val="000000" w:themeColor="text1"/>
          <w:sz w:val="22"/>
          <w:szCs w:val="22"/>
        </w:rPr>
        <w:t>.</w:t>
      </w:r>
      <w:r w:rsidR="00413163" w:rsidRPr="00A12542">
        <w:rPr>
          <w:rFonts w:asciiTheme="majorBidi" w:hAnsiTheme="majorBidi" w:cstheme="majorBidi"/>
          <w:color w:val="000000" w:themeColor="text1"/>
          <w:sz w:val="22"/>
          <w:szCs w:val="22"/>
        </w:rPr>
        <w:t xml:space="preserve"> </w:t>
      </w:r>
      <w:r w:rsidR="2DB769B8" w:rsidRPr="00A12542">
        <w:rPr>
          <w:rFonts w:asciiTheme="majorBidi" w:hAnsiTheme="majorBidi" w:cstheme="majorBidi"/>
          <w:color w:val="000000" w:themeColor="text1"/>
          <w:sz w:val="22"/>
          <w:szCs w:val="22"/>
        </w:rPr>
        <w:t>Our study also demonstrates a 9.1 percentage-point reduction in anemia prevalence between 2016</w:t>
      </w:r>
      <w:r w:rsidR="004842BD" w:rsidRPr="00A12542">
        <w:rPr>
          <w:rFonts w:asciiTheme="majorBidi" w:hAnsiTheme="majorBidi" w:cstheme="majorBidi"/>
          <w:color w:val="000000" w:themeColor="text1"/>
          <w:sz w:val="22"/>
          <w:szCs w:val="22"/>
        </w:rPr>
        <w:t xml:space="preserve"> </w:t>
      </w:r>
      <w:r w:rsidR="20568C2D" w:rsidRPr="00A12542">
        <w:rPr>
          <w:rFonts w:asciiTheme="majorBidi" w:hAnsiTheme="majorBidi" w:cstheme="majorBidi"/>
          <w:color w:val="000000" w:themeColor="text1"/>
          <w:sz w:val="22"/>
          <w:szCs w:val="22"/>
        </w:rPr>
        <w:t>(</w:t>
      </w:r>
      <w:r w:rsidR="00025474" w:rsidRPr="00A12542">
        <w:rPr>
          <w:rFonts w:asciiTheme="majorBidi" w:hAnsiTheme="majorBidi" w:cstheme="majorBidi"/>
          <w:color w:val="000000" w:themeColor="text1"/>
          <w:sz w:val="22"/>
          <w:szCs w:val="22"/>
        </w:rPr>
        <w:t>52.6%</w:t>
      </w:r>
      <w:r w:rsidR="393E120E" w:rsidRPr="00A12542">
        <w:rPr>
          <w:rFonts w:asciiTheme="majorBidi" w:hAnsiTheme="majorBidi" w:cstheme="majorBidi"/>
          <w:color w:val="000000" w:themeColor="text1"/>
          <w:sz w:val="22"/>
          <w:szCs w:val="22"/>
        </w:rPr>
        <w:t>)</w:t>
      </w:r>
      <w:r w:rsidR="00B70C65" w:rsidRPr="00A12542">
        <w:rPr>
          <w:rFonts w:asciiTheme="majorBidi" w:hAnsiTheme="majorBidi" w:cstheme="majorBidi"/>
          <w:color w:val="000000" w:themeColor="text1"/>
          <w:sz w:val="22"/>
          <w:szCs w:val="22"/>
        </w:rPr>
        <w:t xml:space="preserve"> </w:t>
      </w:r>
      <w:r w:rsidR="00B70C65" w:rsidRPr="00A12542">
        <w:rPr>
          <w:rFonts w:asciiTheme="majorBidi" w:hAnsiTheme="majorBidi" w:cstheme="majorBidi"/>
          <w:color w:val="000000" w:themeColor="text1"/>
          <w:sz w:val="22"/>
          <w:szCs w:val="22"/>
        </w:rPr>
        <w:fldChar w:fldCharType="begin"/>
      </w:r>
      <w:r w:rsidR="00901493">
        <w:rPr>
          <w:rFonts w:asciiTheme="majorBidi" w:hAnsiTheme="majorBidi" w:cstheme="majorBidi"/>
          <w:color w:val="000000" w:themeColor="text1"/>
          <w:sz w:val="22"/>
          <w:szCs w:val="22"/>
        </w:rPr>
        <w:instrText xml:space="preserve"> ADDIN ZOTERO_ITEM CSL_CITATION {"citationID":"j6pIqPJA","properties":{"formattedCitation":"[37]","plainCitation":"[37]","noteIndex":0},"citationItems":[{"id":2150,"uris":["http://zotero.org/users/3118180/items/667274Q3"],"itemData":{"id":2150,"type":"article-journal","abstract":"Introduction\nAnemia is a common problem in children particularly in developing countries and taking steps to tackle it is one of the major public health challenges for Nepal. The objective of this study is to investigate the prevalence of individual, household and community level determinants of childhood anemia in Nepal.\n\nMethods\nData was taken from a nationally representative sample of 1,942 Nepalese children aged from 6–59 months. The Chi-square test was used to determine the bivariate relationship between the selected variables and childhood anemia and a multilevel logistic regression model with a random intercept at household and community level was used to identify important determinants of this kind of anemia.\n\nResults\nThe results showed that 52.6% (95% CI: 49.8%-55.4%) of the children were anemic while 26.6% (95% CI: 24.0%-29.3%) of them were moderate to severe. The prevalence of overall anemia was higher among children aged less than 11 months as well as in underweight children, children of underweight, anemic and uneducated mothers and those in the terrain ecological regions. Multivariable analysis showed that children aged less than 11 months, who were underweight and had anemic mothers were more likely to have moderate or severe anemia. Children in the hilly ecological region were less likely to have it compared to mountain and terrain ecological regions. Children in middle-class families and children of mothers who completed secondary education were more likely to have anemia.\n\nConclusion\nNepal is facing a serious public health problem due to the high prevalence of childhood anemia. This adverse situation occurs due to socio-demographic and geographical factors such as age, malnutrition status, mother’s anemia status, socio-economic status and regional variations. Prevention of childhood anemia should be given top priority in Nepal and should be considered as a major public health intervention.","container-title":"PLoS ONE","DOI":"10.1371/journal.pone.0239409","ISSN":"1932-6203","issue":"10","journalAbbreviation":"PLoS One","note":"PMID: 33021981\nPMCID: PMC7537867","page":"e0239409","source":"PubMed Central","title":"Prevalence and risk factors of childhood anemia in Nepal: A multilevel analysis","title-short":"Prevalence and risk factors of childhood anemia in Nepal","volume":"15","author":[{"family":"Chowdhury","given":"Mohammad Rocky Khan"},{"family":"Khan","given":"Md. Mobarak Hossain"},{"family":"Khan","given":"Hafiz T. A."},{"family":"Rahman","given":"Md. Shafiur"},{"family":"Islam","given":"Md Rashedul"},{"family":"Islam","given":"Md Moinul"},{"family":"Billah","given":"Baki"}],"issued":{"date-parts":[["2020",10,6]]}}}],"schema":"https://github.com/citation-style-language/schema/raw/master/csl-citation.json"} </w:instrText>
      </w:r>
      <w:r w:rsidR="00B70C65" w:rsidRPr="00A12542">
        <w:rPr>
          <w:rFonts w:asciiTheme="majorBidi" w:hAnsiTheme="majorBidi" w:cstheme="majorBidi"/>
          <w:color w:val="000000" w:themeColor="text1"/>
          <w:sz w:val="22"/>
          <w:szCs w:val="22"/>
        </w:rPr>
        <w:fldChar w:fldCharType="separate"/>
      </w:r>
      <w:r w:rsidR="00901493" w:rsidRPr="00901493">
        <w:rPr>
          <w:rFonts w:ascii="Times New Roman" w:hAnsi="Times New Roman" w:cs="Times New Roman"/>
          <w:sz w:val="22"/>
        </w:rPr>
        <w:t>[37]</w:t>
      </w:r>
      <w:r w:rsidR="00B70C65" w:rsidRPr="00A12542">
        <w:rPr>
          <w:rFonts w:asciiTheme="majorBidi" w:hAnsiTheme="majorBidi" w:cstheme="majorBidi"/>
          <w:color w:val="000000" w:themeColor="text1"/>
          <w:sz w:val="22"/>
          <w:szCs w:val="22"/>
        </w:rPr>
        <w:fldChar w:fldCharType="end"/>
      </w:r>
      <w:r w:rsidR="00025474" w:rsidRPr="00A12542">
        <w:rPr>
          <w:rFonts w:asciiTheme="majorBidi" w:hAnsiTheme="majorBidi" w:cstheme="majorBidi"/>
          <w:color w:val="000000" w:themeColor="text1"/>
          <w:sz w:val="22"/>
          <w:szCs w:val="22"/>
        </w:rPr>
        <w:t xml:space="preserve"> </w:t>
      </w:r>
      <w:r w:rsidR="523E12AB" w:rsidRPr="00A12542">
        <w:rPr>
          <w:rFonts w:asciiTheme="majorBidi" w:hAnsiTheme="majorBidi" w:cstheme="majorBidi"/>
          <w:color w:val="000000" w:themeColor="text1"/>
          <w:sz w:val="22"/>
          <w:szCs w:val="22"/>
        </w:rPr>
        <w:t xml:space="preserve">and 2022, indicating progress in </w:t>
      </w:r>
      <w:r w:rsidR="00161063" w:rsidRPr="00A12542">
        <w:rPr>
          <w:rFonts w:asciiTheme="majorBidi" w:hAnsiTheme="majorBidi" w:cstheme="majorBidi"/>
          <w:color w:val="000000" w:themeColor="text1"/>
          <w:sz w:val="22"/>
          <w:szCs w:val="22"/>
        </w:rPr>
        <w:t>addressing</w:t>
      </w:r>
      <w:r w:rsidR="523E12AB" w:rsidRPr="00A12542">
        <w:rPr>
          <w:rFonts w:asciiTheme="majorBidi" w:hAnsiTheme="majorBidi" w:cstheme="majorBidi"/>
          <w:color w:val="000000" w:themeColor="text1"/>
          <w:sz w:val="22"/>
          <w:szCs w:val="22"/>
        </w:rPr>
        <w:t xml:space="preserve"> this issue.</w:t>
      </w:r>
      <w:r w:rsidR="007A5E1D" w:rsidRPr="00A12542">
        <w:rPr>
          <w:rFonts w:asciiTheme="majorBidi" w:hAnsiTheme="majorBidi" w:cstheme="majorBidi"/>
          <w:color w:val="000000" w:themeColor="text1"/>
          <w:sz w:val="22"/>
          <w:szCs w:val="22"/>
        </w:rPr>
        <w:t xml:space="preserve"> </w:t>
      </w:r>
      <w:r w:rsidR="2872584F" w:rsidRPr="00A12542">
        <w:rPr>
          <w:rFonts w:asciiTheme="majorBidi" w:hAnsiTheme="majorBidi" w:cstheme="majorBidi"/>
          <w:color w:val="000000" w:themeColor="text1"/>
          <w:sz w:val="22"/>
          <w:szCs w:val="22"/>
        </w:rPr>
        <w:t xml:space="preserve">Comparable rates </w:t>
      </w:r>
      <w:r w:rsidR="002A7A49" w:rsidRPr="00A12542">
        <w:rPr>
          <w:rFonts w:asciiTheme="majorBidi" w:hAnsiTheme="majorBidi" w:cstheme="majorBidi"/>
          <w:color w:val="000000" w:themeColor="text1"/>
          <w:sz w:val="22"/>
          <w:szCs w:val="22"/>
        </w:rPr>
        <w:t>ha</w:t>
      </w:r>
      <w:r w:rsidR="002A7A49">
        <w:rPr>
          <w:rFonts w:asciiTheme="majorBidi" w:hAnsiTheme="majorBidi" w:cstheme="majorBidi"/>
          <w:color w:val="000000" w:themeColor="text1"/>
          <w:sz w:val="22"/>
          <w:szCs w:val="22"/>
        </w:rPr>
        <w:t>ve</w:t>
      </w:r>
      <w:r w:rsidR="2872584F" w:rsidRPr="00A12542">
        <w:rPr>
          <w:rFonts w:asciiTheme="majorBidi" w:hAnsiTheme="majorBidi" w:cstheme="majorBidi"/>
          <w:color w:val="000000" w:themeColor="text1"/>
          <w:sz w:val="22"/>
          <w:szCs w:val="22"/>
        </w:rPr>
        <w:t xml:space="preserve"> been observed in neighboring countries. </w:t>
      </w:r>
      <w:r w:rsidR="007950D6" w:rsidRPr="00A12542">
        <w:rPr>
          <w:rFonts w:asciiTheme="majorBidi" w:hAnsiTheme="majorBidi" w:cstheme="majorBidi"/>
          <w:color w:val="000000" w:themeColor="text1"/>
          <w:sz w:val="22"/>
          <w:szCs w:val="22"/>
        </w:rPr>
        <w:t xml:space="preserve">A meta-analysis conducted by Kundu et al in </w:t>
      </w:r>
      <w:r w:rsidR="007A5E1D" w:rsidRPr="00A12542">
        <w:rPr>
          <w:rFonts w:asciiTheme="majorBidi" w:hAnsiTheme="majorBidi" w:cstheme="majorBidi"/>
          <w:color w:val="000000" w:themeColor="text1"/>
          <w:sz w:val="22"/>
          <w:szCs w:val="22"/>
        </w:rPr>
        <w:t xml:space="preserve">Bangladesh </w:t>
      </w:r>
      <w:ins w:id="1401" w:author="Dahal, Kajol" w:date="2025-12-02T11:13:00Z">
        <w:r w:rsidR="007E3200">
          <w:rPr>
            <w:rFonts w:asciiTheme="majorBidi" w:hAnsiTheme="majorBidi" w:cstheme="majorBidi"/>
            <w:color w:val="000000" w:themeColor="text1"/>
            <w:sz w:val="22"/>
            <w:szCs w:val="22"/>
          </w:rPr>
          <w:t>reported</w:t>
        </w:r>
      </w:ins>
      <w:del w:id="1402" w:author="Dahal, Kajol" w:date="2025-12-02T11:13:00Z">
        <w:r w:rsidR="007950D6" w:rsidRPr="00A12542" w:rsidDel="007E3200">
          <w:rPr>
            <w:rFonts w:asciiTheme="majorBidi" w:hAnsiTheme="majorBidi" w:cstheme="majorBidi"/>
            <w:color w:val="000000" w:themeColor="text1"/>
            <w:sz w:val="22"/>
            <w:szCs w:val="22"/>
          </w:rPr>
          <w:delText>showed</w:delText>
        </w:r>
      </w:del>
      <w:r w:rsidR="007950D6" w:rsidRPr="00A12542">
        <w:rPr>
          <w:rFonts w:asciiTheme="majorBidi" w:hAnsiTheme="majorBidi" w:cstheme="majorBidi"/>
          <w:color w:val="000000" w:themeColor="text1"/>
          <w:sz w:val="22"/>
          <w:szCs w:val="22"/>
        </w:rPr>
        <w:t xml:space="preserve"> </w:t>
      </w:r>
      <w:r w:rsidR="00FD3E61">
        <w:rPr>
          <w:rFonts w:asciiTheme="majorBidi" w:hAnsiTheme="majorBidi" w:cstheme="majorBidi"/>
          <w:color w:val="000000" w:themeColor="text1"/>
          <w:sz w:val="22"/>
          <w:szCs w:val="22"/>
        </w:rPr>
        <w:t>a</w:t>
      </w:r>
      <w:r w:rsidR="00480646" w:rsidRPr="00A12542">
        <w:rPr>
          <w:rFonts w:asciiTheme="majorBidi" w:hAnsiTheme="majorBidi" w:cstheme="majorBidi"/>
          <w:color w:val="000000" w:themeColor="text1"/>
          <w:sz w:val="22"/>
          <w:szCs w:val="22"/>
        </w:rPr>
        <w:t xml:space="preserve"> </w:t>
      </w:r>
      <w:r w:rsidR="007950D6" w:rsidRPr="00A12542">
        <w:rPr>
          <w:rFonts w:asciiTheme="majorBidi" w:hAnsiTheme="majorBidi" w:cstheme="majorBidi"/>
          <w:color w:val="000000" w:themeColor="text1"/>
          <w:sz w:val="22"/>
          <w:szCs w:val="22"/>
        </w:rPr>
        <w:t xml:space="preserve">prevalence of </w:t>
      </w:r>
      <w:r w:rsidR="007A5E1D" w:rsidRPr="00A12542">
        <w:rPr>
          <w:rFonts w:asciiTheme="majorBidi" w:hAnsiTheme="majorBidi" w:cstheme="majorBidi"/>
          <w:color w:val="000000" w:themeColor="text1"/>
          <w:sz w:val="22"/>
          <w:szCs w:val="22"/>
        </w:rPr>
        <w:t>46.8%</w:t>
      </w:r>
      <w:r w:rsidR="0099311A" w:rsidRPr="00A12542">
        <w:rPr>
          <w:rFonts w:asciiTheme="majorBidi" w:hAnsiTheme="majorBidi" w:cstheme="majorBidi"/>
          <w:color w:val="000000" w:themeColor="text1"/>
          <w:sz w:val="22"/>
          <w:szCs w:val="22"/>
        </w:rPr>
        <w:t xml:space="preserve"> </w:t>
      </w:r>
      <w:r w:rsidR="0099311A" w:rsidRPr="00A12542">
        <w:rPr>
          <w:rFonts w:asciiTheme="majorBidi" w:hAnsiTheme="majorBidi" w:cstheme="majorBidi"/>
          <w:color w:val="000000" w:themeColor="text1"/>
          <w:sz w:val="22"/>
          <w:szCs w:val="22"/>
        </w:rPr>
        <w:fldChar w:fldCharType="begin"/>
      </w:r>
      <w:r w:rsidR="00901493">
        <w:rPr>
          <w:rFonts w:asciiTheme="majorBidi" w:hAnsiTheme="majorBidi" w:cstheme="majorBidi"/>
          <w:color w:val="000000" w:themeColor="text1"/>
          <w:sz w:val="22"/>
          <w:szCs w:val="22"/>
        </w:rPr>
        <w:instrText xml:space="preserve"> ADDIN ZOTERO_ITEM CSL_CITATION {"citationID":"r28ybtGM","properties":{"formattedCitation":"[38]","plainCitation":"[38]","noteIndex":0},"citationItems":[{"id":2153,"uris":["http://zotero.org/users/3118180/items/767KUZX9"],"itemData":{"id":2153,"type":"article-journal","abstract":"The prevalence of anemia is high among children and adolescents in low- and middle-income countries because of undernutrition resulting from their poor socioeconomic status and lack of knowledge on proper nutrition. We conducted a systematic review and meta-analysis to determine the prevalence of anemia among children and adolescents aged between 6 months and 19 years in Bangladesh. Databases such as PubMed, Scopus, and Google Scholar were searched to identify the studies that reported the prevalence of anemia among children and adolescents. A total of 24 studies, including the data of 14,062 cases, were included in the systematic review and meta-analysis of the time period between 1997 and 2019. The random-effects model was used to calculate the summary estimates. The protocol was registered with PROSPERO (CRD42021246960). The pooled prevalence of anemia, iron deficiency anemia (IDA), and non-severe and severe anemia were 46.8% [95% CI: 36.0–57.6], 13.6% [95% CI: 8.0–19.2], 56.4% [95% CI: 39.6–73.1] and 0.7% [95% CI: 0.1–1.4], respectively. Prevalence of anemia exhibited the highest among the children aged ≤2 years. Briefly, 91.67% of the studies were of high quality. No significant publication bias was found; however, two outlier studies were detected. The prevalence of anemia among children and adolescents was estimated as high in Bangladesh.","container-title":"International Journal of Environmental Research and Public Health","DOI":"10.3390/ijerph20031786","ISSN":"1661-7827","issue":"3","journalAbbreviation":"Int J Environ Res Public Health","note":"PMID: 36767153\nPMCID: PMC9914578","page":"1786","source":"PubMed Central","title":"Prevalence of Anemia among Children and Adolescents of Bangladesh: A Systematic Review and Meta-Analysis","title-short":"Prevalence of Anemia among Children and Adolescents of Bangladesh","volume":"20","author":[{"family":"Kundu","given":"Shoumik"},{"family":"Alam","given":"Sayeda Sadia"},{"family":"Mia","given":"Md Al-Tareq"},{"family":"Hossan","given":"Tareq"},{"family":"Hider","given":"Phil"},{"family":"Khalil","given":"Md. Ibrahim"},{"family":"Musa","given":"Kamarul Imran"},{"family":"Islam","given":"Md Asiful"}],"issued":{"date-parts":[["2023",1,18]]}}}],"schema":"https://github.com/citation-style-language/schema/raw/master/csl-citation.json"} </w:instrText>
      </w:r>
      <w:r w:rsidR="0099311A" w:rsidRPr="00A12542">
        <w:rPr>
          <w:rFonts w:asciiTheme="majorBidi" w:hAnsiTheme="majorBidi" w:cstheme="majorBidi"/>
          <w:color w:val="000000" w:themeColor="text1"/>
          <w:sz w:val="22"/>
          <w:szCs w:val="22"/>
        </w:rPr>
        <w:fldChar w:fldCharType="separate"/>
      </w:r>
      <w:r w:rsidR="00901493" w:rsidRPr="00901493">
        <w:rPr>
          <w:rFonts w:ascii="Times New Roman" w:hAnsi="Times New Roman" w:cs="Times New Roman"/>
          <w:sz w:val="22"/>
        </w:rPr>
        <w:t>[38]</w:t>
      </w:r>
      <w:r w:rsidR="0099311A" w:rsidRPr="00A12542">
        <w:rPr>
          <w:rFonts w:asciiTheme="majorBidi" w:hAnsiTheme="majorBidi" w:cstheme="majorBidi"/>
          <w:color w:val="000000" w:themeColor="text1"/>
          <w:sz w:val="22"/>
          <w:szCs w:val="22"/>
        </w:rPr>
        <w:fldChar w:fldCharType="end"/>
      </w:r>
      <w:ins w:id="1403" w:author="Dahal, Kajol" w:date="2025-12-02T11:13:00Z">
        <w:r w:rsidR="007E3200">
          <w:rPr>
            <w:rFonts w:asciiTheme="majorBidi" w:hAnsiTheme="majorBidi" w:cstheme="majorBidi"/>
            <w:color w:val="000000" w:themeColor="text1"/>
            <w:sz w:val="22"/>
            <w:szCs w:val="22"/>
          </w:rPr>
          <w:t>,</w:t>
        </w:r>
      </w:ins>
      <w:r w:rsidR="007950D6" w:rsidRPr="00A12542">
        <w:rPr>
          <w:rFonts w:asciiTheme="majorBidi" w:hAnsiTheme="majorBidi" w:cstheme="majorBidi"/>
          <w:color w:val="000000" w:themeColor="text1"/>
          <w:sz w:val="22"/>
          <w:szCs w:val="22"/>
        </w:rPr>
        <w:t xml:space="preserve"> </w:t>
      </w:r>
      <w:r w:rsidR="005A7D13" w:rsidRPr="00A12542">
        <w:rPr>
          <w:rFonts w:asciiTheme="majorBidi" w:hAnsiTheme="majorBidi" w:cstheme="majorBidi"/>
          <w:color w:val="000000" w:themeColor="text1"/>
          <w:sz w:val="22"/>
          <w:szCs w:val="22"/>
        </w:rPr>
        <w:t xml:space="preserve">which </w:t>
      </w:r>
      <w:r w:rsidR="1A4B06A6" w:rsidRPr="00A12542">
        <w:rPr>
          <w:rFonts w:asciiTheme="majorBidi" w:hAnsiTheme="majorBidi" w:cstheme="majorBidi"/>
          <w:color w:val="000000" w:themeColor="text1"/>
          <w:sz w:val="22"/>
          <w:szCs w:val="22"/>
        </w:rPr>
        <w:t>wa</w:t>
      </w:r>
      <w:r w:rsidR="007950D6" w:rsidRPr="00A12542">
        <w:rPr>
          <w:rFonts w:asciiTheme="majorBidi" w:hAnsiTheme="majorBidi" w:cstheme="majorBidi"/>
          <w:color w:val="000000" w:themeColor="text1"/>
          <w:sz w:val="22"/>
          <w:szCs w:val="22"/>
        </w:rPr>
        <w:t>s</w:t>
      </w:r>
      <w:r w:rsidR="005A7D13" w:rsidRPr="00A12542">
        <w:rPr>
          <w:rFonts w:asciiTheme="majorBidi" w:hAnsiTheme="majorBidi" w:cstheme="majorBidi"/>
          <w:color w:val="000000" w:themeColor="text1"/>
          <w:sz w:val="22"/>
          <w:szCs w:val="22"/>
        </w:rPr>
        <w:t xml:space="preserve"> </w:t>
      </w:r>
      <w:r w:rsidR="201DCD29" w:rsidRPr="00A12542">
        <w:rPr>
          <w:rFonts w:asciiTheme="majorBidi" w:hAnsiTheme="majorBidi" w:cstheme="majorBidi"/>
          <w:color w:val="000000" w:themeColor="text1"/>
          <w:sz w:val="22"/>
          <w:szCs w:val="22"/>
        </w:rPr>
        <w:t xml:space="preserve">similar </w:t>
      </w:r>
      <w:r w:rsidR="00161063" w:rsidRPr="00A12542">
        <w:rPr>
          <w:rFonts w:asciiTheme="majorBidi" w:hAnsiTheme="majorBidi" w:cstheme="majorBidi"/>
          <w:color w:val="000000" w:themeColor="text1"/>
          <w:sz w:val="22"/>
          <w:szCs w:val="22"/>
        </w:rPr>
        <w:t>to our</w:t>
      </w:r>
      <w:r w:rsidR="539F08BF" w:rsidRPr="00A12542">
        <w:rPr>
          <w:rFonts w:asciiTheme="majorBidi" w:hAnsiTheme="majorBidi" w:cstheme="majorBidi"/>
          <w:color w:val="000000" w:themeColor="text1"/>
          <w:sz w:val="22"/>
          <w:szCs w:val="22"/>
        </w:rPr>
        <w:t xml:space="preserve"> finding</w:t>
      </w:r>
      <w:r w:rsidR="005A7D13" w:rsidRPr="00A12542">
        <w:rPr>
          <w:rFonts w:asciiTheme="majorBidi" w:hAnsiTheme="majorBidi" w:cstheme="majorBidi"/>
          <w:color w:val="000000" w:themeColor="text1"/>
          <w:sz w:val="22"/>
          <w:szCs w:val="22"/>
        </w:rPr>
        <w:t xml:space="preserve">. </w:t>
      </w:r>
      <w:r w:rsidR="003130C1">
        <w:rPr>
          <w:rFonts w:asciiTheme="majorBidi" w:hAnsiTheme="majorBidi" w:cstheme="majorBidi"/>
          <w:color w:val="000000" w:themeColor="text1"/>
          <w:sz w:val="22"/>
          <w:szCs w:val="22"/>
        </w:rPr>
        <w:t>The</w:t>
      </w:r>
      <w:r w:rsidR="00EA7400" w:rsidRPr="00A12542">
        <w:rPr>
          <w:rFonts w:asciiTheme="majorBidi" w:hAnsiTheme="majorBidi" w:cstheme="majorBidi"/>
          <w:color w:val="000000" w:themeColor="text1"/>
          <w:sz w:val="22"/>
          <w:szCs w:val="22"/>
        </w:rPr>
        <w:t xml:space="preserve"> latest </w:t>
      </w:r>
      <w:ins w:id="1404" w:author="Dahal, Kajol" w:date="2025-12-02T11:14:00Z">
        <w:r w:rsidR="007E3200">
          <w:rPr>
            <w:rFonts w:asciiTheme="majorBidi" w:hAnsiTheme="majorBidi" w:cstheme="majorBidi"/>
            <w:color w:val="000000" w:themeColor="text1"/>
            <w:sz w:val="22"/>
            <w:szCs w:val="22"/>
          </w:rPr>
          <w:t>N</w:t>
        </w:r>
      </w:ins>
      <w:del w:id="1405" w:author="Dahal, Kajol" w:date="2025-12-02T11:14:00Z">
        <w:r w:rsidR="00D7179C" w:rsidRPr="00A12542" w:rsidDel="007E3200">
          <w:rPr>
            <w:rFonts w:asciiTheme="majorBidi" w:hAnsiTheme="majorBidi" w:cstheme="majorBidi"/>
            <w:color w:val="000000" w:themeColor="text1"/>
            <w:sz w:val="22"/>
            <w:szCs w:val="22"/>
          </w:rPr>
          <w:delText>n</w:delText>
        </w:r>
      </w:del>
      <w:r w:rsidR="00D7179C" w:rsidRPr="00A12542">
        <w:rPr>
          <w:rFonts w:asciiTheme="majorBidi" w:hAnsiTheme="majorBidi" w:cstheme="majorBidi"/>
          <w:color w:val="000000" w:themeColor="text1"/>
          <w:sz w:val="22"/>
          <w:szCs w:val="22"/>
        </w:rPr>
        <w:t xml:space="preserve">ational </w:t>
      </w:r>
      <w:ins w:id="1406" w:author="Dahal, Kajol" w:date="2025-12-02T11:14:00Z">
        <w:r w:rsidR="007E3200">
          <w:rPr>
            <w:rFonts w:asciiTheme="majorBidi" w:hAnsiTheme="majorBidi" w:cstheme="majorBidi"/>
            <w:color w:val="000000" w:themeColor="text1"/>
            <w:sz w:val="22"/>
            <w:szCs w:val="22"/>
          </w:rPr>
          <w:t>F</w:t>
        </w:r>
      </w:ins>
      <w:del w:id="1407" w:author="Dahal, Kajol" w:date="2025-12-02T11:14:00Z">
        <w:r w:rsidR="00D7179C" w:rsidRPr="00A12542" w:rsidDel="007E3200">
          <w:rPr>
            <w:rFonts w:asciiTheme="majorBidi" w:hAnsiTheme="majorBidi" w:cstheme="majorBidi"/>
            <w:color w:val="000000" w:themeColor="text1"/>
            <w:sz w:val="22"/>
            <w:szCs w:val="22"/>
          </w:rPr>
          <w:delText>f</w:delText>
        </w:r>
      </w:del>
      <w:r w:rsidR="00D7179C" w:rsidRPr="00A12542">
        <w:rPr>
          <w:rFonts w:asciiTheme="majorBidi" w:hAnsiTheme="majorBidi" w:cstheme="majorBidi"/>
          <w:color w:val="000000" w:themeColor="text1"/>
          <w:sz w:val="22"/>
          <w:szCs w:val="22"/>
        </w:rPr>
        <w:t xml:space="preserve">amily </w:t>
      </w:r>
      <w:ins w:id="1408" w:author="Dahal, Kajol" w:date="2025-12-02T11:14:00Z">
        <w:r w:rsidR="007E3200">
          <w:rPr>
            <w:rFonts w:asciiTheme="majorBidi" w:hAnsiTheme="majorBidi" w:cstheme="majorBidi"/>
            <w:color w:val="000000" w:themeColor="text1"/>
            <w:sz w:val="22"/>
            <w:szCs w:val="22"/>
          </w:rPr>
          <w:t>H</w:t>
        </w:r>
      </w:ins>
      <w:del w:id="1409" w:author="Dahal, Kajol" w:date="2025-12-02T11:14:00Z">
        <w:r w:rsidR="00D7179C" w:rsidRPr="00A12542" w:rsidDel="007E3200">
          <w:rPr>
            <w:rFonts w:asciiTheme="majorBidi" w:hAnsiTheme="majorBidi" w:cstheme="majorBidi"/>
            <w:color w:val="000000" w:themeColor="text1"/>
            <w:sz w:val="22"/>
            <w:szCs w:val="22"/>
          </w:rPr>
          <w:delText>h</w:delText>
        </w:r>
      </w:del>
      <w:r w:rsidR="00D7179C" w:rsidRPr="00A12542">
        <w:rPr>
          <w:rFonts w:asciiTheme="majorBidi" w:hAnsiTheme="majorBidi" w:cstheme="majorBidi"/>
          <w:color w:val="000000" w:themeColor="text1"/>
          <w:sz w:val="22"/>
          <w:szCs w:val="22"/>
        </w:rPr>
        <w:t xml:space="preserve">ealth </w:t>
      </w:r>
      <w:ins w:id="1410" w:author="Dahal, Kajol" w:date="2025-12-02T11:14:00Z">
        <w:r w:rsidR="007E3200">
          <w:rPr>
            <w:rFonts w:asciiTheme="majorBidi" w:hAnsiTheme="majorBidi" w:cstheme="majorBidi"/>
            <w:color w:val="000000" w:themeColor="text1"/>
            <w:sz w:val="22"/>
            <w:szCs w:val="22"/>
          </w:rPr>
          <w:t>S</w:t>
        </w:r>
      </w:ins>
      <w:del w:id="1411" w:author="Dahal, Kajol" w:date="2025-12-02T11:14:00Z">
        <w:r w:rsidR="00D7179C" w:rsidRPr="00A12542" w:rsidDel="007E3200">
          <w:rPr>
            <w:rFonts w:asciiTheme="majorBidi" w:hAnsiTheme="majorBidi" w:cstheme="majorBidi"/>
            <w:color w:val="000000" w:themeColor="text1"/>
            <w:sz w:val="22"/>
            <w:szCs w:val="22"/>
          </w:rPr>
          <w:delText>s</w:delText>
        </w:r>
      </w:del>
      <w:r w:rsidR="00D7179C" w:rsidRPr="00A12542">
        <w:rPr>
          <w:rFonts w:asciiTheme="majorBidi" w:hAnsiTheme="majorBidi" w:cstheme="majorBidi"/>
          <w:color w:val="000000" w:themeColor="text1"/>
          <w:sz w:val="22"/>
          <w:szCs w:val="22"/>
        </w:rPr>
        <w:t>urvey (201</w:t>
      </w:r>
      <w:r w:rsidR="003130C1">
        <w:rPr>
          <w:rFonts w:asciiTheme="majorBidi" w:hAnsiTheme="majorBidi" w:cstheme="majorBidi"/>
          <w:color w:val="000000" w:themeColor="text1"/>
          <w:sz w:val="22"/>
          <w:szCs w:val="22"/>
        </w:rPr>
        <w:t>9</w:t>
      </w:r>
      <w:r w:rsidR="00D7179C" w:rsidRPr="00A12542">
        <w:rPr>
          <w:rFonts w:asciiTheme="majorBidi" w:hAnsiTheme="majorBidi" w:cstheme="majorBidi"/>
          <w:color w:val="000000" w:themeColor="text1"/>
          <w:sz w:val="22"/>
          <w:szCs w:val="22"/>
        </w:rPr>
        <w:t>-</w:t>
      </w:r>
      <w:r w:rsidR="003130C1">
        <w:rPr>
          <w:rFonts w:asciiTheme="majorBidi" w:hAnsiTheme="majorBidi" w:cstheme="majorBidi"/>
          <w:color w:val="000000" w:themeColor="text1"/>
          <w:sz w:val="22"/>
          <w:szCs w:val="22"/>
        </w:rPr>
        <w:t>21</w:t>
      </w:r>
      <w:r w:rsidR="00D7179C" w:rsidRPr="00A12542">
        <w:rPr>
          <w:rFonts w:asciiTheme="majorBidi" w:hAnsiTheme="majorBidi" w:cstheme="majorBidi"/>
          <w:color w:val="000000" w:themeColor="text1"/>
          <w:sz w:val="22"/>
          <w:szCs w:val="22"/>
        </w:rPr>
        <w:t xml:space="preserve">) in India reported </w:t>
      </w:r>
      <w:ins w:id="1412" w:author="Dahal, Kajol" w:date="2025-12-02T11:14:00Z">
        <w:r w:rsidR="007E3200">
          <w:rPr>
            <w:rFonts w:asciiTheme="majorBidi" w:hAnsiTheme="majorBidi" w:cstheme="majorBidi"/>
            <w:color w:val="000000" w:themeColor="text1"/>
            <w:sz w:val="22"/>
            <w:szCs w:val="22"/>
          </w:rPr>
          <w:t xml:space="preserve">a prevalence of </w:t>
        </w:r>
      </w:ins>
      <w:r w:rsidR="003130C1">
        <w:rPr>
          <w:rFonts w:asciiTheme="majorBidi" w:hAnsiTheme="majorBidi" w:cstheme="majorBidi"/>
          <w:color w:val="000000" w:themeColor="text1"/>
          <w:sz w:val="22"/>
          <w:szCs w:val="22"/>
        </w:rPr>
        <w:t>67.1</w:t>
      </w:r>
      <w:r w:rsidR="008A66CB" w:rsidRPr="00A12542">
        <w:rPr>
          <w:rFonts w:asciiTheme="majorBidi" w:hAnsiTheme="majorBidi" w:cstheme="majorBidi"/>
          <w:color w:val="000000" w:themeColor="text1"/>
          <w:sz w:val="22"/>
          <w:szCs w:val="22"/>
        </w:rPr>
        <w:t>%</w:t>
      </w:r>
      <w:ins w:id="1413" w:author="Dahal, Kajol" w:date="2025-12-02T11:15:00Z">
        <w:r w:rsidR="007E3200">
          <w:rPr>
            <w:rFonts w:asciiTheme="majorBidi" w:hAnsiTheme="majorBidi" w:cstheme="majorBidi"/>
            <w:color w:val="000000" w:themeColor="text1"/>
            <w:sz w:val="22"/>
            <w:szCs w:val="22"/>
          </w:rPr>
          <w:t xml:space="preserve">, </w:t>
        </w:r>
        <w:r w:rsidR="007E3200" w:rsidRPr="00A12542">
          <w:rPr>
            <w:rFonts w:asciiTheme="majorBidi" w:hAnsiTheme="majorBidi" w:cstheme="majorBidi"/>
            <w:color w:val="000000" w:themeColor="text1"/>
            <w:sz w:val="22"/>
            <w:szCs w:val="22"/>
          </w:rPr>
          <w:t xml:space="preserve">which is </w:t>
        </w:r>
        <w:r w:rsidR="007E3200">
          <w:rPr>
            <w:rFonts w:asciiTheme="majorBidi" w:hAnsiTheme="majorBidi" w:cstheme="majorBidi"/>
            <w:color w:val="000000" w:themeColor="text1"/>
            <w:sz w:val="22"/>
            <w:szCs w:val="22"/>
          </w:rPr>
          <w:t>higher</w:t>
        </w:r>
        <w:r w:rsidR="007E3200" w:rsidRPr="00A12542">
          <w:rPr>
            <w:rFonts w:asciiTheme="majorBidi" w:hAnsiTheme="majorBidi" w:cstheme="majorBidi"/>
            <w:color w:val="000000" w:themeColor="text1"/>
            <w:sz w:val="22"/>
            <w:szCs w:val="22"/>
          </w:rPr>
          <w:t xml:space="preserve"> than </w:t>
        </w:r>
        <w:r w:rsidR="007E3200">
          <w:rPr>
            <w:rFonts w:asciiTheme="majorBidi" w:hAnsiTheme="majorBidi" w:cstheme="majorBidi"/>
            <w:color w:val="000000" w:themeColor="text1"/>
            <w:sz w:val="22"/>
            <w:szCs w:val="22"/>
          </w:rPr>
          <w:t>that ob</w:t>
        </w:r>
      </w:ins>
      <w:ins w:id="1414" w:author="Dahal, Kajol" w:date="2025-12-02T11:16:00Z">
        <w:r w:rsidR="007E3200">
          <w:rPr>
            <w:rFonts w:asciiTheme="majorBidi" w:hAnsiTheme="majorBidi" w:cstheme="majorBidi"/>
            <w:color w:val="000000" w:themeColor="text1"/>
            <w:sz w:val="22"/>
            <w:szCs w:val="22"/>
          </w:rPr>
          <w:t>served in</w:t>
        </w:r>
      </w:ins>
      <w:ins w:id="1415" w:author="Dahal, Kajol" w:date="2025-12-02T11:15:00Z">
        <w:r w:rsidR="007E3200" w:rsidRPr="00A12542">
          <w:rPr>
            <w:rFonts w:asciiTheme="majorBidi" w:hAnsiTheme="majorBidi" w:cstheme="majorBidi"/>
            <w:color w:val="000000" w:themeColor="text1"/>
            <w:sz w:val="22"/>
            <w:szCs w:val="22"/>
          </w:rPr>
          <w:t xml:space="preserve"> Nepal</w:t>
        </w:r>
      </w:ins>
      <w:r w:rsidR="008A66CB" w:rsidRPr="00A12542">
        <w:rPr>
          <w:rFonts w:asciiTheme="majorBidi" w:hAnsiTheme="majorBidi" w:cstheme="majorBidi"/>
          <w:color w:val="000000" w:themeColor="text1"/>
          <w:sz w:val="22"/>
          <w:szCs w:val="22"/>
        </w:rPr>
        <w:t xml:space="preserve"> </w:t>
      </w:r>
      <w:del w:id="1416" w:author="Dahal, Kajol" w:date="2025-12-02T11:14:00Z">
        <w:r w:rsidR="008A66CB" w:rsidRPr="00A12542" w:rsidDel="007E3200">
          <w:rPr>
            <w:rFonts w:asciiTheme="majorBidi" w:hAnsiTheme="majorBidi" w:cstheme="majorBidi"/>
            <w:color w:val="000000" w:themeColor="text1"/>
            <w:sz w:val="22"/>
            <w:szCs w:val="22"/>
          </w:rPr>
          <w:delText>prevalence of anemia</w:delText>
        </w:r>
        <w:r w:rsidR="00383432" w:rsidDel="007E3200">
          <w:rPr>
            <w:rFonts w:asciiTheme="majorBidi" w:hAnsiTheme="majorBidi" w:cstheme="majorBidi"/>
            <w:color w:val="000000" w:themeColor="text1"/>
            <w:sz w:val="22"/>
            <w:szCs w:val="22"/>
          </w:rPr>
          <w:delText xml:space="preserve"> </w:delText>
        </w:r>
      </w:del>
      <w:r w:rsidR="00383432">
        <w:rPr>
          <w:rFonts w:asciiTheme="majorBidi" w:hAnsiTheme="majorBidi" w:cstheme="majorBidi"/>
          <w:color w:val="000000" w:themeColor="text1"/>
          <w:sz w:val="22"/>
          <w:szCs w:val="22"/>
        </w:rPr>
        <w:fldChar w:fldCharType="begin"/>
      </w:r>
      <w:r w:rsidR="00901493">
        <w:rPr>
          <w:rFonts w:asciiTheme="majorBidi" w:hAnsiTheme="majorBidi" w:cstheme="majorBidi"/>
          <w:color w:val="000000" w:themeColor="text1"/>
          <w:sz w:val="22"/>
          <w:szCs w:val="22"/>
        </w:rPr>
        <w:instrText xml:space="preserve"> ADDIN ZOTERO_ITEM CSL_CITATION {"citationID":"hCSoQMdG","properties":{"formattedCitation":"[39]","plainCitation":"[39]","noteIndex":0},"citationItems":[{"id":2200,"uris":["http://zotero.org/users/3118180/items/FT5EL7LI"],"itemData":{"id":2200,"type":"article-journal","abstract":"The prevalence of anaemia in India remains high in children, especially those in rural areas, and in women of childbearing age, and its impairment of neurological development can have serious lifelong effects. It is concerning that the most recent official data (2019–21) indicate an increased prevalence compared with 2015–16. There is also considerable variability in childhood anaemia between Indian states with socioeconomic factors, such as wealth and education contributing to the risk of anaemia among adolescent women and their children. Dietary iron deficiency is often regarded as the main contributor to anaemia but increasing evidence accumulated from the authors’ ongoing literature database coupled with recent literature research suggests that it has a multifactorial aetiology, some of which is not related to nutrition. This narrative review focused on these multifactorial issues, notably the contribution of vitamin B12/folate deficiency, which also has a high prevalence in India. It was also noted that the dietary intake of bioavailable iron remains an important contributor for reducing anaemia, and the role of millets as an improved iron source compared to traditional staple cereals is briefly discussed. The overall conclusion is that anaemia has a multifactorial aetiology requiring multifactorial assessment that must include assessment of vitamin B12 status.","container-title":"Nutrients","DOI":"10.3390/nu16111673","ISSN":"2072-6643","issue":"11","journalAbbreviation":"Nutrients","note":"PMID: 38892606\nPMCID: PMC11174870","page":"1673","source":"PubMed Central","title":"Anaemia in India and Its Prevalence and Multifactorial Aetiology: A Narrative Review","title-short":"Anaemia in India and Its Prevalence and Multifactorial Aetiology","volume":"16","author":[{"family":"Givens","given":"D. Ian"},{"family":"Anitha","given":"Seetha"},{"family":"Giromini","given":"Carlotta"}],"issued":{"date-parts":[["2024",5,29]]}}}],"schema":"https://github.com/citation-style-language/schema/raw/master/csl-citation.json"} </w:instrText>
      </w:r>
      <w:r w:rsidR="00383432">
        <w:rPr>
          <w:rFonts w:asciiTheme="majorBidi" w:hAnsiTheme="majorBidi" w:cstheme="majorBidi"/>
          <w:color w:val="000000" w:themeColor="text1"/>
          <w:sz w:val="22"/>
          <w:szCs w:val="22"/>
        </w:rPr>
        <w:fldChar w:fldCharType="separate"/>
      </w:r>
      <w:r w:rsidR="00901493" w:rsidRPr="00901493">
        <w:rPr>
          <w:rFonts w:ascii="Times New Roman" w:hAnsi="Times New Roman" w:cs="Times New Roman"/>
          <w:sz w:val="22"/>
        </w:rPr>
        <w:t>[39]</w:t>
      </w:r>
      <w:r w:rsidR="00383432">
        <w:rPr>
          <w:rFonts w:asciiTheme="majorBidi" w:hAnsiTheme="majorBidi" w:cstheme="majorBidi"/>
          <w:color w:val="000000" w:themeColor="text1"/>
          <w:sz w:val="22"/>
          <w:szCs w:val="22"/>
        </w:rPr>
        <w:fldChar w:fldCharType="end"/>
      </w:r>
      <w:ins w:id="1417" w:author="Dahal, Kajol" w:date="2025-12-02T11:15:00Z">
        <w:r w:rsidR="007E3200">
          <w:rPr>
            <w:rFonts w:asciiTheme="majorBidi" w:hAnsiTheme="majorBidi" w:cstheme="majorBidi"/>
            <w:color w:val="000000" w:themeColor="text1"/>
            <w:sz w:val="22"/>
            <w:szCs w:val="22"/>
          </w:rPr>
          <w:t>.</w:t>
        </w:r>
      </w:ins>
      <w:del w:id="1418" w:author="Dahal, Kajol" w:date="2025-12-02T11:15:00Z">
        <w:r w:rsidR="008A66CB" w:rsidRPr="00A12542" w:rsidDel="007E3200">
          <w:rPr>
            <w:rFonts w:asciiTheme="majorBidi" w:hAnsiTheme="majorBidi" w:cstheme="majorBidi"/>
            <w:color w:val="000000" w:themeColor="text1"/>
            <w:sz w:val="22"/>
            <w:szCs w:val="22"/>
          </w:rPr>
          <w:delText xml:space="preserve"> which is more </w:delText>
        </w:r>
        <w:r w:rsidR="00EC0D6E" w:rsidRPr="00A12542" w:rsidDel="007E3200">
          <w:rPr>
            <w:rFonts w:asciiTheme="majorBidi" w:hAnsiTheme="majorBidi" w:cstheme="majorBidi"/>
            <w:color w:val="000000" w:themeColor="text1"/>
            <w:sz w:val="22"/>
            <w:szCs w:val="22"/>
          </w:rPr>
          <w:delText>than</w:delText>
        </w:r>
        <w:r w:rsidR="008A66CB" w:rsidRPr="00A12542" w:rsidDel="007E3200">
          <w:rPr>
            <w:rFonts w:asciiTheme="majorBidi" w:hAnsiTheme="majorBidi" w:cstheme="majorBidi"/>
            <w:color w:val="000000" w:themeColor="text1"/>
            <w:sz w:val="22"/>
            <w:szCs w:val="22"/>
          </w:rPr>
          <w:delText xml:space="preserve"> </w:delText>
        </w:r>
        <w:r w:rsidR="3C751DE3" w:rsidRPr="00A12542" w:rsidDel="007E3200">
          <w:rPr>
            <w:rFonts w:asciiTheme="majorBidi" w:hAnsiTheme="majorBidi" w:cstheme="majorBidi"/>
            <w:color w:val="000000" w:themeColor="text1"/>
            <w:sz w:val="22"/>
            <w:szCs w:val="22"/>
          </w:rPr>
          <w:delText>what we found in Nepal</w:delText>
        </w:r>
      </w:del>
      <w:del w:id="1419" w:author="Dahal, Kajol" w:date="2025-12-02T11:16:00Z">
        <w:r w:rsidR="3C751DE3" w:rsidRPr="00A12542" w:rsidDel="007E3200">
          <w:rPr>
            <w:rFonts w:asciiTheme="majorBidi" w:hAnsiTheme="majorBidi" w:cstheme="majorBidi"/>
            <w:color w:val="000000" w:themeColor="text1"/>
            <w:sz w:val="22"/>
            <w:szCs w:val="22"/>
          </w:rPr>
          <w:delText>.</w:delText>
        </w:r>
      </w:del>
      <w:r w:rsidR="4ECF07E7" w:rsidRPr="00A12542">
        <w:rPr>
          <w:rFonts w:asciiTheme="majorBidi" w:hAnsiTheme="majorBidi" w:cstheme="majorBidi"/>
          <w:color w:val="000000" w:themeColor="text1"/>
          <w:sz w:val="22"/>
          <w:szCs w:val="22"/>
        </w:rPr>
        <w:t xml:space="preserve"> The decline in anemia prevalence in Nepal</w:t>
      </w:r>
      <w:ins w:id="1420" w:author="Dahal, Kajol" w:date="2025-12-02T11:17:00Z">
        <w:r w:rsidR="007E3200" w:rsidRPr="00A12542">
          <w:rPr>
            <w:rFonts w:asciiTheme="majorBidi" w:hAnsiTheme="majorBidi" w:cstheme="majorBidi"/>
            <w:color w:val="000000" w:themeColor="text1"/>
            <w:sz w:val="22"/>
            <w:szCs w:val="22"/>
          </w:rPr>
          <w:t xml:space="preserve"> is encouraging but underscores the need for sustained efforts to address this condition, particularly among vulnerable populations</w:t>
        </w:r>
      </w:ins>
      <w:r w:rsidR="00E1621B">
        <w:rPr>
          <w:rFonts w:asciiTheme="majorBidi" w:hAnsiTheme="majorBidi" w:cstheme="majorBidi"/>
          <w:color w:val="000000" w:themeColor="text1"/>
          <w:sz w:val="22"/>
          <w:szCs w:val="22"/>
        </w:rPr>
        <w:t xml:space="preserve"> </w:t>
      </w:r>
      <w:r w:rsidR="00E1621B" w:rsidRPr="3F0A6228">
        <w:rPr>
          <w:rFonts w:asciiTheme="majorBidi" w:hAnsiTheme="majorBidi" w:cstheme="majorBidi"/>
          <w:sz w:val="22"/>
          <w:szCs w:val="22"/>
        </w:rPr>
        <w:fldChar w:fldCharType="begin"/>
      </w:r>
      <w:r w:rsidR="002B3C49">
        <w:rPr>
          <w:rFonts w:asciiTheme="majorBidi" w:hAnsiTheme="majorBidi" w:cstheme="majorBidi"/>
          <w:sz w:val="22"/>
          <w:szCs w:val="22"/>
        </w:rPr>
        <w:instrText xml:space="preserve"> ADDIN ZOTERO_ITEM CSL_CITATION {"citationID":"E00iFJwA","properties":{"formattedCitation":"[23]","plainCitation":"[23]","noteIndex":0},"citationItems":[{"id":2074,"uris":["http://zotero.org/users/3118180/items/A29UU767"],"itemData":{"id":2074,"type":"webpage","title":"The DHS Program - Available Datasets","URL":"https://dhsprogram.com/data/available-datasets.cfm","accessed":{"date-parts":[["2024",11,2]]}}}],"schema":"https://github.com/citation-style-language/schema/raw/master/csl-citation.json"} </w:instrText>
      </w:r>
      <w:r w:rsidR="00E1621B" w:rsidRPr="3F0A6228">
        <w:rPr>
          <w:rFonts w:asciiTheme="majorBidi" w:hAnsiTheme="majorBidi" w:cstheme="majorBidi"/>
          <w:sz w:val="22"/>
          <w:szCs w:val="22"/>
        </w:rPr>
        <w:fldChar w:fldCharType="separate"/>
      </w:r>
      <w:r w:rsidR="00C92D93" w:rsidRPr="00C92D93">
        <w:rPr>
          <w:rFonts w:ascii="Times New Roman" w:hAnsi="Times New Roman" w:cs="Times New Roman"/>
          <w:sz w:val="22"/>
        </w:rPr>
        <w:t>[23]</w:t>
      </w:r>
      <w:r w:rsidR="00E1621B" w:rsidRPr="3F0A6228">
        <w:rPr>
          <w:rFonts w:asciiTheme="majorBidi" w:hAnsiTheme="majorBidi" w:cstheme="majorBidi"/>
          <w:sz w:val="22"/>
          <w:szCs w:val="22"/>
        </w:rPr>
        <w:fldChar w:fldCharType="end"/>
      </w:r>
      <w:del w:id="1421" w:author="Dahal, Kajol" w:date="2025-12-02T11:17:00Z">
        <w:r w:rsidR="4ECF07E7" w:rsidRPr="00A12542" w:rsidDel="007E3200">
          <w:rPr>
            <w:rFonts w:asciiTheme="majorBidi" w:hAnsiTheme="majorBidi" w:cstheme="majorBidi"/>
            <w:color w:val="000000" w:themeColor="text1"/>
            <w:sz w:val="22"/>
            <w:szCs w:val="22"/>
          </w:rPr>
          <w:delText xml:space="preserve"> is encouraging but underscores the need for sustained efforts to address this co</w:delText>
        </w:r>
        <w:r w:rsidR="68BB7DC4" w:rsidRPr="00A12542" w:rsidDel="007E3200">
          <w:rPr>
            <w:rFonts w:asciiTheme="majorBidi" w:hAnsiTheme="majorBidi" w:cstheme="majorBidi"/>
            <w:color w:val="000000" w:themeColor="text1"/>
            <w:sz w:val="22"/>
            <w:szCs w:val="22"/>
          </w:rPr>
          <w:delText>nd</w:delText>
        </w:r>
        <w:r w:rsidR="4ECF07E7" w:rsidRPr="00A12542" w:rsidDel="007E3200">
          <w:rPr>
            <w:rFonts w:asciiTheme="majorBidi" w:hAnsiTheme="majorBidi" w:cstheme="majorBidi"/>
            <w:color w:val="000000" w:themeColor="text1"/>
            <w:sz w:val="22"/>
            <w:szCs w:val="22"/>
          </w:rPr>
          <w:delText>ition, particularly among vu</w:delText>
        </w:r>
        <w:r w:rsidR="0B3ACE47" w:rsidRPr="00A12542" w:rsidDel="007E3200">
          <w:rPr>
            <w:rFonts w:asciiTheme="majorBidi" w:hAnsiTheme="majorBidi" w:cstheme="majorBidi"/>
            <w:color w:val="000000" w:themeColor="text1"/>
            <w:sz w:val="22"/>
            <w:szCs w:val="22"/>
          </w:rPr>
          <w:delText>lnerable populations</w:delText>
        </w:r>
      </w:del>
      <w:r w:rsidR="0B3ACE47" w:rsidRPr="00A12542">
        <w:rPr>
          <w:rFonts w:asciiTheme="majorBidi" w:hAnsiTheme="majorBidi" w:cstheme="majorBidi"/>
          <w:color w:val="000000" w:themeColor="text1"/>
          <w:sz w:val="22"/>
          <w:szCs w:val="22"/>
        </w:rPr>
        <w:t>.</w:t>
      </w:r>
    </w:p>
    <w:p w14:paraId="44BF563F" w14:textId="6CD99359" w:rsidR="001A0C51" w:rsidRDefault="008E7ECF" w:rsidP="3CA44E7F">
      <w:pPr>
        <w:spacing w:line="360" w:lineRule="auto"/>
        <w:jc w:val="both"/>
        <w:rPr>
          <w:rFonts w:asciiTheme="majorBidi" w:hAnsiTheme="majorBidi" w:cstheme="majorBidi"/>
          <w:sz w:val="22"/>
          <w:szCs w:val="22"/>
        </w:rPr>
      </w:pPr>
      <w:r w:rsidRPr="00A12542">
        <w:rPr>
          <w:rFonts w:asciiTheme="majorBidi" w:hAnsiTheme="majorBidi" w:cstheme="majorBidi"/>
          <w:sz w:val="22"/>
          <w:szCs w:val="22"/>
        </w:rPr>
        <w:t xml:space="preserve">A systematic review </w:t>
      </w:r>
      <w:r w:rsidR="002E297A" w:rsidRPr="00A12542">
        <w:rPr>
          <w:rFonts w:asciiTheme="majorBidi" w:hAnsiTheme="majorBidi" w:cstheme="majorBidi"/>
          <w:sz w:val="22"/>
          <w:szCs w:val="22"/>
        </w:rPr>
        <w:t xml:space="preserve">reported </w:t>
      </w:r>
      <w:r w:rsidR="1FDB3000" w:rsidRPr="00A12542">
        <w:rPr>
          <w:rFonts w:asciiTheme="majorBidi" w:hAnsiTheme="majorBidi" w:cstheme="majorBidi"/>
          <w:sz w:val="22"/>
          <w:szCs w:val="22"/>
        </w:rPr>
        <w:t xml:space="preserve">the </w:t>
      </w:r>
      <w:r w:rsidR="002E297A" w:rsidRPr="00A12542">
        <w:rPr>
          <w:rFonts w:asciiTheme="majorBidi" w:hAnsiTheme="majorBidi" w:cstheme="majorBidi"/>
          <w:sz w:val="22"/>
          <w:szCs w:val="22"/>
        </w:rPr>
        <w:t xml:space="preserve">pooled prevalence </w:t>
      </w:r>
      <w:ins w:id="1422" w:author="Dahal, Kajol" w:date="2025-12-02T11:17:00Z">
        <w:r w:rsidR="007E3200">
          <w:rPr>
            <w:rFonts w:asciiTheme="majorBidi" w:hAnsiTheme="majorBidi" w:cstheme="majorBidi"/>
            <w:sz w:val="22"/>
            <w:szCs w:val="22"/>
          </w:rPr>
          <w:t xml:space="preserve">rates </w:t>
        </w:r>
      </w:ins>
      <w:r w:rsidR="002E297A" w:rsidRPr="00A12542">
        <w:rPr>
          <w:rFonts w:asciiTheme="majorBidi" w:hAnsiTheme="majorBidi" w:cstheme="majorBidi"/>
          <w:sz w:val="22"/>
          <w:szCs w:val="22"/>
        </w:rPr>
        <w:t>of wasting-anemia and stunting-anemia</w:t>
      </w:r>
      <w:r w:rsidR="00FA3757" w:rsidRPr="00A12542">
        <w:rPr>
          <w:rFonts w:asciiTheme="majorBidi" w:hAnsiTheme="majorBidi" w:cstheme="majorBidi"/>
          <w:sz w:val="22"/>
          <w:szCs w:val="22"/>
        </w:rPr>
        <w:t xml:space="preserve"> </w:t>
      </w:r>
      <w:r w:rsidR="316ACE04" w:rsidRPr="00A12542">
        <w:rPr>
          <w:rFonts w:asciiTheme="majorBidi" w:hAnsiTheme="majorBidi" w:cstheme="majorBidi"/>
          <w:sz w:val="22"/>
          <w:szCs w:val="22"/>
        </w:rPr>
        <w:t>in</w:t>
      </w:r>
      <w:r w:rsidR="00FA3757" w:rsidRPr="00A12542">
        <w:rPr>
          <w:rFonts w:asciiTheme="majorBidi" w:hAnsiTheme="majorBidi" w:cstheme="majorBidi"/>
          <w:sz w:val="22"/>
          <w:szCs w:val="22"/>
        </w:rPr>
        <w:t xml:space="preserve"> </w:t>
      </w:r>
      <w:r w:rsidR="003130C1">
        <w:rPr>
          <w:rFonts w:asciiTheme="majorBidi" w:hAnsiTheme="majorBidi" w:cstheme="majorBidi"/>
          <w:sz w:val="22"/>
          <w:szCs w:val="22"/>
        </w:rPr>
        <w:t>least-developed</w:t>
      </w:r>
      <w:r w:rsidR="00FA3757" w:rsidRPr="00A12542">
        <w:rPr>
          <w:rFonts w:asciiTheme="majorBidi" w:hAnsiTheme="majorBidi" w:cstheme="majorBidi"/>
          <w:sz w:val="22"/>
          <w:szCs w:val="22"/>
        </w:rPr>
        <w:t xml:space="preserve"> countries</w:t>
      </w:r>
      <w:r w:rsidR="002E297A" w:rsidRPr="00A12542">
        <w:rPr>
          <w:rFonts w:asciiTheme="majorBidi" w:hAnsiTheme="majorBidi" w:cstheme="majorBidi"/>
          <w:sz w:val="22"/>
          <w:szCs w:val="22"/>
        </w:rPr>
        <w:t xml:space="preserve"> to be 5.4</w:t>
      </w:r>
      <w:r w:rsidR="00D45090" w:rsidRPr="00A12542">
        <w:rPr>
          <w:rFonts w:asciiTheme="majorBidi" w:hAnsiTheme="majorBidi" w:cstheme="majorBidi"/>
          <w:sz w:val="22"/>
          <w:szCs w:val="22"/>
        </w:rPr>
        <w:t>%</w:t>
      </w:r>
      <w:r w:rsidR="002E297A" w:rsidRPr="00A12542">
        <w:rPr>
          <w:rFonts w:asciiTheme="majorBidi" w:hAnsiTheme="majorBidi" w:cstheme="majorBidi"/>
          <w:sz w:val="22"/>
          <w:szCs w:val="22"/>
        </w:rPr>
        <w:t xml:space="preserve"> and 19.</w:t>
      </w:r>
      <w:r w:rsidR="00D45090" w:rsidRPr="00A12542">
        <w:rPr>
          <w:rFonts w:asciiTheme="majorBidi" w:hAnsiTheme="majorBidi" w:cstheme="majorBidi"/>
          <w:sz w:val="22"/>
          <w:szCs w:val="22"/>
        </w:rPr>
        <w:t>5</w:t>
      </w:r>
      <w:r w:rsidR="002E297A" w:rsidRPr="00A12542">
        <w:rPr>
          <w:rFonts w:asciiTheme="majorBidi" w:hAnsiTheme="majorBidi" w:cstheme="majorBidi"/>
          <w:sz w:val="22"/>
          <w:szCs w:val="22"/>
        </w:rPr>
        <w:t>%</w:t>
      </w:r>
      <w:r w:rsidR="27A75954" w:rsidRPr="00A12542">
        <w:rPr>
          <w:rFonts w:asciiTheme="majorBidi" w:hAnsiTheme="majorBidi" w:cstheme="majorBidi"/>
          <w:sz w:val="22"/>
          <w:szCs w:val="22"/>
        </w:rPr>
        <w:t>,</w:t>
      </w:r>
      <w:r w:rsidR="002E297A" w:rsidRPr="00A12542">
        <w:rPr>
          <w:rFonts w:asciiTheme="majorBidi" w:hAnsiTheme="majorBidi" w:cstheme="majorBidi"/>
          <w:sz w:val="22"/>
          <w:szCs w:val="22"/>
        </w:rPr>
        <w:t xml:space="preserve"> respectively</w:t>
      </w:r>
      <w:ins w:id="1423" w:author="Dahal, Kajol" w:date="2025-12-02T11:17:00Z">
        <w:r w:rsidR="007E3200">
          <w:rPr>
            <w:rFonts w:asciiTheme="majorBidi" w:hAnsiTheme="majorBidi" w:cstheme="majorBidi"/>
            <w:sz w:val="22"/>
            <w:szCs w:val="22"/>
          </w:rPr>
          <w:t xml:space="preserve"> </w:t>
        </w:r>
      </w:ins>
      <w:r w:rsidR="006E556D" w:rsidRPr="00A12542">
        <w:rPr>
          <w:rFonts w:asciiTheme="majorBidi" w:hAnsiTheme="majorBidi" w:cstheme="majorBidi"/>
          <w:sz w:val="22"/>
          <w:szCs w:val="22"/>
        </w:rPr>
        <w:fldChar w:fldCharType="begin"/>
      </w:r>
      <w:r w:rsidR="00901493">
        <w:rPr>
          <w:rFonts w:asciiTheme="majorBidi" w:hAnsiTheme="majorBidi" w:cstheme="majorBidi"/>
          <w:sz w:val="22"/>
          <w:szCs w:val="22"/>
        </w:rPr>
        <w:instrText xml:space="preserve"> ADDIN ZOTERO_ITEM CSL_CITATION {"citationID":"tQdNPSqa","properties":{"formattedCitation":"[40]","plainCitation":"[40]","noteIndex":0},"citationItems":[{"id":2156,"uris":["http://zotero.org/users/3118180/items/NTEMWWLR"],"itemData":{"id":2156,"type":"webpage","title":"Prevalence and Determinants of Stunting-Anemia and Wasting-Anemia Comorbidities and Micronutrient Deficiencies in Children Under 5 in the Least-Developed Countries: A Systematic Review and Meta-analysis | Nutrition Reviews | Oxford Academic","URL":"https://academic.oup.com/nutritionreviews/advance-article/doi/10.1093/nutrit/nuae063/7686107","accessed":{"date-parts":[["2024",11,24]]}}}],"schema":"https://github.com/citation-style-language/schema/raw/master/csl-citation.json"} </w:instrText>
      </w:r>
      <w:r w:rsidR="006E556D" w:rsidRPr="00A12542">
        <w:rPr>
          <w:rFonts w:asciiTheme="majorBidi" w:hAnsiTheme="majorBidi" w:cstheme="majorBidi"/>
          <w:sz w:val="22"/>
          <w:szCs w:val="22"/>
        </w:rPr>
        <w:fldChar w:fldCharType="separate"/>
      </w:r>
      <w:r w:rsidR="00901493" w:rsidRPr="00901493">
        <w:rPr>
          <w:rFonts w:ascii="Times New Roman" w:hAnsi="Times New Roman" w:cs="Times New Roman"/>
          <w:sz w:val="22"/>
        </w:rPr>
        <w:t>[40]</w:t>
      </w:r>
      <w:r w:rsidR="006E556D" w:rsidRPr="00A12542">
        <w:rPr>
          <w:rFonts w:asciiTheme="majorBidi" w:hAnsiTheme="majorBidi" w:cstheme="majorBidi"/>
          <w:sz w:val="22"/>
          <w:szCs w:val="22"/>
        </w:rPr>
        <w:fldChar w:fldCharType="end"/>
      </w:r>
      <w:r w:rsidR="7BF7B74E" w:rsidRPr="00A12542">
        <w:rPr>
          <w:rFonts w:asciiTheme="majorBidi" w:hAnsiTheme="majorBidi" w:cstheme="majorBidi"/>
          <w:sz w:val="22"/>
          <w:szCs w:val="22"/>
        </w:rPr>
        <w:t>.</w:t>
      </w:r>
      <w:r w:rsidR="10014BE5" w:rsidRPr="00A12542">
        <w:rPr>
          <w:rFonts w:asciiTheme="majorBidi" w:hAnsiTheme="majorBidi" w:cstheme="majorBidi"/>
          <w:sz w:val="22"/>
          <w:szCs w:val="22"/>
        </w:rPr>
        <w:t xml:space="preserve"> These rates are</w:t>
      </w:r>
      <w:r w:rsidR="00851BD9" w:rsidRPr="00A12542">
        <w:rPr>
          <w:rFonts w:asciiTheme="majorBidi" w:hAnsiTheme="majorBidi" w:cstheme="majorBidi"/>
          <w:sz w:val="22"/>
          <w:szCs w:val="22"/>
        </w:rPr>
        <w:t xml:space="preserve"> higher </w:t>
      </w:r>
      <w:r w:rsidR="2C67C779" w:rsidRPr="00A12542">
        <w:rPr>
          <w:rFonts w:asciiTheme="majorBidi" w:hAnsiTheme="majorBidi" w:cstheme="majorBidi"/>
          <w:sz w:val="22"/>
          <w:szCs w:val="22"/>
        </w:rPr>
        <w:t>than our fi</w:t>
      </w:r>
      <w:r w:rsidR="1758D60E" w:rsidRPr="00A12542">
        <w:rPr>
          <w:rFonts w:asciiTheme="majorBidi" w:hAnsiTheme="majorBidi" w:cstheme="majorBidi"/>
          <w:sz w:val="22"/>
          <w:szCs w:val="22"/>
        </w:rPr>
        <w:t>n</w:t>
      </w:r>
      <w:r w:rsidR="2C67C779" w:rsidRPr="00A12542">
        <w:rPr>
          <w:rFonts w:asciiTheme="majorBidi" w:hAnsiTheme="majorBidi" w:cstheme="majorBidi"/>
          <w:sz w:val="22"/>
          <w:szCs w:val="22"/>
        </w:rPr>
        <w:t xml:space="preserve">dings from Nepal, </w:t>
      </w:r>
      <w:r w:rsidR="00851BD9" w:rsidRPr="00A12542">
        <w:rPr>
          <w:rFonts w:asciiTheme="majorBidi" w:hAnsiTheme="majorBidi" w:cstheme="majorBidi"/>
          <w:sz w:val="22"/>
          <w:szCs w:val="22"/>
        </w:rPr>
        <w:t xml:space="preserve">which </w:t>
      </w:r>
      <w:r w:rsidR="6672F38B" w:rsidRPr="00A12542">
        <w:rPr>
          <w:rFonts w:asciiTheme="majorBidi" w:hAnsiTheme="majorBidi" w:cstheme="majorBidi"/>
          <w:sz w:val="22"/>
          <w:szCs w:val="22"/>
        </w:rPr>
        <w:t>were</w:t>
      </w:r>
      <w:r w:rsidR="00851BD9" w:rsidRPr="00A12542">
        <w:rPr>
          <w:rFonts w:asciiTheme="majorBidi" w:hAnsiTheme="majorBidi" w:cstheme="majorBidi"/>
          <w:sz w:val="22"/>
          <w:szCs w:val="22"/>
        </w:rPr>
        <w:t xml:space="preserve"> 4.0% </w:t>
      </w:r>
      <w:r w:rsidR="1587D0F4" w:rsidRPr="00A12542">
        <w:rPr>
          <w:rFonts w:asciiTheme="majorBidi" w:hAnsiTheme="majorBidi" w:cstheme="majorBidi"/>
          <w:sz w:val="22"/>
          <w:szCs w:val="22"/>
        </w:rPr>
        <w:t xml:space="preserve">and </w:t>
      </w:r>
      <w:r w:rsidR="1587D0F4" w:rsidRPr="00A12542">
        <w:rPr>
          <w:rFonts w:asciiTheme="majorBidi" w:eastAsia="Times New Roman" w:hAnsiTheme="majorBidi" w:cstheme="majorBidi"/>
          <w:sz w:val="22"/>
          <w:szCs w:val="22"/>
        </w:rPr>
        <w:t>12.5%,</w:t>
      </w:r>
      <w:r w:rsidR="1587D0F4" w:rsidRPr="00A12542">
        <w:rPr>
          <w:rFonts w:asciiTheme="majorBidi" w:hAnsiTheme="majorBidi" w:cstheme="majorBidi"/>
          <w:sz w:val="22"/>
          <w:szCs w:val="22"/>
        </w:rPr>
        <w:t xml:space="preserve"> </w:t>
      </w:r>
      <w:r w:rsidR="00851BD9" w:rsidRPr="00A12542">
        <w:rPr>
          <w:rFonts w:asciiTheme="majorBidi" w:hAnsiTheme="majorBidi" w:cstheme="majorBidi"/>
          <w:sz w:val="22"/>
          <w:szCs w:val="22"/>
        </w:rPr>
        <w:t xml:space="preserve">respectively. </w:t>
      </w:r>
    </w:p>
    <w:p w14:paraId="753C9D43" w14:textId="7A6FB397" w:rsidR="001A0C51" w:rsidRDefault="00383432" w:rsidP="3CA44E7F">
      <w:pPr>
        <w:spacing w:line="360" w:lineRule="auto"/>
        <w:jc w:val="both"/>
        <w:rPr>
          <w:rFonts w:asciiTheme="majorBidi" w:hAnsiTheme="majorBidi" w:cstheme="majorBidi"/>
          <w:sz w:val="22"/>
          <w:szCs w:val="22"/>
        </w:rPr>
      </w:pPr>
      <w:r w:rsidRPr="00A12542">
        <w:rPr>
          <w:rFonts w:asciiTheme="majorBidi" w:hAnsiTheme="majorBidi" w:cstheme="majorBidi"/>
          <w:sz w:val="22"/>
          <w:szCs w:val="22"/>
        </w:rPr>
        <w:t>The high</w:t>
      </w:r>
      <w:r w:rsidR="00092307">
        <w:rPr>
          <w:rFonts w:asciiTheme="majorBidi" w:hAnsiTheme="majorBidi" w:cstheme="majorBidi"/>
          <w:sz w:val="22"/>
          <w:szCs w:val="22"/>
        </w:rPr>
        <w:t xml:space="preserve"> </w:t>
      </w:r>
      <w:r w:rsidRPr="00A12542">
        <w:rPr>
          <w:rFonts w:asciiTheme="majorBidi" w:hAnsiTheme="majorBidi" w:cstheme="majorBidi"/>
          <w:sz w:val="22"/>
          <w:szCs w:val="22"/>
        </w:rPr>
        <w:t xml:space="preserve">prevalence of co-existence of undernutrition and anemia </w:t>
      </w:r>
      <w:r>
        <w:rPr>
          <w:rFonts w:asciiTheme="majorBidi" w:hAnsiTheme="majorBidi" w:cstheme="majorBidi"/>
          <w:sz w:val="22"/>
          <w:szCs w:val="22"/>
        </w:rPr>
        <w:t xml:space="preserve">in our study (16%) </w:t>
      </w:r>
      <w:r w:rsidRPr="00A12542">
        <w:rPr>
          <w:rFonts w:asciiTheme="majorBidi" w:hAnsiTheme="majorBidi" w:cstheme="majorBidi"/>
          <w:sz w:val="22"/>
          <w:szCs w:val="22"/>
        </w:rPr>
        <w:t>suggests that affected children are trapped in a vicious cycle of micronutrients</w:t>
      </w:r>
      <w:ins w:id="1424" w:author="Dahal, Kajol" w:date="2025-12-02T11:18:00Z">
        <w:r w:rsidR="007E3200">
          <w:rPr>
            <w:rFonts w:asciiTheme="majorBidi" w:hAnsiTheme="majorBidi" w:cstheme="majorBidi"/>
            <w:sz w:val="22"/>
            <w:szCs w:val="22"/>
          </w:rPr>
          <w:t xml:space="preserve"> deficiencies</w:t>
        </w:r>
      </w:ins>
      <w:r w:rsidRPr="00A12542">
        <w:rPr>
          <w:rFonts w:asciiTheme="majorBidi" w:hAnsiTheme="majorBidi" w:cstheme="majorBidi"/>
          <w:sz w:val="22"/>
          <w:szCs w:val="22"/>
        </w:rPr>
        <w:t xml:space="preserve">. Undernutrition impairs iron absorption and utilization, while anemia exacerbates undernutrition by reducing the body’s ability to effectively utilize nutrients. </w:t>
      </w:r>
    </w:p>
    <w:p w14:paraId="61C916C5" w14:textId="2A3B1713" w:rsidR="006F04BC" w:rsidRPr="00A12542" w:rsidRDefault="006F04BC" w:rsidP="00184DDD">
      <w:pPr>
        <w:spacing w:line="360" w:lineRule="auto"/>
        <w:jc w:val="both"/>
        <w:rPr>
          <w:rFonts w:asciiTheme="majorBidi" w:hAnsiTheme="majorBidi" w:cstheme="majorBidi"/>
          <w:sz w:val="22"/>
          <w:szCs w:val="22"/>
        </w:rPr>
      </w:pPr>
      <w:r w:rsidRPr="00A12542">
        <w:rPr>
          <w:rFonts w:asciiTheme="majorBidi" w:hAnsiTheme="majorBidi" w:cstheme="majorBidi"/>
          <w:sz w:val="22"/>
          <w:szCs w:val="22"/>
        </w:rPr>
        <w:lastRenderedPageBreak/>
        <w:t>The children from</w:t>
      </w:r>
      <w:r w:rsidR="3BC6D57D" w:rsidRPr="00A12542">
        <w:rPr>
          <w:rFonts w:asciiTheme="majorBidi" w:hAnsiTheme="majorBidi" w:cstheme="majorBidi"/>
          <w:sz w:val="22"/>
          <w:szCs w:val="22"/>
        </w:rPr>
        <w:t xml:space="preserve"> the</w:t>
      </w:r>
      <w:r w:rsidRPr="00A12542">
        <w:rPr>
          <w:rFonts w:asciiTheme="majorBidi" w:hAnsiTheme="majorBidi" w:cstheme="majorBidi"/>
          <w:sz w:val="22"/>
          <w:szCs w:val="22"/>
        </w:rPr>
        <w:t xml:space="preserve"> richest wealth quintile ha</w:t>
      </w:r>
      <w:r w:rsidR="00BB2E51">
        <w:rPr>
          <w:rFonts w:asciiTheme="majorBidi" w:hAnsiTheme="majorBidi" w:cstheme="majorBidi"/>
          <w:sz w:val="22"/>
          <w:szCs w:val="22"/>
        </w:rPr>
        <w:t>d</w:t>
      </w:r>
      <w:r w:rsidRPr="00A12542">
        <w:rPr>
          <w:rFonts w:asciiTheme="majorBidi" w:hAnsiTheme="majorBidi" w:cstheme="majorBidi"/>
          <w:sz w:val="22"/>
          <w:szCs w:val="22"/>
        </w:rPr>
        <w:t xml:space="preserve"> lower odds of having </w:t>
      </w:r>
      <w:ins w:id="1425" w:author="Dahal, Kajol" w:date="2025-12-02T11:19:00Z">
        <w:r w:rsidR="007E3200">
          <w:rPr>
            <w:rFonts w:asciiTheme="majorBidi" w:hAnsiTheme="majorBidi" w:cstheme="majorBidi"/>
            <w:sz w:val="22"/>
            <w:szCs w:val="22"/>
          </w:rPr>
          <w:t xml:space="preserve">the </w:t>
        </w:r>
      </w:ins>
      <w:r w:rsidRPr="00A12542">
        <w:rPr>
          <w:rFonts w:asciiTheme="majorBidi" w:hAnsiTheme="majorBidi" w:cstheme="majorBidi"/>
          <w:sz w:val="22"/>
          <w:szCs w:val="22"/>
        </w:rPr>
        <w:t xml:space="preserve">co-existence </w:t>
      </w:r>
      <w:r w:rsidR="00F661A4" w:rsidRPr="00A12542">
        <w:rPr>
          <w:rFonts w:asciiTheme="majorBidi" w:hAnsiTheme="majorBidi" w:cstheme="majorBidi"/>
          <w:sz w:val="22"/>
          <w:szCs w:val="22"/>
        </w:rPr>
        <w:t xml:space="preserve">of anemia and undernutrition </w:t>
      </w:r>
      <w:r w:rsidRPr="00A12542">
        <w:rPr>
          <w:rFonts w:asciiTheme="majorBidi" w:hAnsiTheme="majorBidi" w:cstheme="majorBidi"/>
          <w:sz w:val="22"/>
          <w:szCs w:val="22"/>
        </w:rPr>
        <w:t xml:space="preserve">compared to </w:t>
      </w:r>
      <w:ins w:id="1426" w:author="Dahal, Kajol" w:date="2025-12-02T11:19:00Z">
        <w:r w:rsidR="007E3200">
          <w:rPr>
            <w:rFonts w:asciiTheme="majorBidi" w:hAnsiTheme="majorBidi" w:cstheme="majorBidi"/>
            <w:sz w:val="22"/>
            <w:szCs w:val="22"/>
          </w:rPr>
          <w:t xml:space="preserve">those from </w:t>
        </w:r>
      </w:ins>
      <w:r w:rsidR="00F661A4">
        <w:rPr>
          <w:rFonts w:asciiTheme="majorBidi" w:hAnsiTheme="majorBidi" w:cstheme="majorBidi"/>
          <w:sz w:val="22"/>
          <w:szCs w:val="22"/>
        </w:rPr>
        <w:t xml:space="preserve">the </w:t>
      </w:r>
      <w:r w:rsidR="00E84993" w:rsidRPr="00A12542">
        <w:rPr>
          <w:rFonts w:asciiTheme="majorBidi" w:hAnsiTheme="majorBidi" w:cstheme="majorBidi"/>
          <w:sz w:val="22"/>
          <w:szCs w:val="22"/>
        </w:rPr>
        <w:t>poorest</w:t>
      </w:r>
      <w:del w:id="1427" w:author="Dahal, Kajol" w:date="2025-12-02T11:19:00Z">
        <w:r w:rsidR="00E84993" w:rsidRPr="00A12542" w:rsidDel="007E3200">
          <w:rPr>
            <w:rFonts w:asciiTheme="majorBidi" w:hAnsiTheme="majorBidi" w:cstheme="majorBidi"/>
            <w:sz w:val="22"/>
            <w:szCs w:val="22"/>
          </w:rPr>
          <w:delText xml:space="preserve"> wealth</w:delText>
        </w:r>
      </w:del>
      <w:r w:rsidR="00E84993" w:rsidRPr="00A12542">
        <w:rPr>
          <w:rFonts w:asciiTheme="majorBidi" w:hAnsiTheme="majorBidi" w:cstheme="majorBidi"/>
          <w:sz w:val="22"/>
          <w:szCs w:val="22"/>
        </w:rPr>
        <w:t xml:space="preserve"> quintile. </w:t>
      </w:r>
      <w:r w:rsidR="00CF4CEA" w:rsidRPr="00A12542">
        <w:rPr>
          <w:rFonts w:asciiTheme="majorBidi" w:hAnsiTheme="majorBidi" w:cstheme="majorBidi"/>
          <w:sz w:val="22"/>
          <w:szCs w:val="22"/>
        </w:rPr>
        <w:t xml:space="preserve">This </w:t>
      </w:r>
      <w:r w:rsidR="009346E5" w:rsidRPr="00A12542">
        <w:rPr>
          <w:rFonts w:asciiTheme="majorBidi" w:hAnsiTheme="majorBidi" w:cstheme="majorBidi"/>
          <w:sz w:val="22"/>
          <w:szCs w:val="22"/>
        </w:rPr>
        <w:t xml:space="preserve">wealth-related equity gap in undernutrition among children </w:t>
      </w:r>
      <w:r w:rsidR="00FE1616" w:rsidRPr="00A12542">
        <w:rPr>
          <w:rFonts w:asciiTheme="majorBidi" w:hAnsiTheme="majorBidi" w:cstheme="majorBidi"/>
          <w:sz w:val="22"/>
          <w:szCs w:val="22"/>
        </w:rPr>
        <w:t>aged</w:t>
      </w:r>
      <w:r w:rsidR="009346E5" w:rsidRPr="00A12542">
        <w:rPr>
          <w:rFonts w:asciiTheme="majorBidi" w:hAnsiTheme="majorBidi" w:cstheme="majorBidi"/>
          <w:sz w:val="22"/>
          <w:szCs w:val="22"/>
        </w:rPr>
        <w:t xml:space="preserve"> 6-5</w:t>
      </w:r>
      <w:r w:rsidR="00E57E72" w:rsidRPr="00A12542">
        <w:rPr>
          <w:rFonts w:asciiTheme="majorBidi" w:hAnsiTheme="majorBidi" w:cstheme="majorBidi"/>
          <w:sz w:val="22"/>
          <w:szCs w:val="22"/>
        </w:rPr>
        <w:t xml:space="preserve">9 </w:t>
      </w:r>
      <w:ins w:id="1428" w:author="Dahal, Kajol" w:date="2025-12-02T11:20:00Z">
        <w:r w:rsidR="007E3200">
          <w:rPr>
            <w:rFonts w:asciiTheme="majorBidi" w:hAnsiTheme="majorBidi" w:cstheme="majorBidi"/>
            <w:sz w:val="22"/>
            <w:szCs w:val="22"/>
          </w:rPr>
          <w:t xml:space="preserve">months </w:t>
        </w:r>
      </w:ins>
      <w:r w:rsidR="00E57E72" w:rsidRPr="00A12542">
        <w:rPr>
          <w:rFonts w:asciiTheme="majorBidi" w:hAnsiTheme="majorBidi" w:cstheme="majorBidi"/>
          <w:sz w:val="22"/>
          <w:szCs w:val="22"/>
        </w:rPr>
        <w:t xml:space="preserve">is attributed to </w:t>
      </w:r>
      <w:ins w:id="1429" w:author="Dahal, Kajol" w:date="2025-12-02T11:20:00Z">
        <w:r w:rsidR="007E3200">
          <w:rPr>
            <w:rFonts w:asciiTheme="majorBidi" w:hAnsiTheme="majorBidi" w:cstheme="majorBidi"/>
            <w:sz w:val="22"/>
            <w:szCs w:val="22"/>
          </w:rPr>
          <w:t>household</w:t>
        </w:r>
      </w:ins>
      <w:del w:id="1430" w:author="Dahal, Kajol" w:date="2025-12-02T11:20:00Z">
        <w:r w:rsidR="00E57E72" w:rsidRPr="00A12542" w:rsidDel="007E3200">
          <w:rPr>
            <w:rFonts w:asciiTheme="majorBidi" w:hAnsiTheme="majorBidi" w:cstheme="majorBidi"/>
            <w:sz w:val="22"/>
            <w:szCs w:val="22"/>
          </w:rPr>
          <w:delText>the</w:delText>
        </w:r>
      </w:del>
      <w:r w:rsidR="00E57E72" w:rsidRPr="00A12542">
        <w:rPr>
          <w:rFonts w:asciiTheme="majorBidi" w:hAnsiTheme="majorBidi" w:cstheme="majorBidi"/>
          <w:sz w:val="22"/>
          <w:szCs w:val="22"/>
        </w:rPr>
        <w:t xml:space="preserve"> economic status</w:t>
      </w:r>
      <w:ins w:id="1431" w:author="Dahal, Kajol" w:date="2025-12-02T11:20:00Z">
        <w:r w:rsidR="007143B1">
          <w:rPr>
            <w:rFonts w:asciiTheme="majorBidi" w:hAnsiTheme="majorBidi" w:cstheme="majorBidi"/>
            <w:sz w:val="22"/>
            <w:szCs w:val="22"/>
          </w:rPr>
          <w:t>,</w:t>
        </w:r>
      </w:ins>
      <w:del w:id="1432" w:author="Dahal, Kajol" w:date="2025-12-02T11:20:00Z">
        <w:r w:rsidR="00E57E72" w:rsidRPr="00A12542" w:rsidDel="007143B1">
          <w:rPr>
            <w:rFonts w:asciiTheme="majorBidi" w:hAnsiTheme="majorBidi" w:cstheme="majorBidi"/>
            <w:sz w:val="22"/>
            <w:szCs w:val="22"/>
          </w:rPr>
          <w:delText xml:space="preserve"> of </w:delText>
        </w:r>
        <w:r w:rsidR="00815C60" w:rsidRPr="00A12542" w:rsidDel="007143B1">
          <w:rPr>
            <w:rFonts w:asciiTheme="majorBidi" w:hAnsiTheme="majorBidi" w:cstheme="majorBidi"/>
            <w:sz w:val="22"/>
            <w:szCs w:val="22"/>
          </w:rPr>
          <w:delText>households</w:delText>
        </w:r>
      </w:del>
      <w:r w:rsidR="00815C60" w:rsidRPr="00A12542">
        <w:rPr>
          <w:rFonts w:asciiTheme="majorBidi" w:hAnsiTheme="majorBidi" w:cstheme="majorBidi"/>
          <w:sz w:val="22"/>
          <w:szCs w:val="22"/>
        </w:rPr>
        <w:t xml:space="preserve"> which </w:t>
      </w:r>
      <w:ins w:id="1433" w:author="Dahal, Kajol" w:date="2025-12-02T11:20:00Z">
        <w:r w:rsidR="007143B1">
          <w:rPr>
            <w:rFonts w:asciiTheme="majorBidi" w:hAnsiTheme="majorBidi" w:cstheme="majorBidi"/>
            <w:sz w:val="22"/>
            <w:szCs w:val="22"/>
          </w:rPr>
          <w:t>influences</w:t>
        </w:r>
      </w:ins>
      <w:del w:id="1434" w:author="Dahal, Kajol" w:date="2025-12-02T11:20:00Z">
        <w:r w:rsidR="00815C60" w:rsidRPr="00A12542" w:rsidDel="007143B1">
          <w:rPr>
            <w:rFonts w:asciiTheme="majorBidi" w:hAnsiTheme="majorBidi" w:cstheme="majorBidi"/>
            <w:sz w:val="22"/>
            <w:szCs w:val="22"/>
          </w:rPr>
          <w:delText xml:space="preserve">affects </w:delText>
        </w:r>
        <w:r w:rsidR="00F661A4" w:rsidDel="007143B1">
          <w:rPr>
            <w:rFonts w:asciiTheme="majorBidi" w:hAnsiTheme="majorBidi" w:cstheme="majorBidi"/>
            <w:sz w:val="22"/>
            <w:szCs w:val="22"/>
          </w:rPr>
          <w:delText xml:space="preserve">the </w:delText>
        </w:r>
        <w:r w:rsidR="00815C60" w:rsidRPr="00A12542" w:rsidDel="007143B1">
          <w:rPr>
            <w:rFonts w:asciiTheme="majorBidi" w:hAnsiTheme="majorBidi" w:cstheme="majorBidi"/>
            <w:sz w:val="22"/>
            <w:szCs w:val="22"/>
          </w:rPr>
          <w:delText>capability for</w:delText>
        </w:r>
      </w:del>
      <w:r w:rsidR="00815C60" w:rsidRPr="00A12542">
        <w:rPr>
          <w:rFonts w:asciiTheme="majorBidi" w:hAnsiTheme="majorBidi" w:cstheme="majorBidi"/>
          <w:sz w:val="22"/>
          <w:szCs w:val="22"/>
        </w:rPr>
        <w:t xml:space="preserve"> food insecurity and </w:t>
      </w:r>
      <w:r w:rsidR="00E63024" w:rsidRPr="00A12542">
        <w:rPr>
          <w:rFonts w:asciiTheme="majorBidi" w:hAnsiTheme="majorBidi" w:cstheme="majorBidi"/>
          <w:sz w:val="22"/>
          <w:szCs w:val="22"/>
        </w:rPr>
        <w:t>health care utilization when</w:t>
      </w:r>
      <w:ins w:id="1435" w:author="Dahal, Kajol" w:date="2025-12-02T11:21:00Z">
        <w:r w:rsidR="007143B1">
          <w:rPr>
            <w:rFonts w:asciiTheme="majorBidi" w:hAnsiTheme="majorBidi" w:cstheme="majorBidi"/>
            <w:sz w:val="22"/>
            <w:szCs w:val="22"/>
          </w:rPr>
          <w:t xml:space="preserve"> a</w:t>
        </w:r>
      </w:ins>
      <w:del w:id="1436" w:author="Dahal, Kajol" w:date="2025-12-02T11:21:00Z">
        <w:r w:rsidR="00E63024" w:rsidRPr="00A12542" w:rsidDel="007143B1">
          <w:rPr>
            <w:rFonts w:asciiTheme="majorBidi" w:hAnsiTheme="majorBidi" w:cstheme="majorBidi"/>
            <w:sz w:val="22"/>
            <w:szCs w:val="22"/>
          </w:rPr>
          <w:delText>ever the</w:delText>
        </w:r>
      </w:del>
      <w:r w:rsidR="00E63024" w:rsidRPr="00A12542">
        <w:rPr>
          <w:rFonts w:asciiTheme="majorBidi" w:hAnsiTheme="majorBidi" w:cstheme="majorBidi"/>
          <w:sz w:val="22"/>
          <w:szCs w:val="22"/>
        </w:rPr>
        <w:t xml:space="preserve"> child is ill</w:t>
      </w:r>
      <w:r w:rsidR="00E2201F">
        <w:rPr>
          <w:rFonts w:asciiTheme="majorBidi" w:hAnsiTheme="majorBidi" w:cstheme="majorBidi"/>
          <w:sz w:val="22"/>
          <w:szCs w:val="22"/>
        </w:rPr>
        <w:t xml:space="preserve"> </w:t>
      </w:r>
      <w:r w:rsidR="0036755E" w:rsidRPr="00A12542">
        <w:rPr>
          <w:rFonts w:asciiTheme="majorBidi" w:hAnsiTheme="majorBidi" w:cstheme="majorBidi"/>
          <w:sz w:val="22"/>
          <w:szCs w:val="22"/>
        </w:rPr>
        <w:fldChar w:fldCharType="begin"/>
      </w:r>
      <w:r w:rsidR="00901493">
        <w:rPr>
          <w:rFonts w:asciiTheme="majorBidi" w:hAnsiTheme="majorBidi" w:cstheme="majorBidi"/>
          <w:sz w:val="22"/>
          <w:szCs w:val="22"/>
        </w:rPr>
        <w:instrText xml:space="preserve"> ADDIN ZOTERO_ITEM CSL_CITATION {"citationID":"oJVTc8jk","properties":{"formattedCitation":"[41\\uc0\\u8211{}43]","plainCitation":"[41–43]","noteIndex":0},"citationItems":[{"id":2164,"uris":["http://zotero.org/users/3118180/items/K64K5ZNL"],"itemData":{"id":2164,"type":"article-journal","abstract":"Abstract\n            \n              Introduction\n              Although Ethiopia has already achieved a remarkable progress in reducing under-five mortality in the last decades, undernutrition among children is still a common problem in this country. Socioeconomic inequalities in health outcomes in Ethiopia have been thus of focus in academia and policy spheres for a while now. This study provides new evidence on child undernutrition inequalities in Ethiopia using longitudinal perspective.\n            \n            \n              Method\n              Using three round of household panel survey (from 2012 to 2016), we use concentration index (associated curve), different mobility index approaches for measuring inequalities and its dynamics, and decomposition method to identify contributing factors.\n            \n            \n              Results\n              In all concentration index computing approaches and socioeconomic status ranking variables, the concentration indices are significant with negative value. This implies that in either of short-run or long-run inequality estimates, the burden of unequal distribution of undernutrition remains on the poor with significant difference across regions. While employing different SES ranking variables, the difference in the concentration indices is only found significant in case of Height-for-age Z-score. It signifies that relatively higher inequality is measured using consumption as ranking variable. Significant difference in inequality is also shown across regions. With respect to dynamics of inequalities, results on mobility indices computed based on Allanson et al. (Longitudinal analysis of income-related health inequality. Dundee Discussion Working Paper No. 214, 2010) approach show that inequality remain stable (persistent) in Height-for- age Z-score, and reduction of inequality in Weight-for- age Z-score while in case of Weight-for- height Z-score, there is no clear trend over subsequent waves. Results on decomposition of inequalities show that the major contributors are wealth index, consumption and mother’s education.\n            \n            \n              Conclusion\n              The argument of the choice of welfare indicator can have a large and significant impact on measured socioeconomic inequalities in a health variable which it depends on the variable examined. Employing longitudinal perspective rather than weighted average of cross-sectional data is justifiable to see the dynamic of inequality in child malnutrition. In both socioeconomic status ranking variables, the bulk of inequality in malnutrition is caused by inequality in socioeconomic status in which it disfavours the poor in both cases. This calls for enhancing the policy measures that narrow socioeconomic gaps between groups in the population and targeting on early childhood intervention and nutrition sensitive.","container-title":"International Journal for Equity in Health","DOI":"10.1186/s12939-021-01478-3","ISSN":"1475-9276","issue":"1","journalAbbreviation":"Int J Equity Health","language":"en","page":"182","source":"DOI.org (Crossref)","title":"Dynamics of inequality in child under-nutrition in Ethiopia","volume":"20","author":[{"family":"Yayo Negasi","given":"Mengesha"}],"issued":{"date-parts":[["2021",8,14]]}},"label":"page"},{"id":2166,"uris":["http://zotero.org/users/3118180/items/TMJVKT9W"],"itemData":{"id":2166,"type":"article-journal","abstract":"Abstract\n            \n              Background\n              Inequality of opportunity in health and nutrition is a major public health issue in the developing regions. This study analyzed the patterns and extent of inequality of opportunity in health and nutrition among children under-five across three countries sub-Saharan Africa with low Human development index (HDI).\n            \n            \n              Methods\n              We used data from the Multiple Indicator Cluster Survey of the Democratic Republic of Congo (20,792 households, 21,756 women aged 15 to 49 and 21,456 children under five), Guinea Bissau (6601 households, 10,234 women aged 15–49 and 7573 children under five) and Mali (11,830 households, 18,409 women in 15–49 years and 16,468 children under five) to compute the human opportunity index (HOI) and the dissimilarity index (D-index). Secondly, the Shapley decomposition method was used to estimate the relative contribution of circumstances that are beyond the control of children under-five and affecting their development outcomes in later life stages.\n            \n            \n              Results\n              The study revealed that children belonging to the most favorable group had higher access rates for immunization (93.64%) and water and sanitation facilities (73.59%) in Guinea Bissau. In Congo DR, the access rate was high for immunization (93.9%) for children in the most favorable group. In Mali, access rates stood at 6.56% for children in the most favorable group. In Guinea Bissau, the inequality of opportunity was important in access to health services before and after delivery (43.85%). In Congo DR, the inequality of opportunity was only high for the immunization composite indicator (83.79%) while in Mali, inequality of opportunity was higher for access to health services before and after delivery (41.67%).\n            \n            \n              Conclusion\n              The results show that there are efforts in some places to promote access to health and nutrition services in order to make access equal without distinction linked to the socio-economic and demographic characteristics in which the children live. However, the inequalities of opportunity observed between the children of the most favorable group and those of the least favorable group, remain in general at significant levels and call on government of these countries to implement policies taking them into account.","container-title":"International Journal for Equity in Health","DOI":"10.1186/s12939-020-01258-5","ISSN":"1475-9276","issue":"1","journalAbbreviation":"Int J Equity Health","language":"en","page":"143","source":"DOI.org (Crossref)","title":"Assessing and decomposing inequality of opportunity in access to child health and nutrition in sub-Saharan Africa: evidence from three countries with low human development index","title-short":"Assessing and decomposing inequality of opportunity in access to child health and nutrition in sub-Saharan Africa","volume":"19","author":[{"family":"Sanoussi","given":"Yacobou"},{"family":"Ahinkorah","given":"Bright Opoku"},{"family":"Banke-Thomas","given":"Aduragbemi"},{"family":"Yaya","given":"Sanni"}],"issued":{"date-parts":[["2020",12]]}},"label":"page"},{"id":2168,"uris":["http://zotero.org/users/3118180/items/5HMUIF3M"],"itemData":{"id":2168,"type":"webpage","title":"Undernutrition in children under five associated with wealth-related inequality in 24 low- and middle-income countries from 2017 to 2022 | Scientific Reports","URL":"https://www.nature.com/articles/s41598-024-53280-0","accessed":{"date-parts":[["2024",11,24]]}},"label":"page"}],"schema":"https://github.com/citation-style-language/schema/raw/master/csl-citation.json"} </w:instrText>
      </w:r>
      <w:r w:rsidR="0036755E" w:rsidRPr="00A12542">
        <w:rPr>
          <w:rFonts w:asciiTheme="majorBidi" w:hAnsiTheme="majorBidi" w:cstheme="majorBidi"/>
          <w:sz w:val="22"/>
          <w:szCs w:val="22"/>
        </w:rPr>
        <w:fldChar w:fldCharType="separate"/>
      </w:r>
      <w:r w:rsidR="00901493" w:rsidRPr="00901493">
        <w:rPr>
          <w:rFonts w:ascii="Times New Roman" w:hAnsi="Times New Roman" w:cs="Times New Roman"/>
          <w:kern w:val="0"/>
          <w:sz w:val="22"/>
        </w:rPr>
        <w:t>[41–43]</w:t>
      </w:r>
      <w:r w:rsidR="0036755E" w:rsidRPr="00A12542">
        <w:rPr>
          <w:rFonts w:asciiTheme="majorBidi" w:hAnsiTheme="majorBidi" w:cstheme="majorBidi"/>
          <w:sz w:val="22"/>
          <w:szCs w:val="22"/>
        </w:rPr>
        <w:fldChar w:fldCharType="end"/>
      </w:r>
      <w:r w:rsidR="00E63024" w:rsidRPr="00A12542">
        <w:rPr>
          <w:rFonts w:asciiTheme="majorBidi" w:hAnsiTheme="majorBidi" w:cstheme="majorBidi"/>
          <w:sz w:val="22"/>
          <w:szCs w:val="22"/>
        </w:rPr>
        <w:t>.</w:t>
      </w:r>
    </w:p>
    <w:p w14:paraId="5BFE7D60" w14:textId="3890AF0B" w:rsidR="00643F95" w:rsidRDefault="00F50F10" w:rsidP="00184DDD">
      <w:pPr>
        <w:spacing w:line="360" w:lineRule="auto"/>
        <w:jc w:val="both"/>
        <w:rPr>
          <w:rFonts w:asciiTheme="majorBidi" w:hAnsiTheme="majorBidi" w:cstheme="majorBidi"/>
          <w:sz w:val="22"/>
          <w:szCs w:val="22"/>
        </w:rPr>
      </w:pPr>
      <w:del w:id="1437" w:author="Dahal, Kajol" w:date="2025-12-02T11:21:00Z">
        <w:r w:rsidRPr="00A12542" w:rsidDel="007143B1">
          <w:rPr>
            <w:rFonts w:asciiTheme="majorBidi" w:hAnsiTheme="majorBidi" w:cstheme="majorBidi"/>
            <w:sz w:val="22"/>
            <w:szCs w:val="22"/>
          </w:rPr>
          <w:delText xml:space="preserve">The </w:delText>
        </w:r>
        <w:r w:rsidR="003215D4" w:rsidRPr="00A12542" w:rsidDel="007143B1">
          <w:rPr>
            <w:rFonts w:asciiTheme="majorBidi" w:hAnsiTheme="majorBidi" w:cstheme="majorBidi"/>
            <w:sz w:val="22"/>
            <w:szCs w:val="22"/>
          </w:rPr>
          <w:delText>c</w:delText>
        </w:r>
      </w:del>
      <w:ins w:id="1438" w:author="Dahal, Kajol" w:date="2025-12-02T11:21:00Z">
        <w:r w:rsidR="007143B1">
          <w:rPr>
            <w:rFonts w:asciiTheme="majorBidi" w:hAnsiTheme="majorBidi" w:cstheme="majorBidi"/>
            <w:sz w:val="22"/>
            <w:szCs w:val="22"/>
          </w:rPr>
          <w:t>C</w:t>
        </w:r>
      </w:ins>
      <w:r w:rsidR="003215D4" w:rsidRPr="00A12542">
        <w:rPr>
          <w:rFonts w:asciiTheme="majorBidi" w:hAnsiTheme="majorBidi" w:cstheme="majorBidi"/>
          <w:sz w:val="22"/>
          <w:szCs w:val="22"/>
        </w:rPr>
        <w:t>hildren from</w:t>
      </w:r>
      <w:del w:id="1439" w:author="Dahal, Kajol" w:date="2025-12-02T11:21:00Z">
        <w:r w:rsidR="003215D4" w:rsidRPr="00A12542" w:rsidDel="007143B1">
          <w:rPr>
            <w:rFonts w:asciiTheme="majorBidi" w:hAnsiTheme="majorBidi" w:cstheme="majorBidi"/>
            <w:sz w:val="22"/>
            <w:szCs w:val="22"/>
          </w:rPr>
          <w:delText xml:space="preserve"> a</w:delText>
        </w:r>
      </w:del>
      <w:r w:rsidR="003215D4" w:rsidRPr="00A12542">
        <w:rPr>
          <w:rFonts w:asciiTheme="majorBidi" w:hAnsiTheme="majorBidi" w:cstheme="majorBidi"/>
          <w:sz w:val="22"/>
          <w:szCs w:val="22"/>
        </w:rPr>
        <w:t xml:space="preserve"> </w:t>
      </w:r>
      <w:r w:rsidRPr="00A12542">
        <w:rPr>
          <w:rFonts w:asciiTheme="majorBidi" w:hAnsiTheme="majorBidi" w:cstheme="majorBidi"/>
          <w:sz w:val="22"/>
          <w:szCs w:val="22"/>
        </w:rPr>
        <w:t>famil</w:t>
      </w:r>
      <w:ins w:id="1440" w:author="Dahal, Kajol" w:date="2025-12-02T11:21:00Z">
        <w:r w:rsidR="007143B1">
          <w:rPr>
            <w:rFonts w:asciiTheme="majorBidi" w:hAnsiTheme="majorBidi" w:cstheme="majorBidi"/>
            <w:sz w:val="22"/>
            <w:szCs w:val="22"/>
          </w:rPr>
          <w:t>ies</w:t>
        </w:r>
      </w:ins>
      <w:del w:id="1441" w:author="Dahal, Kajol" w:date="2025-12-02T11:21:00Z">
        <w:r w:rsidRPr="00A12542" w:rsidDel="007143B1">
          <w:rPr>
            <w:rFonts w:asciiTheme="majorBidi" w:hAnsiTheme="majorBidi" w:cstheme="majorBidi"/>
            <w:sz w:val="22"/>
            <w:szCs w:val="22"/>
          </w:rPr>
          <w:delText>y</w:delText>
        </w:r>
      </w:del>
      <w:r w:rsidRPr="00A12542">
        <w:rPr>
          <w:rFonts w:asciiTheme="majorBidi" w:hAnsiTheme="majorBidi" w:cstheme="majorBidi"/>
          <w:sz w:val="22"/>
          <w:szCs w:val="22"/>
        </w:rPr>
        <w:t xml:space="preserve"> in which </w:t>
      </w:r>
      <w:r w:rsidR="008C7804" w:rsidRPr="00A12542">
        <w:rPr>
          <w:rFonts w:asciiTheme="majorBidi" w:hAnsiTheme="majorBidi" w:cstheme="majorBidi"/>
          <w:sz w:val="22"/>
          <w:szCs w:val="22"/>
        </w:rPr>
        <w:t>mothers participate</w:t>
      </w:r>
      <w:ins w:id="1442" w:author="Dahal, Kajol" w:date="2025-12-02T11:22:00Z">
        <w:r w:rsidR="007143B1">
          <w:rPr>
            <w:rFonts w:asciiTheme="majorBidi" w:hAnsiTheme="majorBidi" w:cstheme="majorBidi"/>
            <w:sz w:val="22"/>
            <w:szCs w:val="22"/>
          </w:rPr>
          <w:t>d</w:t>
        </w:r>
      </w:ins>
      <w:r w:rsidR="008C7804" w:rsidRPr="00A12542">
        <w:rPr>
          <w:rFonts w:asciiTheme="majorBidi" w:hAnsiTheme="majorBidi" w:cstheme="majorBidi"/>
          <w:sz w:val="22"/>
          <w:szCs w:val="22"/>
        </w:rPr>
        <w:t xml:space="preserve"> in </w:t>
      </w:r>
      <w:ins w:id="1443" w:author="Dahal, Kajol" w:date="2025-12-02T11:22:00Z">
        <w:r w:rsidR="007143B1">
          <w:rPr>
            <w:rFonts w:asciiTheme="majorBidi" w:hAnsiTheme="majorBidi" w:cstheme="majorBidi"/>
            <w:sz w:val="22"/>
            <w:szCs w:val="22"/>
          </w:rPr>
          <w:t xml:space="preserve">household </w:t>
        </w:r>
      </w:ins>
      <w:r w:rsidR="00F661A4">
        <w:rPr>
          <w:rFonts w:asciiTheme="majorBidi" w:hAnsiTheme="majorBidi" w:cstheme="majorBidi"/>
          <w:sz w:val="22"/>
          <w:szCs w:val="22"/>
        </w:rPr>
        <w:t>decision-making</w:t>
      </w:r>
      <w:r w:rsidR="00DD704A" w:rsidRPr="00A12542">
        <w:rPr>
          <w:rFonts w:asciiTheme="majorBidi" w:hAnsiTheme="majorBidi" w:cstheme="majorBidi"/>
          <w:sz w:val="22"/>
          <w:szCs w:val="22"/>
        </w:rPr>
        <w:t xml:space="preserve"> </w:t>
      </w:r>
      <w:r w:rsidR="00441EE8" w:rsidRPr="00A12542">
        <w:rPr>
          <w:rFonts w:asciiTheme="majorBidi" w:hAnsiTheme="majorBidi" w:cstheme="majorBidi"/>
          <w:sz w:val="22"/>
          <w:szCs w:val="22"/>
        </w:rPr>
        <w:t xml:space="preserve">and </w:t>
      </w:r>
      <w:r w:rsidR="00F661A4">
        <w:rPr>
          <w:rFonts w:asciiTheme="majorBidi" w:hAnsiTheme="majorBidi" w:cstheme="majorBidi"/>
          <w:sz w:val="22"/>
          <w:szCs w:val="22"/>
        </w:rPr>
        <w:t>mothers</w:t>
      </w:r>
      <w:r w:rsidR="00F661A4" w:rsidRPr="00A12542">
        <w:rPr>
          <w:rFonts w:asciiTheme="majorBidi" w:hAnsiTheme="majorBidi" w:cstheme="majorBidi"/>
          <w:sz w:val="22"/>
          <w:szCs w:val="22"/>
        </w:rPr>
        <w:t xml:space="preserve"> </w:t>
      </w:r>
      <w:r w:rsidR="00F661A4">
        <w:rPr>
          <w:rFonts w:asciiTheme="majorBidi" w:hAnsiTheme="majorBidi" w:cstheme="majorBidi"/>
          <w:sz w:val="22"/>
          <w:szCs w:val="22"/>
        </w:rPr>
        <w:t>w</w:t>
      </w:r>
      <w:ins w:id="1444" w:author="Dahal, Kajol" w:date="2025-12-02T11:22:00Z">
        <w:r w:rsidR="007143B1">
          <w:rPr>
            <w:rFonts w:asciiTheme="majorBidi" w:hAnsiTheme="majorBidi" w:cstheme="majorBidi"/>
            <w:sz w:val="22"/>
            <w:szCs w:val="22"/>
          </w:rPr>
          <w:t>ith</w:t>
        </w:r>
      </w:ins>
      <w:del w:id="1445" w:author="Dahal, Kajol" w:date="2025-12-02T11:22:00Z">
        <w:r w:rsidR="00F661A4" w:rsidDel="007143B1">
          <w:rPr>
            <w:rFonts w:asciiTheme="majorBidi" w:hAnsiTheme="majorBidi" w:cstheme="majorBidi"/>
            <w:sz w:val="22"/>
            <w:szCs w:val="22"/>
          </w:rPr>
          <w:delText xml:space="preserve">ho </w:delText>
        </w:r>
        <w:r w:rsidR="00DD704A" w:rsidRPr="00A12542" w:rsidDel="007143B1">
          <w:rPr>
            <w:rFonts w:asciiTheme="majorBidi" w:hAnsiTheme="majorBidi" w:cstheme="majorBidi"/>
            <w:sz w:val="22"/>
            <w:szCs w:val="22"/>
          </w:rPr>
          <w:delText>ha</w:delText>
        </w:r>
        <w:r w:rsidR="0072662A" w:rsidDel="007143B1">
          <w:rPr>
            <w:rFonts w:asciiTheme="majorBidi" w:hAnsiTheme="majorBidi" w:cstheme="majorBidi"/>
            <w:sz w:val="22"/>
            <w:szCs w:val="22"/>
          </w:rPr>
          <w:delText>d</w:delText>
        </w:r>
      </w:del>
      <w:r w:rsidR="00DD704A" w:rsidRPr="00A12542">
        <w:rPr>
          <w:rFonts w:asciiTheme="majorBidi" w:hAnsiTheme="majorBidi" w:cstheme="majorBidi"/>
          <w:sz w:val="22"/>
          <w:szCs w:val="22"/>
        </w:rPr>
        <w:t xml:space="preserve"> secondary or higher education were </w:t>
      </w:r>
      <w:r w:rsidR="006A541E" w:rsidRPr="00A12542">
        <w:rPr>
          <w:rFonts w:asciiTheme="majorBidi" w:hAnsiTheme="majorBidi" w:cstheme="majorBidi"/>
          <w:sz w:val="22"/>
          <w:szCs w:val="22"/>
        </w:rPr>
        <w:t xml:space="preserve">less likely to </w:t>
      </w:r>
      <w:ins w:id="1446" w:author="Dahal, Kajol" w:date="2025-12-02T11:22:00Z">
        <w:r w:rsidR="007143B1">
          <w:rPr>
            <w:rFonts w:asciiTheme="majorBidi" w:hAnsiTheme="majorBidi" w:cstheme="majorBidi"/>
            <w:sz w:val="22"/>
            <w:szCs w:val="22"/>
          </w:rPr>
          <w:t>experience</w:t>
        </w:r>
      </w:ins>
      <w:del w:id="1447" w:author="Dahal, Kajol" w:date="2025-12-02T11:22:00Z">
        <w:r w:rsidR="006A541E" w:rsidRPr="00A12542" w:rsidDel="007143B1">
          <w:rPr>
            <w:rFonts w:asciiTheme="majorBidi" w:hAnsiTheme="majorBidi" w:cstheme="majorBidi"/>
            <w:sz w:val="22"/>
            <w:szCs w:val="22"/>
          </w:rPr>
          <w:delText>have</w:delText>
        </w:r>
      </w:del>
      <w:ins w:id="1448" w:author="Dahal, Kajol" w:date="2025-12-02T11:22:00Z">
        <w:r w:rsidR="007143B1">
          <w:rPr>
            <w:rFonts w:asciiTheme="majorBidi" w:hAnsiTheme="majorBidi" w:cstheme="majorBidi"/>
            <w:sz w:val="22"/>
            <w:szCs w:val="22"/>
          </w:rPr>
          <w:t xml:space="preserve"> the</w:t>
        </w:r>
      </w:ins>
      <w:r w:rsidR="006A541E" w:rsidRPr="00A12542">
        <w:rPr>
          <w:rFonts w:asciiTheme="majorBidi" w:hAnsiTheme="majorBidi" w:cstheme="majorBidi"/>
          <w:sz w:val="22"/>
          <w:szCs w:val="22"/>
        </w:rPr>
        <w:t xml:space="preserve"> co-existence</w:t>
      </w:r>
      <w:r w:rsidR="005E0A0D" w:rsidRPr="00A12542">
        <w:rPr>
          <w:rFonts w:asciiTheme="majorBidi" w:hAnsiTheme="majorBidi" w:cstheme="majorBidi"/>
          <w:sz w:val="22"/>
          <w:szCs w:val="22"/>
        </w:rPr>
        <w:t xml:space="preserve"> of anemia and undernutrition</w:t>
      </w:r>
      <w:ins w:id="1449" w:author="Dahal, Kajol" w:date="2025-12-02T11:23:00Z">
        <w:r w:rsidR="007143B1">
          <w:rPr>
            <w:rFonts w:asciiTheme="majorBidi" w:hAnsiTheme="majorBidi" w:cstheme="majorBidi"/>
            <w:sz w:val="22"/>
            <w:szCs w:val="22"/>
          </w:rPr>
          <w:t>, as well as</w:t>
        </w:r>
      </w:ins>
      <w:del w:id="1450" w:author="Dahal, Kajol" w:date="2025-12-02T11:23:00Z">
        <w:r w:rsidR="003E1F85" w:rsidRPr="00A12542" w:rsidDel="007143B1">
          <w:rPr>
            <w:rFonts w:asciiTheme="majorBidi" w:hAnsiTheme="majorBidi" w:cstheme="majorBidi"/>
            <w:sz w:val="22"/>
            <w:szCs w:val="22"/>
          </w:rPr>
          <w:delText xml:space="preserve"> and</w:delText>
        </w:r>
      </w:del>
      <w:r w:rsidR="003E1F85" w:rsidRPr="00A12542">
        <w:rPr>
          <w:rFonts w:asciiTheme="majorBidi" w:hAnsiTheme="majorBidi" w:cstheme="majorBidi"/>
          <w:sz w:val="22"/>
          <w:szCs w:val="22"/>
        </w:rPr>
        <w:t xml:space="preserve"> anemia alone</w:t>
      </w:r>
      <w:ins w:id="1451" w:author="Dahal, Kajol" w:date="2025-12-02T11:23:00Z">
        <w:r w:rsidR="007143B1">
          <w:rPr>
            <w:rFonts w:asciiTheme="majorBidi" w:hAnsiTheme="majorBidi" w:cstheme="majorBidi"/>
            <w:sz w:val="22"/>
            <w:szCs w:val="22"/>
          </w:rPr>
          <w:t>,</w:t>
        </w:r>
      </w:ins>
      <w:r w:rsidR="003E1F85" w:rsidRPr="00A12542">
        <w:rPr>
          <w:rFonts w:asciiTheme="majorBidi" w:hAnsiTheme="majorBidi" w:cstheme="majorBidi"/>
          <w:sz w:val="22"/>
          <w:szCs w:val="22"/>
        </w:rPr>
        <w:t xml:space="preserve"> compared </w:t>
      </w:r>
      <w:r w:rsidR="00F661A4">
        <w:rPr>
          <w:rFonts w:asciiTheme="majorBidi" w:hAnsiTheme="majorBidi" w:cstheme="majorBidi"/>
          <w:sz w:val="22"/>
          <w:szCs w:val="22"/>
        </w:rPr>
        <w:t>to children</w:t>
      </w:r>
      <w:r w:rsidR="00F13241">
        <w:rPr>
          <w:rFonts w:asciiTheme="majorBidi" w:hAnsiTheme="majorBidi" w:cstheme="majorBidi"/>
          <w:sz w:val="22"/>
          <w:szCs w:val="22"/>
        </w:rPr>
        <w:t xml:space="preserve"> without </w:t>
      </w:r>
      <w:ins w:id="1452" w:author="Dahal, Kajol" w:date="2025-12-02T11:24:00Z">
        <w:r w:rsidR="007143B1">
          <w:rPr>
            <w:rFonts w:asciiTheme="majorBidi" w:hAnsiTheme="majorBidi" w:cstheme="majorBidi"/>
            <w:sz w:val="22"/>
            <w:szCs w:val="22"/>
          </w:rPr>
          <w:t>these conditions</w:t>
        </w:r>
      </w:ins>
      <w:del w:id="1453" w:author="Dahal, Kajol" w:date="2025-12-02T11:24:00Z">
        <w:r w:rsidR="00F13241" w:rsidDel="007143B1">
          <w:rPr>
            <w:rFonts w:asciiTheme="majorBidi" w:hAnsiTheme="majorBidi" w:cstheme="majorBidi"/>
            <w:sz w:val="22"/>
            <w:szCs w:val="22"/>
          </w:rPr>
          <w:delText>anemia and undernutrition</w:delText>
        </w:r>
      </w:del>
      <w:r w:rsidR="006A541E" w:rsidRPr="00A12542">
        <w:rPr>
          <w:rFonts w:asciiTheme="majorBidi" w:hAnsiTheme="majorBidi" w:cstheme="majorBidi"/>
          <w:sz w:val="22"/>
          <w:szCs w:val="22"/>
        </w:rPr>
        <w:t>.</w:t>
      </w:r>
      <w:r w:rsidR="003215D4" w:rsidRPr="00A12542">
        <w:rPr>
          <w:rFonts w:asciiTheme="majorBidi" w:hAnsiTheme="majorBidi" w:cstheme="majorBidi"/>
          <w:sz w:val="22"/>
          <w:szCs w:val="22"/>
        </w:rPr>
        <w:t xml:space="preserve"> </w:t>
      </w:r>
      <w:r w:rsidR="000877F0" w:rsidRPr="00A12542">
        <w:rPr>
          <w:rFonts w:asciiTheme="majorBidi" w:hAnsiTheme="majorBidi" w:cstheme="majorBidi"/>
          <w:sz w:val="22"/>
          <w:szCs w:val="22"/>
        </w:rPr>
        <w:t xml:space="preserve">The health and </w:t>
      </w:r>
      <w:r w:rsidR="003A4F2E" w:rsidRPr="00A12542">
        <w:rPr>
          <w:rFonts w:asciiTheme="majorBidi" w:hAnsiTheme="majorBidi" w:cstheme="majorBidi"/>
          <w:sz w:val="22"/>
          <w:szCs w:val="22"/>
        </w:rPr>
        <w:t>nutrition</w:t>
      </w:r>
      <w:r w:rsidR="000877F0" w:rsidRPr="00A12542">
        <w:rPr>
          <w:rFonts w:asciiTheme="majorBidi" w:hAnsiTheme="majorBidi" w:cstheme="majorBidi"/>
          <w:sz w:val="22"/>
          <w:szCs w:val="22"/>
        </w:rPr>
        <w:t xml:space="preserve"> of </w:t>
      </w:r>
      <w:r w:rsidR="005472FB" w:rsidRPr="00A12542">
        <w:rPr>
          <w:rFonts w:asciiTheme="majorBidi" w:hAnsiTheme="majorBidi" w:cstheme="majorBidi"/>
          <w:sz w:val="22"/>
          <w:szCs w:val="22"/>
        </w:rPr>
        <w:t>the child</w:t>
      </w:r>
      <w:r w:rsidR="000877F0" w:rsidRPr="00A12542">
        <w:rPr>
          <w:rFonts w:asciiTheme="majorBidi" w:hAnsiTheme="majorBidi" w:cstheme="majorBidi"/>
          <w:sz w:val="22"/>
          <w:szCs w:val="22"/>
        </w:rPr>
        <w:t xml:space="preserve"> </w:t>
      </w:r>
      <w:ins w:id="1454" w:author="Dahal, Kajol" w:date="2025-12-02T11:24:00Z">
        <w:r w:rsidR="007143B1">
          <w:rPr>
            <w:rFonts w:asciiTheme="majorBidi" w:hAnsiTheme="majorBidi" w:cstheme="majorBidi"/>
            <w:sz w:val="22"/>
            <w:szCs w:val="22"/>
          </w:rPr>
          <w:t>largely</w:t>
        </w:r>
      </w:ins>
      <w:del w:id="1455" w:author="Dahal, Kajol" w:date="2025-12-02T11:24:00Z">
        <w:r w:rsidR="003A4F2E" w:rsidRPr="00A12542" w:rsidDel="007143B1">
          <w:rPr>
            <w:rFonts w:asciiTheme="majorBidi" w:hAnsiTheme="majorBidi" w:cstheme="majorBidi"/>
            <w:sz w:val="22"/>
            <w:szCs w:val="22"/>
          </w:rPr>
          <w:delText>highly</w:delText>
        </w:r>
      </w:del>
      <w:r w:rsidR="003A4F2E" w:rsidRPr="00A12542">
        <w:rPr>
          <w:rFonts w:asciiTheme="majorBidi" w:hAnsiTheme="majorBidi" w:cstheme="majorBidi"/>
          <w:sz w:val="22"/>
          <w:szCs w:val="22"/>
        </w:rPr>
        <w:t xml:space="preserve"> </w:t>
      </w:r>
      <w:r w:rsidR="00194F11" w:rsidRPr="00A12542">
        <w:rPr>
          <w:rFonts w:asciiTheme="majorBidi" w:hAnsiTheme="majorBidi" w:cstheme="majorBidi"/>
          <w:sz w:val="22"/>
          <w:szCs w:val="22"/>
        </w:rPr>
        <w:t>depend</w:t>
      </w:r>
      <w:r w:rsidR="003A4F2E" w:rsidRPr="00A12542">
        <w:rPr>
          <w:rFonts w:asciiTheme="majorBidi" w:hAnsiTheme="majorBidi" w:cstheme="majorBidi"/>
          <w:sz w:val="22"/>
          <w:szCs w:val="22"/>
        </w:rPr>
        <w:t xml:space="preserve"> on the m</w:t>
      </w:r>
      <w:r w:rsidR="001847BE" w:rsidRPr="00A12542">
        <w:rPr>
          <w:rFonts w:asciiTheme="majorBidi" w:hAnsiTheme="majorBidi" w:cstheme="majorBidi"/>
          <w:sz w:val="22"/>
          <w:szCs w:val="22"/>
        </w:rPr>
        <w:t>other</w:t>
      </w:r>
      <w:r w:rsidR="00F661A4">
        <w:rPr>
          <w:rFonts w:asciiTheme="majorBidi" w:hAnsiTheme="majorBidi" w:cstheme="majorBidi"/>
          <w:sz w:val="22"/>
          <w:szCs w:val="22"/>
        </w:rPr>
        <w:t xml:space="preserve">, </w:t>
      </w:r>
      <w:ins w:id="1456" w:author="Dahal, Kajol" w:date="2025-12-02T11:25:00Z">
        <w:r w:rsidR="007143B1">
          <w:rPr>
            <w:rFonts w:asciiTheme="majorBidi" w:hAnsiTheme="majorBidi" w:cstheme="majorBidi"/>
            <w:sz w:val="22"/>
            <w:szCs w:val="22"/>
          </w:rPr>
          <w:t xml:space="preserve">who is typically </w:t>
        </w:r>
      </w:ins>
      <w:del w:id="1457" w:author="Dahal, Kajol" w:date="2025-12-02T11:25:00Z">
        <w:r w:rsidR="00F661A4" w:rsidDel="007143B1">
          <w:rPr>
            <w:rFonts w:asciiTheme="majorBidi" w:hAnsiTheme="majorBidi" w:cstheme="majorBidi"/>
            <w:sz w:val="22"/>
            <w:szCs w:val="22"/>
          </w:rPr>
          <w:delText xml:space="preserve">being </w:delText>
        </w:r>
      </w:del>
      <w:r w:rsidR="001847BE" w:rsidRPr="00A12542">
        <w:rPr>
          <w:rFonts w:asciiTheme="majorBidi" w:hAnsiTheme="majorBidi" w:cstheme="majorBidi"/>
          <w:sz w:val="22"/>
          <w:szCs w:val="22"/>
        </w:rPr>
        <w:t xml:space="preserve">the primary </w:t>
      </w:r>
      <w:r w:rsidR="004D2AB0" w:rsidRPr="00A12542">
        <w:rPr>
          <w:rFonts w:asciiTheme="majorBidi" w:hAnsiTheme="majorBidi" w:cstheme="majorBidi"/>
          <w:sz w:val="22"/>
          <w:szCs w:val="22"/>
        </w:rPr>
        <w:t>caretaker</w:t>
      </w:r>
      <w:r w:rsidR="001847BE" w:rsidRPr="00A12542">
        <w:rPr>
          <w:rFonts w:asciiTheme="majorBidi" w:hAnsiTheme="majorBidi" w:cstheme="majorBidi"/>
          <w:sz w:val="22"/>
          <w:szCs w:val="22"/>
        </w:rPr>
        <w:t xml:space="preserve"> </w:t>
      </w:r>
      <w:ins w:id="1458" w:author="Dahal, Kajol" w:date="2025-12-02T11:25:00Z">
        <w:r w:rsidR="007143B1">
          <w:rPr>
            <w:rFonts w:asciiTheme="majorBidi" w:hAnsiTheme="majorBidi" w:cstheme="majorBidi"/>
            <w:sz w:val="22"/>
            <w:szCs w:val="22"/>
          </w:rPr>
          <w:t>and responsible for</w:t>
        </w:r>
      </w:ins>
      <w:del w:id="1459" w:author="Dahal, Kajol" w:date="2025-12-02T11:25:00Z">
        <w:r w:rsidR="001847BE" w:rsidRPr="00A12542" w:rsidDel="007143B1">
          <w:rPr>
            <w:rFonts w:asciiTheme="majorBidi" w:hAnsiTheme="majorBidi" w:cstheme="majorBidi"/>
            <w:sz w:val="22"/>
            <w:szCs w:val="22"/>
          </w:rPr>
          <w:delText xml:space="preserve">of the child </w:delText>
        </w:r>
        <w:r w:rsidR="00F661A4" w:rsidDel="007143B1">
          <w:rPr>
            <w:rFonts w:asciiTheme="majorBidi" w:hAnsiTheme="majorBidi" w:cstheme="majorBidi"/>
            <w:sz w:val="22"/>
            <w:szCs w:val="22"/>
          </w:rPr>
          <w:delText>with</w:delText>
        </w:r>
      </w:del>
      <w:r w:rsidR="00F661A4">
        <w:rPr>
          <w:rFonts w:asciiTheme="majorBidi" w:hAnsiTheme="majorBidi" w:cstheme="majorBidi"/>
          <w:sz w:val="22"/>
          <w:szCs w:val="22"/>
        </w:rPr>
        <w:t xml:space="preserve"> </w:t>
      </w:r>
      <w:r w:rsidR="00536DEF" w:rsidRPr="00A12542">
        <w:rPr>
          <w:rFonts w:asciiTheme="majorBidi" w:hAnsiTheme="majorBidi" w:cstheme="majorBidi"/>
          <w:sz w:val="22"/>
          <w:szCs w:val="22"/>
        </w:rPr>
        <w:t>aware</w:t>
      </w:r>
      <w:r w:rsidR="00F661A4">
        <w:rPr>
          <w:rFonts w:asciiTheme="majorBidi" w:hAnsiTheme="majorBidi" w:cstheme="majorBidi"/>
          <w:sz w:val="22"/>
          <w:szCs w:val="22"/>
        </w:rPr>
        <w:t>ness</w:t>
      </w:r>
      <w:r w:rsidR="00536DEF" w:rsidRPr="00A12542">
        <w:rPr>
          <w:rFonts w:asciiTheme="majorBidi" w:hAnsiTheme="majorBidi" w:cstheme="majorBidi"/>
          <w:sz w:val="22"/>
          <w:szCs w:val="22"/>
        </w:rPr>
        <w:t xml:space="preserve"> of the child’s health</w:t>
      </w:r>
      <w:r w:rsidR="0087062B" w:rsidRPr="00A12542">
        <w:rPr>
          <w:rFonts w:asciiTheme="majorBidi" w:hAnsiTheme="majorBidi" w:cstheme="majorBidi"/>
          <w:sz w:val="22"/>
          <w:szCs w:val="22"/>
        </w:rPr>
        <w:t xml:space="preserve">. </w:t>
      </w:r>
      <w:del w:id="1460" w:author="Dahal, Kajol" w:date="2025-12-02T11:26:00Z">
        <w:r w:rsidR="002164FD" w:rsidRPr="00A12542" w:rsidDel="007143B1">
          <w:rPr>
            <w:rFonts w:asciiTheme="majorBidi" w:hAnsiTheme="majorBidi" w:cstheme="majorBidi"/>
            <w:sz w:val="22"/>
            <w:szCs w:val="22"/>
          </w:rPr>
          <w:delText>The a</w:delText>
        </w:r>
      </w:del>
      <w:ins w:id="1461" w:author="Dahal, Kajol" w:date="2025-12-02T11:26:00Z">
        <w:r w:rsidR="007143B1">
          <w:rPr>
            <w:rFonts w:asciiTheme="majorBidi" w:hAnsiTheme="majorBidi" w:cstheme="majorBidi"/>
            <w:sz w:val="22"/>
            <w:szCs w:val="22"/>
          </w:rPr>
          <w:t>A</w:t>
        </w:r>
      </w:ins>
      <w:r w:rsidR="002164FD" w:rsidRPr="00A12542">
        <w:rPr>
          <w:rFonts w:asciiTheme="majorBidi" w:hAnsiTheme="majorBidi" w:cstheme="majorBidi"/>
          <w:sz w:val="22"/>
          <w:szCs w:val="22"/>
        </w:rPr>
        <w:t>nalys</w:t>
      </w:r>
      <w:ins w:id="1462" w:author="Dahal, Kajol" w:date="2025-12-02T11:26:00Z">
        <w:r w:rsidR="007143B1">
          <w:rPr>
            <w:rFonts w:asciiTheme="majorBidi" w:hAnsiTheme="majorBidi" w:cstheme="majorBidi"/>
            <w:sz w:val="22"/>
            <w:szCs w:val="22"/>
          </w:rPr>
          <w:t>e</w:t>
        </w:r>
      </w:ins>
      <w:del w:id="1463" w:author="Dahal, Kajol" w:date="2025-12-02T11:26:00Z">
        <w:r w:rsidR="002164FD" w:rsidRPr="00A12542" w:rsidDel="007143B1">
          <w:rPr>
            <w:rFonts w:asciiTheme="majorBidi" w:hAnsiTheme="majorBidi" w:cstheme="majorBidi"/>
            <w:sz w:val="22"/>
            <w:szCs w:val="22"/>
          </w:rPr>
          <w:delText>i</w:delText>
        </w:r>
      </w:del>
      <w:r w:rsidR="002164FD" w:rsidRPr="00A12542">
        <w:rPr>
          <w:rFonts w:asciiTheme="majorBidi" w:hAnsiTheme="majorBidi" w:cstheme="majorBidi"/>
          <w:sz w:val="22"/>
          <w:szCs w:val="22"/>
        </w:rPr>
        <w:t xml:space="preserve">s of DHS data </w:t>
      </w:r>
      <w:r w:rsidR="5CBE5C70" w:rsidRPr="00A12542">
        <w:rPr>
          <w:rFonts w:asciiTheme="majorBidi" w:hAnsiTheme="majorBidi" w:cstheme="majorBidi"/>
          <w:sz w:val="22"/>
          <w:szCs w:val="22"/>
        </w:rPr>
        <w:t>from</w:t>
      </w:r>
      <w:r w:rsidR="002164FD" w:rsidRPr="00A12542">
        <w:rPr>
          <w:rFonts w:asciiTheme="majorBidi" w:hAnsiTheme="majorBidi" w:cstheme="majorBidi"/>
          <w:sz w:val="22"/>
          <w:szCs w:val="22"/>
        </w:rPr>
        <w:t xml:space="preserve"> Nepal and India s</w:t>
      </w:r>
      <w:r w:rsidR="05656FA1" w:rsidRPr="00A12542">
        <w:rPr>
          <w:rFonts w:asciiTheme="majorBidi" w:hAnsiTheme="majorBidi" w:cstheme="majorBidi"/>
          <w:sz w:val="22"/>
          <w:szCs w:val="22"/>
        </w:rPr>
        <w:t>uggest</w:t>
      </w:r>
      <w:del w:id="1464" w:author="Dahal, Kajol" w:date="2025-12-02T11:26:00Z">
        <w:r w:rsidR="05656FA1" w:rsidRPr="00A12542" w:rsidDel="007143B1">
          <w:rPr>
            <w:rFonts w:asciiTheme="majorBidi" w:hAnsiTheme="majorBidi" w:cstheme="majorBidi"/>
            <w:sz w:val="22"/>
            <w:szCs w:val="22"/>
          </w:rPr>
          <w:delText>s</w:delText>
        </w:r>
      </w:del>
      <w:r w:rsidR="002164FD" w:rsidRPr="00A12542">
        <w:rPr>
          <w:rFonts w:asciiTheme="majorBidi" w:hAnsiTheme="majorBidi" w:cstheme="majorBidi"/>
          <w:sz w:val="22"/>
          <w:szCs w:val="22"/>
        </w:rPr>
        <w:t xml:space="preserve"> that women’s </w:t>
      </w:r>
      <w:r w:rsidR="00043880" w:rsidRPr="00A12542">
        <w:rPr>
          <w:rFonts w:asciiTheme="majorBidi" w:hAnsiTheme="majorBidi" w:cstheme="majorBidi"/>
          <w:sz w:val="22"/>
          <w:szCs w:val="22"/>
        </w:rPr>
        <w:t>decision-making</w:t>
      </w:r>
      <w:r w:rsidR="002164FD" w:rsidRPr="00A12542">
        <w:rPr>
          <w:rFonts w:asciiTheme="majorBidi" w:hAnsiTheme="majorBidi" w:cstheme="majorBidi"/>
          <w:sz w:val="22"/>
          <w:szCs w:val="22"/>
        </w:rPr>
        <w:t xml:space="preserve"> authority </w:t>
      </w:r>
      <w:r w:rsidR="4BE5E2F9" w:rsidRPr="00A12542">
        <w:rPr>
          <w:rFonts w:asciiTheme="majorBidi" w:hAnsiTheme="majorBidi" w:cstheme="majorBidi"/>
          <w:sz w:val="22"/>
          <w:szCs w:val="22"/>
        </w:rPr>
        <w:t xml:space="preserve">(maternal autonomy in household decision-making) </w:t>
      </w:r>
      <w:r w:rsidR="002164FD" w:rsidRPr="00A12542">
        <w:rPr>
          <w:rFonts w:asciiTheme="majorBidi" w:hAnsiTheme="majorBidi" w:cstheme="majorBidi"/>
          <w:sz w:val="22"/>
          <w:szCs w:val="22"/>
        </w:rPr>
        <w:t>improves</w:t>
      </w:r>
      <w:r w:rsidR="00F13241">
        <w:rPr>
          <w:rFonts w:asciiTheme="majorBidi" w:hAnsiTheme="majorBidi" w:cstheme="majorBidi"/>
          <w:sz w:val="22"/>
          <w:szCs w:val="22"/>
        </w:rPr>
        <w:t xml:space="preserve"> the </w:t>
      </w:r>
      <w:ins w:id="1465" w:author="Dahal, Kajol" w:date="2025-12-02T11:26:00Z">
        <w:r w:rsidR="007143B1">
          <w:rPr>
            <w:rFonts w:asciiTheme="majorBidi" w:hAnsiTheme="majorBidi" w:cstheme="majorBidi"/>
            <w:sz w:val="22"/>
            <w:szCs w:val="22"/>
          </w:rPr>
          <w:t xml:space="preserve">children’s </w:t>
        </w:r>
      </w:ins>
      <w:r w:rsidR="00F13241">
        <w:rPr>
          <w:rFonts w:asciiTheme="majorBidi" w:hAnsiTheme="majorBidi" w:cstheme="majorBidi"/>
          <w:sz w:val="22"/>
          <w:szCs w:val="22"/>
        </w:rPr>
        <w:t>nutritional status</w:t>
      </w:r>
      <w:del w:id="1466" w:author="Dahal, Kajol" w:date="2025-12-02T11:27:00Z">
        <w:r w:rsidR="00F13241" w:rsidDel="007143B1">
          <w:rPr>
            <w:rFonts w:asciiTheme="majorBidi" w:hAnsiTheme="majorBidi" w:cstheme="majorBidi"/>
            <w:sz w:val="22"/>
            <w:szCs w:val="22"/>
          </w:rPr>
          <w:delText xml:space="preserve"> of </w:delText>
        </w:r>
        <w:r w:rsidR="002164FD" w:rsidRPr="00A12542" w:rsidDel="007143B1">
          <w:rPr>
            <w:rFonts w:asciiTheme="majorBidi" w:hAnsiTheme="majorBidi" w:cstheme="majorBidi"/>
            <w:sz w:val="22"/>
            <w:szCs w:val="22"/>
          </w:rPr>
          <w:delText xml:space="preserve"> child</w:delText>
        </w:r>
        <w:r w:rsidR="00F13241" w:rsidDel="007143B1">
          <w:rPr>
            <w:rFonts w:asciiTheme="majorBidi" w:hAnsiTheme="majorBidi" w:cstheme="majorBidi"/>
            <w:sz w:val="22"/>
            <w:szCs w:val="22"/>
          </w:rPr>
          <w:delText>ren</w:delText>
        </w:r>
      </w:del>
      <w:r w:rsidR="00F13241">
        <w:rPr>
          <w:rFonts w:asciiTheme="majorBidi" w:hAnsiTheme="majorBidi" w:cstheme="majorBidi"/>
          <w:sz w:val="22"/>
          <w:szCs w:val="22"/>
        </w:rPr>
        <w:t xml:space="preserve"> and reduces </w:t>
      </w:r>
      <w:r w:rsidR="002164FD" w:rsidRPr="00A12542">
        <w:rPr>
          <w:rFonts w:asciiTheme="majorBidi" w:hAnsiTheme="majorBidi" w:cstheme="majorBidi"/>
          <w:sz w:val="22"/>
          <w:szCs w:val="22"/>
        </w:rPr>
        <w:t xml:space="preserve"> child mortality</w:t>
      </w:r>
      <w:r w:rsidR="73D62C9B" w:rsidRPr="00A12542">
        <w:rPr>
          <w:rFonts w:asciiTheme="majorBidi" w:hAnsiTheme="majorBidi" w:cstheme="majorBidi"/>
          <w:sz w:val="22"/>
          <w:szCs w:val="22"/>
        </w:rPr>
        <w:t>, even</w:t>
      </w:r>
      <w:r w:rsidR="002164FD" w:rsidRPr="00A12542">
        <w:rPr>
          <w:rFonts w:asciiTheme="majorBidi" w:hAnsiTheme="majorBidi" w:cstheme="majorBidi"/>
          <w:sz w:val="22"/>
          <w:szCs w:val="22"/>
        </w:rPr>
        <w:t xml:space="preserve"> after controlling for education and wealth</w:t>
      </w:r>
      <w:ins w:id="1467" w:author="Dahal, Kajol" w:date="2025-12-02T11:27:00Z">
        <w:r w:rsidR="007143B1">
          <w:rPr>
            <w:rFonts w:asciiTheme="majorBidi" w:hAnsiTheme="majorBidi" w:cstheme="majorBidi"/>
            <w:sz w:val="22"/>
            <w:szCs w:val="22"/>
          </w:rPr>
          <w:t xml:space="preserve"> </w:t>
        </w:r>
      </w:ins>
      <w:r w:rsidR="005472FB" w:rsidRPr="00A12542">
        <w:rPr>
          <w:rFonts w:asciiTheme="majorBidi" w:hAnsiTheme="majorBidi" w:cstheme="majorBidi"/>
          <w:sz w:val="22"/>
          <w:szCs w:val="22"/>
        </w:rPr>
        <w:fldChar w:fldCharType="begin"/>
      </w:r>
      <w:r w:rsidR="00901493">
        <w:rPr>
          <w:rFonts w:asciiTheme="majorBidi" w:hAnsiTheme="majorBidi" w:cstheme="majorBidi"/>
          <w:sz w:val="22"/>
          <w:szCs w:val="22"/>
        </w:rPr>
        <w:instrText xml:space="preserve"> ADDIN ZOTERO_ITEM CSL_CITATION {"citationID":"Xdsyx9v0","properties":{"formattedCitation":"[44]","plainCitation":"[44]","noteIndex":0},"citationItems":[{"id":2176,"uris":["http://zotero.org/users/3118180/items/UBC4ZRIU"],"itemData":{"id":2176,"type":"article-journal","language":"en","source":"Zotero","title":"Women’s Decisionmaking And Child Health: Familial And Social Hierarchies","author":[{"family":"Desai","given":"Sonalde"},{"family":"Johnson","given":"Kiersten"}]}}],"schema":"https://github.com/citation-style-language/schema/raw/master/csl-citation.json"} </w:instrText>
      </w:r>
      <w:r w:rsidR="005472FB" w:rsidRPr="00A12542">
        <w:rPr>
          <w:rFonts w:asciiTheme="majorBidi" w:hAnsiTheme="majorBidi" w:cstheme="majorBidi"/>
          <w:sz w:val="22"/>
          <w:szCs w:val="22"/>
        </w:rPr>
        <w:fldChar w:fldCharType="separate"/>
      </w:r>
      <w:r w:rsidR="00901493" w:rsidRPr="00901493">
        <w:rPr>
          <w:rFonts w:ascii="Times New Roman" w:hAnsi="Times New Roman" w:cs="Times New Roman"/>
          <w:sz w:val="22"/>
        </w:rPr>
        <w:t>[44]</w:t>
      </w:r>
      <w:r w:rsidR="005472FB" w:rsidRPr="00A12542">
        <w:rPr>
          <w:rFonts w:asciiTheme="majorBidi" w:hAnsiTheme="majorBidi" w:cstheme="majorBidi"/>
          <w:sz w:val="22"/>
          <w:szCs w:val="22"/>
        </w:rPr>
        <w:fldChar w:fldCharType="end"/>
      </w:r>
      <w:r w:rsidR="00043880" w:rsidRPr="00A12542">
        <w:rPr>
          <w:rFonts w:asciiTheme="majorBidi" w:hAnsiTheme="majorBidi" w:cstheme="majorBidi"/>
          <w:sz w:val="22"/>
          <w:szCs w:val="22"/>
        </w:rPr>
        <w:t>.</w:t>
      </w:r>
      <w:r w:rsidR="000877F0" w:rsidRPr="00A12542">
        <w:rPr>
          <w:rFonts w:asciiTheme="majorBidi" w:hAnsiTheme="majorBidi" w:cstheme="majorBidi"/>
          <w:sz w:val="22"/>
          <w:szCs w:val="22"/>
        </w:rPr>
        <w:t xml:space="preserve"> </w:t>
      </w:r>
    </w:p>
    <w:p w14:paraId="626BAEDE" w14:textId="77777777" w:rsidR="002A7A49" w:rsidRPr="002A7A49" w:rsidRDefault="002A7A49" w:rsidP="00184DDD">
      <w:pPr>
        <w:spacing w:line="360" w:lineRule="auto"/>
        <w:jc w:val="both"/>
        <w:rPr>
          <w:rFonts w:asciiTheme="majorBidi" w:hAnsiTheme="majorBidi" w:cstheme="majorBidi"/>
          <w:sz w:val="22"/>
          <w:szCs w:val="22"/>
        </w:rPr>
      </w:pPr>
    </w:p>
    <w:p w14:paraId="75A80BF3" w14:textId="5117E46D" w:rsidR="007C3F06" w:rsidRPr="00A12542" w:rsidRDefault="007C3F06" w:rsidP="00775DF7">
      <w:pPr>
        <w:spacing w:line="360" w:lineRule="auto"/>
        <w:jc w:val="both"/>
        <w:rPr>
          <w:rFonts w:asciiTheme="majorBidi" w:hAnsiTheme="majorBidi" w:cstheme="majorBidi"/>
          <w:b/>
          <w:bCs/>
          <w:sz w:val="22"/>
          <w:szCs w:val="22"/>
        </w:rPr>
      </w:pPr>
      <w:r w:rsidRPr="00A12542">
        <w:rPr>
          <w:rFonts w:asciiTheme="majorBidi" w:hAnsiTheme="majorBidi" w:cstheme="majorBidi"/>
          <w:b/>
          <w:bCs/>
          <w:sz w:val="22"/>
          <w:szCs w:val="22"/>
        </w:rPr>
        <w:t>Strengths and Limitations</w:t>
      </w:r>
    </w:p>
    <w:p w14:paraId="687B0DCF" w14:textId="5351C35B" w:rsidR="00D9740C" w:rsidRPr="00A12542" w:rsidRDefault="007C3F06" w:rsidP="3CA44E7F">
      <w:pPr>
        <w:spacing w:line="360" w:lineRule="auto"/>
        <w:jc w:val="both"/>
        <w:rPr>
          <w:rFonts w:asciiTheme="majorBidi" w:hAnsiTheme="majorBidi" w:cstheme="majorBidi"/>
          <w:sz w:val="22"/>
          <w:szCs w:val="22"/>
        </w:rPr>
      </w:pPr>
      <w:r w:rsidRPr="00A12542">
        <w:rPr>
          <w:rFonts w:asciiTheme="majorBidi" w:hAnsiTheme="majorBidi" w:cstheme="majorBidi"/>
          <w:sz w:val="22"/>
          <w:szCs w:val="22"/>
        </w:rPr>
        <w:t>Th</w:t>
      </w:r>
      <w:r w:rsidR="00161063" w:rsidRPr="00A12542">
        <w:rPr>
          <w:rFonts w:asciiTheme="majorBidi" w:hAnsiTheme="majorBidi" w:cstheme="majorBidi"/>
          <w:sz w:val="22"/>
          <w:szCs w:val="22"/>
        </w:rPr>
        <w:t xml:space="preserve">is </w:t>
      </w:r>
      <w:r w:rsidR="01F99109" w:rsidRPr="00A12542">
        <w:rPr>
          <w:rFonts w:asciiTheme="majorBidi" w:hAnsiTheme="majorBidi" w:cstheme="majorBidi"/>
          <w:sz w:val="22"/>
          <w:szCs w:val="22"/>
        </w:rPr>
        <w:t>study has</w:t>
      </w:r>
      <w:r w:rsidRPr="00A12542">
        <w:rPr>
          <w:rFonts w:asciiTheme="majorBidi" w:hAnsiTheme="majorBidi" w:cstheme="majorBidi"/>
          <w:sz w:val="22"/>
          <w:szCs w:val="22"/>
        </w:rPr>
        <w:t xml:space="preserve"> several strengths</w:t>
      </w:r>
      <w:r w:rsidR="33029AC4" w:rsidRPr="00A12542">
        <w:rPr>
          <w:rFonts w:asciiTheme="majorBidi" w:hAnsiTheme="majorBidi" w:cstheme="majorBidi"/>
          <w:sz w:val="22"/>
          <w:szCs w:val="22"/>
        </w:rPr>
        <w:t>.</w:t>
      </w:r>
      <w:r w:rsidRPr="00A12542">
        <w:rPr>
          <w:rFonts w:asciiTheme="majorBidi" w:hAnsiTheme="majorBidi" w:cstheme="majorBidi"/>
          <w:sz w:val="22"/>
          <w:szCs w:val="22"/>
        </w:rPr>
        <w:t xml:space="preserve"> First, </w:t>
      </w:r>
      <w:r w:rsidR="7A648FC6" w:rsidRPr="00A12542">
        <w:rPr>
          <w:rFonts w:asciiTheme="majorBidi" w:hAnsiTheme="majorBidi" w:cstheme="majorBidi"/>
          <w:sz w:val="22"/>
          <w:szCs w:val="22"/>
        </w:rPr>
        <w:t>it utilized</w:t>
      </w:r>
      <w:r w:rsidRPr="00A12542">
        <w:rPr>
          <w:rFonts w:asciiTheme="majorBidi" w:hAnsiTheme="majorBidi" w:cstheme="majorBidi"/>
          <w:sz w:val="22"/>
          <w:szCs w:val="22"/>
        </w:rPr>
        <w:t xml:space="preserve"> complex survey analysis to </w:t>
      </w:r>
      <w:ins w:id="1468" w:author="Dahal, Kajol" w:date="2025-12-02T11:28:00Z">
        <w:r w:rsidR="0072081B">
          <w:rPr>
            <w:rFonts w:asciiTheme="majorBidi" w:hAnsiTheme="majorBidi" w:cstheme="majorBidi"/>
            <w:sz w:val="22"/>
            <w:szCs w:val="22"/>
          </w:rPr>
          <w:t>account for</w:t>
        </w:r>
      </w:ins>
      <w:del w:id="1469" w:author="Dahal, Kajol" w:date="2025-12-02T11:28:00Z">
        <w:r w:rsidRPr="00A12542" w:rsidDel="0072081B">
          <w:rPr>
            <w:rFonts w:asciiTheme="majorBidi" w:hAnsiTheme="majorBidi" w:cstheme="majorBidi"/>
            <w:sz w:val="22"/>
            <w:szCs w:val="22"/>
          </w:rPr>
          <w:delText>address complex</w:delText>
        </w:r>
      </w:del>
      <w:r w:rsidRPr="00A12542">
        <w:rPr>
          <w:rFonts w:asciiTheme="majorBidi" w:hAnsiTheme="majorBidi" w:cstheme="majorBidi"/>
          <w:sz w:val="22"/>
          <w:szCs w:val="22"/>
        </w:rPr>
        <w:t xml:space="preserve"> survey design and non-response rate</w:t>
      </w:r>
      <w:r w:rsidR="713BF066" w:rsidRPr="00A12542">
        <w:rPr>
          <w:rFonts w:asciiTheme="majorBidi" w:hAnsiTheme="majorBidi" w:cstheme="majorBidi"/>
          <w:sz w:val="22"/>
          <w:szCs w:val="22"/>
        </w:rPr>
        <w:t>s</w:t>
      </w:r>
      <w:r w:rsidRPr="00A12542">
        <w:rPr>
          <w:rFonts w:asciiTheme="majorBidi" w:hAnsiTheme="majorBidi" w:cstheme="majorBidi"/>
          <w:sz w:val="22"/>
          <w:szCs w:val="22"/>
        </w:rPr>
        <w:t>. Second</w:t>
      </w:r>
      <w:r w:rsidR="36F964DA" w:rsidRPr="00A12542">
        <w:rPr>
          <w:rFonts w:asciiTheme="majorBidi" w:hAnsiTheme="majorBidi" w:cstheme="majorBidi"/>
          <w:sz w:val="22"/>
          <w:szCs w:val="22"/>
        </w:rPr>
        <w:t>,</w:t>
      </w:r>
      <w:r w:rsidRPr="00A12542">
        <w:rPr>
          <w:rFonts w:asciiTheme="majorBidi" w:hAnsiTheme="majorBidi" w:cstheme="majorBidi"/>
          <w:sz w:val="22"/>
          <w:szCs w:val="22"/>
        </w:rPr>
        <w:t xml:space="preserve"> </w:t>
      </w:r>
      <w:r w:rsidR="00D9740C" w:rsidRPr="00A12542">
        <w:rPr>
          <w:rFonts w:asciiTheme="majorBidi" w:hAnsiTheme="majorBidi" w:cstheme="majorBidi"/>
          <w:sz w:val="22"/>
          <w:szCs w:val="22"/>
        </w:rPr>
        <w:t xml:space="preserve">the </w:t>
      </w:r>
      <w:r w:rsidR="439C6CB3" w:rsidRPr="00A12542">
        <w:rPr>
          <w:rFonts w:asciiTheme="majorBidi" w:hAnsiTheme="majorBidi" w:cstheme="majorBidi"/>
          <w:sz w:val="22"/>
          <w:szCs w:val="22"/>
        </w:rPr>
        <w:t>findings</w:t>
      </w:r>
      <w:del w:id="1470" w:author="Dahal, Kajol" w:date="2025-12-02T11:28:00Z">
        <w:r w:rsidR="00D9740C" w:rsidRPr="00A12542" w:rsidDel="0072081B">
          <w:rPr>
            <w:rFonts w:asciiTheme="majorBidi" w:hAnsiTheme="majorBidi" w:cstheme="majorBidi"/>
            <w:sz w:val="22"/>
            <w:szCs w:val="22"/>
          </w:rPr>
          <w:delText xml:space="preserve"> from this study</w:delText>
        </w:r>
      </w:del>
      <w:r w:rsidR="00D9740C" w:rsidRPr="00A12542">
        <w:rPr>
          <w:rFonts w:asciiTheme="majorBidi" w:hAnsiTheme="majorBidi" w:cstheme="majorBidi"/>
          <w:sz w:val="22"/>
          <w:szCs w:val="22"/>
        </w:rPr>
        <w:t xml:space="preserve"> </w:t>
      </w:r>
      <w:r w:rsidR="247B47F4" w:rsidRPr="00A12542">
        <w:rPr>
          <w:rFonts w:asciiTheme="majorBidi" w:hAnsiTheme="majorBidi" w:cstheme="majorBidi"/>
          <w:sz w:val="22"/>
          <w:szCs w:val="22"/>
        </w:rPr>
        <w:t>are</w:t>
      </w:r>
      <w:r w:rsidR="00D9740C" w:rsidRPr="00A12542">
        <w:rPr>
          <w:rFonts w:asciiTheme="majorBidi" w:hAnsiTheme="majorBidi" w:cstheme="majorBidi"/>
          <w:sz w:val="22"/>
          <w:szCs w:val="22"/>
        </w:rPr>
        <w:t xml:space="preserve"> generalizable to children </w:t>
      </w:r>
      <w:r w:rsidR="4BC401EA" w:rsidRPr="00A12542">
        <w:rPr>
          <w:rFonts w:asciiTheme="majorBidi" w:hAnsiTheme="majorBidi" w:cstheme="majorBidi"/>
          <w:sz w:val="22"/>
          <w:szCs w:val="22"/>
        </w:rPr>
        <w:t>aged 6-59 months</w:t>
      </w:r>
      <w:r w:rsidR="00D9740C" w:rsidRPr="00A12542">
        <w:rPr>
          <w:rFonts w:asciiTheme="majorBidi" w:hAnsiTheme="majorBidi" w:cstheme="majorBidi"/>
          <w:sz w:val="22"/>
          <w:szCs w:val="22"/>
        </w:rPr>
        <w:t xml:space="preserve"> </w:t>
      </w:r>
      <w:r w:rsidR="068B72A4" w:rsidRPr="00A12542">
        <w:rPr>
          <w:rFonts w:asciiTheme="majorBidi" w:hAnsiTheme="majorBidi" w:cstheme="majorBidi"/>
          <w:sz w:val="22"/>
          <w:szCs w:val="22"/>
        </w:rPr>
        <w:t>in</w:t>
      </w:r>
      <w:r w:rsidR="00161063" w:rsidRPr="00A12542">
        <w:rPr>
          <w:rFonts w:asciiTheme="majorBidi" w:hAnsiTheme="majorBidi" w:cstheme="majorBidi"/>
          <w:sz w:val="22"/>
          <w:szCs w:val="22"/>
        </w:rPr>
        <w:t xml:space="preserve"> </w:t>
      </w:r>
      <w:r w:rsidR="00D9740C" w:rsidRPr="00A12542">
        <w:rPr>
          <w:rFonts w:asciiTheme="majorBidi" w:hAnsiTheme="majorBidi" w:cstheme="majorBidi"/>
          <w:sz w:val="22"/>
          <w:szCs w:val="22"/>
        </w:rPr>
        <w:t xml:space="preserve">Nepal </w:t>
      </w:r>
      <w:r w:rsidR="21D4FF82" w:rsidRPr="00A12542">
        <w:rPr>
          <w:rFonts w:asciiTheme="majorBidi" w:hAnsiTheme="majorBidi" w:cstheme="majorBidi"/>
          <w:sz w:val="22"/>
          <w:szCs w:val="22"/>
        </w:rPr>
        <w:t>and</w:t>
      </w:r>
      <w:r w:rsidR="22083E9C" w:rsidRPr="00A12542">
        <w:rPr>
          <w:rFonts w:asciiTheme="majorBidi" w:hAnsiTheme="majorBidi" w:cstheme="majorBidi"/>
          <w:sz w:val="22"/>
          <w:szCs w:val="22"/>
        </w:rPr>
        <w:t xml:space="preserve"> to children of the same age group in </w:t>
      </w:r>
      <w:r w:rsidR="21D4FF82" w:rsidRPr="00A12542">
        <w:rPr>
          <w:rFonts w:asciiTheme="majorBidi" w:hAnsiTheme="majorBidi" w:cstheme="majorBidi"/>
          <w:sz w:val="22"/>
          <w:szCs w:val="22"/>
        </w:rPr>
        <w:t>demographically and economically similar</w:t>
      </w:r>
      <w:r w:rsidR="00D9740C" w:rsidRPr="00A12542">
        <w:rPr>
          <w:rFonts w:asciiTheme="majorBidi" w:hAnsiTheme="majorBidi" w:cstheme="majorBidi"/>
          <w:sz w:val="22"/>
          <w:szCs w:val="22"/>
        </w:rPr>
        <w:t xml:space="preserve"> </w:t>
      </w:r>
      <w:r w:rsidR="00161063" w:rsidRPr="00A12542">
        <w:rPr>
          <w:rFonts w:asciiTheme="majorBidi" w:hAnsiTheme="majorBidi" w:cstheme="majorBidi"/>
          <w:sz w:val="22"/>
          <w:szCs w:val="22"/>
        </w:rPr>
        <w:t>countries, as</w:t>
      </w:r>
      <w:r w:rsidR="00D9740C" w:rsidRPr="00A12542">
        <w:rPr>
          <w:rFonts w:asciiTheme="majorBidi" w:hAnsiTheme="majorBidi" w:cstheme="majorBidi"/>
          <w:sz w:val="22"/>
          <w:szCs w:val="22"/>
        </w:rPr>
        <w:t xml:space="preserve"> </w:t>
      </w:r>
      <w:ins w:id="1471" w:author="Dahal, Kajol" w:date="2025-12-02T11:29:00Z">
        <w:r w:rsidR="0072081B">
          <w:rPr>
            <w:rFonts w:asciiTheme="majorBidi" w:hAnsiTheme="majorBidi" w:cstheme="majorBidi"/>
            <w:sz w:val="22"/>
            <w:szCs w:val="22"/>
          </w:rPr>
          <w:t>the study</w:t>
        </w:r>
      </w:ins>
      <w:del w:id="1472" w:author="Dahal, Kajol" w:date="2025-12-02T11:29:00Z">
        <w:r w:rsidR="3DC81E3E" w:rsidRPr="00A12542" w:rsidDel="0072081B">
          <w:rPr>
            <w:rFonts w:asciiTheme="majorBidi" w:hAnsiTheme="majorBidi" w:cstheme="majorBidi"/>
            <w:sz w:val="22"/>
            <w:szCs w:val="22"/>
          </w:rPr>
          <w:delText>i</w:delText>
        </w:r>
        <w:r w:rsidR="00804096" w:rsidRPr="00A12542" w:rsidDel="0072081B">
          <w:rPr>
            <w:rFonts w:asciiTheme="majorBidi" w:hAnsiTheme="majorBidi" w:cstheme="majorBidi"/>
            <w:sz w:val="22"/>
            <w:szCs w:val="22"/>
          </w:rPr>
          <w:delText>t</w:delText>
        </w:r>
      </w:del>
      <w:r w:rsidR="00804096" w:rsidRPr="00A12542">
        <w:rPr>
          <w:rFonts w:asciiTheme="majorBidi" w:hAnsiTheme="majorBidi" w:cstheme="majorBidi"/>
          <w:sz w:val="22"/>
          <w:szCs w:val="22"/>
        </w:rPr>
        <w:t xml:space="preserve"> used</w:t>
      </w:r>
      <w:r w:rsidR="720D4F8C" w:rsidRPr="00A12542">
        <w:rPr>
          <w:rFonts w:asciiTheme="majorBidi" w:hAnsiTheme="majorBidi" w:cstheme="majorBidi"/>
          <w:sz w:val="22"/>
          <w:szCs w:val="22"/>
        </w:rPr>
        <w:t xml:space="preserve"> a</w:t>
      </w:r>
      <w:r w:rsidR="00804096" w:rsidRPr="00A12542">
        <w:rPr>
          <w:rFonts w:asciiTheme="majorBidi" w:hAnsiTheme="majorBidi" w:cstheme="majorBidi"/>
          <w:sz w:val="22"/>
          <w:szCs w:val="22"/>
        </w:rPr>
        <w:t xml:space="preserve"> nationally representative dataset. </w:t>
      </w:r>
    </w:p>
    <w:p w14:paraId="017DA183" w14:textId="7F542041" w:rsidR="00457A6F" w:rsidRPr="00A12542" w:rsidRDefault="00457A6F" w:rsidP="3CA44E7F">
      <w:pPr>
        <w:spacing w:line="360" w:lineRule="auto"/>
        <w:jc w:val="both"/>
        <w:rPr>
          <w:rFonts w:asciiTheme="majorBidi" w:hAnsiTheme="majorBidi" w:cstheme="majorBidi"/>
          <w:sz w:val="22"/>
          <w:szCs w:val="22"/>
        </w:rPr>
      </w:pPr>
      <w:r w:rsidRPr="00A12542">
        <w:rPr>
          <w:rFonts w:asciiTheme="majorBidi" w:hAnsiTheme="majorBidi" w:cstheme="majorBidi"/>
          <w:sz w:val="22"/>
          <w:szCs w:val="22"/>
        </w:rPr>
        <w:t>T</w:t>
      </w:r>
      <w:r w:rsidR="00E96484" w:rsidRPr="00A12542">
        <w:rPr>
          <w:rFonts w:asciiTheme="majorBidi" w:hAnsiTheme="majorBidi" w:cstheme="majorBidi"/>
          <w:sz w:val="22"/>
          <w:szCs w:val="22"/>
        </w:rPr>
        <w:t xml:space="preserve">his study is not free from limitations. </w:t>
      </w:r>
      <w:ins w:id="1473" w:author="Dahal, Kajol" w:date="2025-12-02T11:30:00Z">
        <w:r w:rsidR="0072081B">
          <w:rPr>
            <w:rFonts w:asciiTheme="majorBidi" w:hAnsiTheme="majorBidi" w:cstheme="majorBidi"/>
            <w:sz w:val="22"/>
            <w:szCs w:val="22"/>
          </w:rPr>
          <w:t>First,</w:t>
        </w:r>
      </w:ins>
      <w:del w:id="1474" w:author="Dahal, Kajol" w:date="2025-12-02T11:30:00Z">
        <w:r w:rsidR="00E96484" w:rsidRPr="00A12542" w:rsidDel="0072081B">
          <w:rPr>
            <w:rFonts w:asciiTheme="majorBidi" w:hAnsiTheme="majorBidi" w:cstheme="majorBidi"/>
            <w:sz w:val="22"/>
            <w:szCs w:val="22"/>
          </w:rPr>
          <w:delText xml:space="preserve">One of the </w:delText>
        </w:r>
        <w:r w:rsidR="009E5BB8" w:rsidRPr="00A12542" w:rsidDel="0072081B">
          <w:rPr>
            <w:rFonts w:asciiTheme="majorBidi" w:hAnsiTheme="majorBidi" w:cstheme="majorBidi"/>
            <w:sz w:val="22"/>
            <w:szCs w:val="22"/>
          </w:rPr>
          <w:delText>limitations</w:delText>
        </w:r>
        <w:r w:rsidR="00E96484" w:rsidRPr="00A12542" w:rsidDel="0072081B">
          <w:rPr>
            <w:rFonts w:asciiTheme="majorBidi" w:hAnsiTheme="majorBidi" w:cstheme="majorBidi"/>
            <w:sz w:val="22"/>
            <w:szCs w:val="22"/>
          </w:rPr>
          <w:delText xml:space="preserve"> is</w:delText>
        </w:r>
      </w:del>
      <w:r w:rsidR="00E96484" w:rsidRPr="00A12542">
        <w:rPr>
          <w:rFonts w:asciiTheme="majorBidi" w:hAnsiTheme="majorBidi" w:cstheme="majorBidi"/>
          <w:sz w:val="22"/>
          <w:szCs w:val="22"/>
        </w:rPr>
        <w:t xml:space="preserve"> due to </w:t>
      </w:r>
      <w:r w:rsidR="00F9455C" w:rsidRPr="00A12542">
        <w:rPr>
          <w:rFonts w:asciiTheme="majorBidi" w:hAnsiTheme="majorBidi" w:cstheme="majorBidi"/>
          <w:sz w:val="22"/>
          <w:szCs w:val="22"/>
        </w:rPr>
        <w:t>the missing</w:t>
      </w:r>
      <w:r w:rsidR="00DA52B2" w:rsidRPr="00A12542">
        <w:rPr>
          <w:rFonts w:asciiTheme="majorBidi" w:hAnsiTheme="majorBidi" w:cstheme="majorBidi"/>
          <w:sz w:val="22"/>
          <w:szCs w:val="22"/>
        </w:rPr>
        <w:t xml:space="preserve"> data</w:t>
      </w:r>
      <w:ins w:id="1475" w:author="Dahal, Kajol" w:date="2025-12-02T11:30:00Z">
        <w:r w:rsidR="0072081B">
          <w:rPr>
            <w:rFonts w:asciiTheme="majorBidi" w:hAnsiTheme="majorBidi" w:cstheme="majorBidi"/>
            <w:sz w:val="22"/>
            <w:szCs w:val="22"/>
          </w:rPr>
          <w:t>,</w:t>
        </w:r>
      </w:ins>
      <w:r w:rsidR="00DA52B2" w:rsidRPr="00A12542">
        <w:rPr>
          <w:rFonts w:asciiTheme="majorBidi" w:hAnsiTheme="majorBidi" w:cstheme="majorBidi"/>
          <w:sz w:val="22"/>
          <w:szCs w:val="22"/>
        </w:rPr>
        <w:t xml:space="preserve"> we could not</w:t>
      </w:r>
      <w:ins w:id="1476" w:author="Dahal, Kajol" w:date="2025-12-02T11:30:00Z">
        <w:r w:rsidR="00957F55">
          <w:rPr>
            <w:rFonts w:asciiTheme="majorBidi" w:hAnsiTheme="majorBidi" w:cstheme="majorBidi"/>
            <w:sz w:val="22"/>
            <w:szCs w:val="22"/>
          </w:rPr>
          <w:t xml:space="preserve"> include</w:t>
        </w:r>
      </w:ins>
      <w:r w:rsidR="00DA52B2" w:rsidRPr="00A12542">
        <w:rPr>
          <w:rFonts w:asciiTheme="majorBidi" w:hAnsiTheme="majorBidi" w:cstheme="majorBidi"/>
          <w:sz w:val="22"/>
          <w:szCs w:val="22"/>
        </w:rPr>
        <w:t xml:space="preserve"> </w:t>
      </w:r>
      <w:del w:id="1477" w:author="Dahal, Kajol" w:date="2025-12-02T11:30:00Z">
        <w:r w:rsidR="00DA52B2" w:rsidRPr="00A12542" w:rsidDel="00957F55">
          <w:rPr>
            <w:rFonts w:asciiTheme="majorBidi" w:hAnsiTheme="majorBidi" w:cstheme="majorBidi"/>
            <w:sz w:val="22"/>
            <w:szCs w:val="22"/>
          </w:rPr>
          <w:delText xml:space="preserve">utilize </w:delText>
        </w:r>
      </w:del>
      <w:r w:rsidR="00DA52B2" w:rsidRPr="00A12542">
        <w:rPr>
          <w:rFonts w:asciiTheme="majorBidi" w:hAnsiTheme="majorBidi" w:cstheme="majorBidi"/>
          <w:sz w:val="22"/>
          <w:szCs w:val="22"/>
        </w:rPr>
        <w:t xml:space="preserve">some of the important </w:t>
      </w:r>
      <w:r w:rsidR="004B0557" w:rsidRPr="00A12542">
        <w:rPr>
          <w:rFonts w:asciiTheme="majorBidi" w:hAnsiTheme="majorBidi" w:cstheme="majorBidi"/>
          <w:sz w:val="22"/>
          <w:szCs w:val="22"/>
        </w:rPr>
        <w:t xml:space="preserve">dietary </w:t>
      </w:r>
      <w:r w:rsidR="004C2AD1" w:rsidRPr="00A12542">
        <w:rPr>
          <w:rFonts w:asciiTheme="majorBidi" w:hAnsiTheme="majorBidi" w:cstheme="majorBidi"/>
          <w:sz w:val="22"/>
          <w:szCs w:val="22"/>
        </w:rPr>
        <w:t xml:space="preserve">factors </w:t>
      </w:r>
      <w:r w:rsidR="00DA52B2" w:rsidRPr="00A12542">
        <w:rPr>
          <w:rFonts w:asciiTheme="majorBidi" w:hAnsiTheme="majorBidi" w:cstheme="majorBidi"/>
          <w:sz w:val="22"/>
          <w:szCs w:val="22"/>
        </w:rPr>
        <w:t xml:space="preserve">like minimum dietary diversity score and </w:t>
      </w:r>
      <w:ins w:id="1478" w:author="Dahal, Kajol" w:date="2025-12-02T11:31:00Z">
        <w:r w:rsidR="00957F55">
          <w:rPr>
            <w:rFonts w:asciiTheme="majorBidi" w:hAnsiTheme="majorBidi" w:cstheme="majorBidi"/>
            <w:sz w:val="22"/>
            <w:szCs w:val="22"/>
          </w:rPr>
          <w:t>child</w:t>
        </w:r>
      </w:ins>
      <w:ins w:id="1479" w:author="Bikram Adhikari (bdhikari)" w:date="2025-12-02T15:56:00Z" w16du:dateUtc="2025-12-02T21:56:00Z">
        <w:r w:rsidR="00D17159">
          <w:rPr>
            <w:rFonts w:asciiTheme="majorBidi" w:hAnsiTheme="majorBidi" w:cstheme="majorBidi"/>
            <w:sz w:val="22"/>
            <w:szCs w:val="22"/>
          </w:rPr>
          <w:t>’s</w:t>
        </w:r>
      </w:ins>
      <w:ins w:id="1480" w:author="Dahal, Kajol" w:date="2025-12-02T11:31:00Z">
        <w:r w:rsidR="00957F55">
          <w:rPr>
            <w:rFonts w:asciiTheme="majorBidi" w:hAnsiTheme="majorBidi" w:cstheme="majorBidi"/>
            <w:sz w:val="22"/>
            <w:szCs w:val="22"/>
          </w:rPr>
          <w:t xml:space="preserve"> </w:t>
        </w:r>
      </w:ins>
      <w:r w:rsidR="004C2AD1" w:rsidRPr="00A12542">
        <w:rPr>
          <w:rFonts w:asciiTheme="majorBidi" w:hAnsiTheme="majorBidi" w:cstheme="majorBidi"/>
          <w:sz w:val="22"/>
          <w:szCs w:val="22"/>
        </w:rPr>
        <w:t>birth</w:t>
      </w:r>
      <w:del w:id="1481" w:author="Bikram Adhikari (bdhikari)" w:date="2025-12-02T15:56:00Z" w16du:dateUtc="2025-12-02T21:56:00Z">
        <w:r w:rsidR="004C2AD1" w:rsidRPr="00A12542" w:rsidDel="00D17159">
          <w:rPr>
            <w:rFonts w:asciiTheme="majorBidi" w:hAnsiTheme="majorBidi" w:cstheme="majorBidi"/>
            <w:sz w:val="22"/>
            <w:szCs w:val="22"/>
          </w:rPr>
          <w:delText xml:space="preserve"> </w:delText>
        </w:r>
      </w:del>
      <w:r w:rsidR="004C2AD1" w:rsidRPr="00A12542">
        <w:rPr>
          <w:rFonts w:asciiTheme="majorBidi" w:hAnsiTheme="majorBidi" w:cstheme="majorBidi"/>
          <w:sz w:val="22"/>
          <w:szCs w:val="22"/>
        </w:rPr>
        <w:t>weight</w:t>
      </w:r>
      <w:del w:id="1482" w:author="Dahal, Kajol" w:date="2025-12-02T11:31:00Z">
        <w:r w:rsidR="004C2AD1" w:rsidRPr="00A12542" w:rsidDel="00957F55">
          <w:rPr>
            <w:rFonts w:asciiTheme="majorBidi" w:hAnsiTheme="majorBidi" w:cstheme="majorBidi"/>
            <w:sz w:val="22"/>
            <w:szCs w:val="22"/>
          </w:rPr>
          <w:delText xml:space="preserve"> of child</w:delText>
        </w:r>
      </w:del>
      <w:r w:rsidR="004C2AD1" w:rsidRPr="00A12542">
        <w:rPr>
          <w:rFonts w:asciiTheme="majorBidi" w:hAnsiTheme="majorBidi" w:cstheme="majorBidi"/>
          <w:sz w:val="22"/>
          <w:szCs w:val="22"/>
        </w:rPr>
        <w:t xml:space="preserve">. Second, </w:t>
      </w:r>
      <w:ins w:id="1483" w:author="Dahal, Kajol" w:date="2025-12-02T11:31:00Z">
        <w:r w:rsidR="00957F55">
          <w:rPr>
            <w:rFonts w:asciiTheme="majorBidi" w:hAnsiTheme="majorBidi" w:cstheme="majorBidi"/>
            <w:sz w:val="22"/>
            <w:szCs w:val="22"/>
          </w:rPr>
          <w:t>because</w:t>
        </w:r>
      </w:ins>
      <w:del w:id="1484" w:author="Dahal, Kajol" w:date="2025-12-02T11:31:00Z">
        <w:r w:rsidR="00804096" w:rsidRPr="00A12542" w:rsidDel="00957F55">
          <w:rPr>
            <w:rFonts w:asciiTheme="majorBidi" w:hAnsiTheme="majorBidi" w:cstheme="majorBidi"/>
            <w:sz w:val="22"/>
            <w:szCs w:val="22"/>
          </w:rPr>
          <w:delText>due to</w:delText>
        </w:r>
      </w:del>
      <w:r w:rsidR="00804096" w:rsidRPr="00A12542">
        <w:rPr>
          <w:rFonts w:asciiTheme="majorBidi" w:hAnsiTheme="majorBidi" w:cstheme="majorBidi"/>
          <w:sz w:val="22"/>
          <w:szCs w:val="22"/>
        </w:rPr>
        <w:t xml:space="preserve"> </w:t>
      </w:r>
      <w:ins w:id="1485" w:author="Dahal, Kajol" w:date="2025-12-02T11:31:00Z">
        <w:r w:rsidR="00957F55">
          <w:rPr>
            <w:rFonts w:asciiTheme="majorBidi" w:hAnsiTheme="majorBidi" w:cstheme="majorBidi"/>
            <w:sz w:val="22"/>
            <w:szCs w:val="22"/>
          </w:rPr>
          <w:t xml:space="preserve">of </w:t>
        </w:r>
      </w:ins>
      <w:r w:rsidR="6A2CBCB1" w:rsidRPr="00A12542">
        <w:rPr>
          <w:rFonts w:asciiTheme="majorBidi" w:hAnsiTheme="majorBidi" w:cstheme="majorBidi"/>
          <w:sz w:val="22"/>
          <w:szCs w:val="22"/>
        </w:rPr>
        <w:t xml:space="preserve">the </w:t>
      </w:r>
      <w:r w:rsidR="00804096" w:rsidRPr="00A12542">
        <w:rPr>
          <w:rFonts w:asciiTheme="majorBidi" w:hAnsiTheme="majorBidi" w:cstheme="majorBidi"/>
          <w:sz w:val="22"/>
          <w:szCs w:val="22"/>
        </w:rPr>
        <w:t xml:space="preserve">cross-sectional nature of </w:t>
      </w:r>
      <w:r w:rsidR="00DC5BD3">
        <w:rPr>
          <w:rFonts w:asciiTheme="majorBidi" w:hAnsiTheme="majorBidi" w:cstheme="majorBidi"/>
          <w:sz w:val="22"/>
          <w:szCs w:val="22"/>
        </w:rPr>
        <w:t xml:space="preserve">the </w:t>
      </w:r>
      <w:r w:rsidR="00804096" w:rsidRPr="00A12542">
        <w:rPr>
          <w:rFonts w:asciiTheme="majorBidi" w:hAnsiTheme="majorBidi" w:cstheme="majorBidi"/>
          <w:sz w:val="22"/>
          <w:szCs w:val="22"/>
        </w:rPr>
        <w:t>study,</w:t>
      </w:r>
      <w:r w:rsidR="00F9455C" w:rsidRPr="00A12542">
        <w:rPr>
          <w:rFonts w:asciiTheme="majorBidi" w:hAnsiTheme="majorBidi" w:cstheme="majorBidi"/>
          <w:sz w:val="22"/>
          <w:szCs w:val="22"/>
        </w:rPr>
        <w:t xml:space="preserve"> </w:t>
      </w:r>
      <w:r w:rsidR="00DC5BD3">
        <w:rPr>
          <w:rFonts w:asciiTheme="majorBidi" w:hAnsiTheme="majorBidi" w:cstheme="majorBidi"/>
          <w:sz w:val="22"/>
          <w:szCs w:val="22"/>
        </w:rPr>
        <w:t xml:space="preserve">the </w:t>
      </w:r>
      <w:r w:rsidR="00F9455C" w:rsidRPr="00A12542">
        <w:rPr>
          <w:rFonts w:asciiTheme="majorBidi" w:hAnsiTheme="majorBidi" w:cstheme="majorBidi"/>
          <w:sz w:val="22"/>
          <w:szCs w:val="22"/>
        </w:rPr>
        <w:t>directionality of association</w:t>
      </w:r>
      <w:ins w:id="1486" w:author="Dahal, Kajol" w:date="2025-12-02T11:31:00Z">
        <w:r w:rsidR="00957F55">
          <w:rPr>
            <w:rFonts w:asciiTheme="majorBidi" w:hAnsiTheme="majorBidi" w:cstheme="majorBidi"/>
            <w:sz w:val="22"/>
            <w:szCs w:val="22"/>
          </w:rPr>
          <w:t>s cannot</w:t>
        </w:r>
      </w:ins>
      <w:del w:id="1487" w:author="Dahal, Kajol" w:date="2025-12-02T11:32:00Z">
        <w:r w:rsidR="00F9455C" w:rsidRPr="00A12542" w:rsidDel="00957F55">
          <w:rPr>
            <w:rFonts w:asciiTheme="majorBidi" w:hAnsiTheme="majorBidi" w:cstheme="majorBidi"/>
            <w:sz w:val="22"/>
            <w:szCs w:val="22"/>
          </w:rPr>
          <w:delText xml:space="preserve"> is not possible to</w:delText>
        </w:r>
      </w:del>
      <w:ins w:id="1488" w:author="Dahal, Kajol" w:date="2025-12-02T11:32:00Z">
        <w:r w:rsidR="00957F55">
          <w:rPr>
            <w:rFonts w:asciiTheme="majorBidi" w:hAnsiTheme="majorBidi" w:cstheme="majorBidi"/>
            <w:sz w:val="22"/>
            <w:szCs w:val="22"/>
          </w:rPr>
          <w:t xml:space="preserve"> be</w:t>
        </w:r>
      </w:ins>
      <w:r w:rsidR="00F9455C" w:rsidRPr="00A12542">
        <w:rPr>
          <w:rFonts w:asciiTheme="majorBidi" w:hAnsiTheme="majorBidi" w:cstheme="majorBidi"/>
          <w:sz w:val="22"/>
          <w:szCs w:val="22"/>
        </w:rPr>
        <w:t xml:space="preserve"> </w:t>
      </w:r>
      <w:del w:id="1489" w:author="Bikram Adhikari (bdhikari)" w:date="2025-12-02T15:57:00Z" w16du:dateUtc="2025-12-02T21:57:00Z">
        <w:r w:rsidR="00F9455C" w:rsidRPr="00A12542" w:rsidDel="00331F94">
          <w:rPr>
            <w:rFonts w:asciiTheme="majorBidi" w:hAnsiTheme="majorBidi" w:cstheme="majorBidi"/>
            <w:sz w:val="22"/>
            <w:szCs w:val="22"/>
          </w:rPr>
          <w:delText>determine</w:delText>
        </w:r>
      </w:del>
      <w:ins w:id="1490" w:author="Dahal, Kajol" w:date="2025-12-02T11:32:00Z">
        <w:del w:id="1491" w:author="Bikram Adhikari (bdhikari)" w:date="2025-12-02T15:57:00Z" w16du:dateUtc="2025-12-02T21:57:00Z">
          <w:r w:rsidR="00957F55" w:rsidDel="00331F94">
            <w:rPr>
              <w:rFonts w:asciiTheme="majorBidi" w:hAnsiTheme="majorBidi" w:cstheme="majorBidi"/>
              <w:sz w:val="22"/>
              <w:szCs w:val="22"/>
            </w:rPr>
            <w:delText>d</w:delText>
          </w:r>
        </w:del>
      </w:ins>
      <w:ins w:id="1492" w:author="Bikram Adhikari (bdhikari)" w:date="2025-12-02T15:57:00Z" w16du:dateUtc="2025-12-02T21:57:00Z">
        <w:r w:rsidR="00331F94">
          <w:rPr>
            <w:rFonts w:asciiTheme="majorBidi" w:hAnsiTheme="majorBidi" w:cstheme="majorBidi"/>
            <w:sz w:val="22"/>
            <w:szCs w:val="22"/>
          </w:rPr>
          <w:t>established</w:t>
        </w:r>
      </w:ins>
      <w:r w:rsidR="00F9455C" w:rsidRPr="00A12542">
        <w:rPr>
          <w:rFonts w:asciiTheme="majorBidi" w:hAnsiTheme="majorBidi" w:cstheme="majorBidi"/>
          <w:sz w:val="22"/>
          <w:szCs w:val="22"/>
        </w:rPr>
        <w:t>.</w:t>
      </w:r>
      <w:r w:rsidR="00A6227E">
        <w:rPr>
          <w:rFonts w:asciiTheme="majorBidi" w:hAnsiTheme="majorBidi" w:cstheme="majorBidi"/>
          <w:sz w:val="22"/>
          <w:szCs w:val="22"/>
        </w:rPr>
        <w:t xml:space="preserve"> </w:t>
      </w:r>
      <w:r w:rsidR="00D54995">
        <w:rPr>
          <w:rFonts w:asciiTheme="majorBidi" w:hAnsiTheme="majorBidi" w:cstheme="majorBidi"/>
          <w:sz w:val="22"/>
          <w:szCs w:val="22"/>
        </w:rPr>
        <w:t>Third</w:t>
      </w:r>
      <w:r w:rsidR="00A6227E">
        <w:rPr>
          <w:rFonts w:asciiTheme="majorBidi" w:hAnsiTheme="majorBidi" w:cstheme="majorBidi"/>
          <w:sz w:val="22"/>
          <w:szCs w:val="22"/>
        </w:rPr>
        <w:t>, the results from this study</w:t>
      </w:r>
      <w:r w:rsidR="00C55461">
        <w:rPr>
          <w:rFonts w:asciiTheme="majorBidi" w:hAnsiTheme="majorBidi" w:cstheme="majorBidi"/>
          <w:sz w:val="22"/>
          <w:szCs w:val="22"/>
        </w:rPr>
        <w:t xml:space="preserve"> may not be generalizable to </w:t>
      </w:r>
      <w:r w:rsidR="00F661A4">
        <w:rPr>
          <w:rFonts w:asciiTheme="majorBidi" w:hAnsiTheme="majorBidi" w:cstheme="majorBidi"/>
          <w:sz w:val="22"/>
          <w:szCs w:val="22"/>
        </w:rPr>
        <w:t xml:space="preserve">populations </w:t>
      </w:r>
      <w:r w:rsidR="00C55461">
        <w:rPr>
          <w:rFonts w:asciiTheme="majorBidi" w:hAnsiTheme="majorBidi" w:cstheme="majorBidi"/>
          <w:sz w:val="22"/>
          <w:szCs w:val="22"/>
        </w:rPr>
        <w:t>outside Nepal</w:t>
      </w:r>
      <w:ins w:id="1493" w:author="Dahal, Kajol" w:date="2025-12-02T11:33:00Z">
        <w:r w:rsidR="00957F55">
          <w:rPr>
            <w:rFonts w:asciiTheme="majorBidi" w:hAnsiTheme="majorBidi" w:cstheme="majorBidi"/>
            <w:sz w:val="22"/>
            <w:szCs w:val="22"/>
          </w:rPr>
          <w:t xml:space="preserve"> with different demographic and economic status</w:t>
        </w:r>
      </w:ins>
      <w:r w:rsidR="00C55461">
        <w:rPr>
          <w:rFonts w:asciiTheme="majorBidi" w:hAnsiTheme="majorBidi" w:cstheme="majorBidi"/>
          <w:sz w:val="22"/>
          <w:szCs w:val="22"/>
        </w:rPr>
        <w:t>.</w:t>
      </w:r>
      <w:r w:rsidR="0058433E">
        <w:rPr>
          <w:rFonts w:asciiTheme="majorBidi" w:hAnsiTheme="majorBidi" w:cstheme="majorBidi"/>
          <w:sz w:val="22"/>
          <w:szCs w:val="22"/>
        </w:rPr>
        <w:t xml:space="preserve"> </w:t>
      </w:r>
      <w:r w:rsidR="00872C22">
        <w:rPr>
          <w:rFonts w:asciiTheme="majorBidi" w:hAnsiTheme="majorBidi" w:cstheme="majorBidi"/>
          <w:sz w:val="22"/>
          <w:szCs w:val="22"/>
        </w:rPr>
        <w:t>Lastly</w:t>
      </w:r>
      <w:ins w:id="1494" w:author="Dahal, Kajol" w:date="2025-12-02T11:33:00Z">
        <w:r w:rsidR="00957F55">
          <w:rPr>
            <w:rFonts w:asciiTheme="majorBidi" w:hAnsiTheme="majorBidi" w:cstheme="majorBidi"/>
            <w:sz w:val="22"/>
            <w:szCs w:val="22"/>
          </w:rPr>
          <w:t>,</w:t>
        </w:r>
      </w:ins>
      <w:r w:rsidR="00872C22">
        <w:rPr>
          <w:rFonts w:asciiTheme="majorBidi" w:hAnsiTheme="majorBidi" w:cstheme="majorBidi"/>
          <w:sz w:val="22"/>
          <w:szCs w:val="22"/>
        </w:rPr>
        <w:t xml:space="preserve"> </w:t>
      </w:r>
      <w:r w:rsidR="00872C22" w:rsidRPr="00872C22">
        <w:rPr>
          <w:rFonts w:asciiTheme="majorBidi" w:hAnsiTheme="majorBidi" w:cstheme="majorBidi"/>
          <w:sz w:val="22"/>
          <w:szCs w:val="22"/>
        </w:rPr>
        <w:t xml:space="preserve">the wide confidence intervals observed in the associations between children’s nutritional status and anemia suggest limited statistical power, likely due to small sample sizes within </w:t>
      </w:r>
      <w:ins w:id="1495" w:author="Dahal, Kajol" w:date="2025-12-02T11:34:00Z">
        <w:r w:rsidR="00957F55">
          <w:rPr>
            <w:rFonts w:asciiTheme="majorBidi" w:hAnsiTheme="majorBidi" w:cstheme="majorBidi"/>
            <w:sz w:val="22"/>
            <w:szCs w:val="22"/>
          </w:rPr>
          <w:t>certain</w:t>
        </w:r>
      </w:ins>
      <w:del w:id="1496" w:author="Dahal, Kajol" w:date="2025-12-02T11:34:00Z">
        <w:r w:rsidR="00872C22" w:rsidRPr="00872C22" w:rsidDel="00957F55">
          <w:rPr>
            <w:rFonts w:asciiTheme="majorBidi" w:hAnsiTheme="majorBidi" w:cstheme="majorBidi"/>
            <w:sz w:val="22"/>
            <w:szCs w:val="22"/>
          </w:rPr>
          <w:delText>some</w:delText>
        </w:r>
      </w:del>
      <w:r w:rsidR="00872C22" w:rsidRPr="00872C22">
        <w:rPr>
          <w:rFonts w:asciiTheme="majorBidi" w:hAnsiTheme="majorBidi" w:cstheme="majorBidi"/>
          <w:sz w:val="22"/>
          <w:szCs w:val="22"/>
        </w:rPr>
        <w:t xml:space="preserve"> subgroups.</w:t>
      </w:r>
    </w:p>
    <w:p w14:paraId="499C20E4" w14:textId="77777777" w:rsidR="00C7261C" w:rsidRPr="00A12542" w:rsidRDefault="00C7261C" w:rsidP="00184DDD">
      <w:pPr>
        <w:spacing w:line="360" w:lineRule="auto"/>
        <w:jc w:val="both"/>
        <w:rPr>
          <w:rFonts w:asciiTheme="majorBidi" w:hAnsiTheme="majorBidi" w:cstheme="majorBidi"/>
          <w:b/>
          <w:bCs/>
          <w:sz w:val="22"/>
          <w:szCs w:val="22"/>
        </w:rPr>
      </w:pPr>
    </w:p>
    <w:p w14:paraId="4B153D0F" w14:textId="57FABFC7" w:rsidR="00457A6F" w:rsidRPr="00A12542" w:rsidRDefault="00457A6F" w:rsidP="008868B1">
      <w:pPr>
        <w:spacing w:line="360" w:lineRule="auto"/>
        <w:jc w:val="both"/>
        <w:rPr>
          <w:rFonts w:asciiTheme="majorBidi" w:hAnsiTheme="majorBidi" w:cstheme="majorBidi"/>
          <w:b/>
          <w:bCs/>
          <w:sz w:val="22"/>
          <w:szCs w:val="22"/>
        </w:rPr>
      </w:pPr>
      <w:r w:rsidRPr="00A12542">
        <w:rPr>
          <w:rFonts w:asciiTheme="majorBidi" w:hAnsiTheme="majorBidi" w:cstheme="majorBidi"/>
          <w:b/>
          <w:bCs/>
          <w:sz w:val="22"/>
          <w:szCs w:val="22"/>
        </w:rPr>
        <w:t>Conclusion</w:t>
      </w:r>
    </w:p>
    <w:p w14:paraId="58B38C17" w14:textId="7DF8B9EA" w:rsidR="00347E75" w:rsidRDefault="0040013B" w:rsidP="001245B7">
      <w:pPr>
        <w:spacing w:line="360" w:lineRule="auto"/>
        <w:jc w:val="both"/>
        <w:rPr>
          <w:ins w:id="1497" w:author="Bikram Adhikari (bdhikari)" w:date="2025-12-02T15:58:00Z" w16du:dateUtc="2025-12-02T21:58:00Z"/>
          <w:rFonts w:asciiTheme="majorBidi" w:hAnsiTheme="majorBidi" w:cstheme="majorBidi"/>
          <w:sz w:val="22"/>
          <w:szCs w:val="22"/>
        </w:rPr>
      </w:pPr>
      <w:r w:rsidRPr="0ECD4335">
        <w:rPr>
          <w:rFonts w:asciiTheme="majorBidi" w:hAnsiTheme="majorBidi" w:cstheme="majorBidi"/>
          <w:sz w:val="22"/>
          <w:szCs w:val="22"/>
        </w:rPr>
        <w:t>The prevalence of undernutrition, anemia</w:t>
      </w:r>
      <w:r w:rsidR="721C6D9C" w:rsidRPr="0ECD4335">
        <w:rPr>
          <w:rFonts w:asciiTheme="majorBidi" w:hAnsiTheme="majorBidi" w:cstheme="majorBidi"/>
          <w:sz w:val="22"/>
          <w:szCs w:val="22"/>
        </w:rPr>
        <w:t>,</w:t>
      </w:r>
      <w:r w:rsidRPr="0ECD4335">
        <w:rPr>
          <w:rFonts w:asciiTheme="majorBidi" w:hAnsiTheme="majorBidi" w:cstheme="majorBidi"/>
          <w:sz w:val="22"/>
          <w:szCs w:val="22"/>
        </w:rPr>
        <w:t xml:space="preserve"> and their co-existence </w:t>
      </w:r>
      <w:r w:rsidR="4704A9FA" w:rsidRPr="0ECD4335">
        <w:rPr>
          <w:rFonts w:asciiTheme="majorBidi" w:hAnsiTheme="majorBidi" w:cstheme="majorBidi"/>
          <w:sz w:val="22"/>
          <w:szCs w:val="22"/>
        </w:rPr>
        <w:t>remains</w:t>
      </w:r>
      <w:r w:rsidR="00161063" w:rsidRPr="0ECD4335">
        <w:rPr>
          <w:rFonts w:asciiTheme="majorBidi" w:hAnsiTheme="majorBidi" w:cstheme="majorBidi"/>
          <w:sz w:val="22"/>
          <w:szCs w:val="22"/>
        </w:rPr>
        <w:t xml:space="preserve"> </w:t>
      </w:r>
      <w:r w:rsidRPr="0ECD4335">
        <w:rPr>
          <w:rFonts w:asciiTheme="majorBidi" w:hAnsiTheme="majorBidi" w:cstheme="majorBidi"/>
          <w:sz w:val="22"/>
          <w:szCs w:val="22"/>
        </w:rPr>
        <w:t xml:space="preserve">high among children aged 6-59 </w:t>
      </w:r>
      <w:r w:rsidR="5F324D7B" w:rsidRPr="0ECD4335">
        <w:rPr>
          <w:rFonts w:asciiTheme="majorBidi" w:hAnsiTheme="majorBidi" w:cstheme="majorBidi"/>
          <w:sz w:val="22"/>
          <w:szCs w:val="22"/>
        </w:rPr>
        <w:t>months in Nepal</w:t>
      </w:r>
      <w:r w:rsidRPr="0ECD4335">
        <w:rPr>
          <w:rFonts w:asciiTheme="majorBidi" w:hAnsiTheme="majorBidi" w:cstheme="majorBidi"/>
          <w:sz w:val="22"/>
          <w:szCs w:val="22"/>
        </w:rPr>
        <w:t xml:space="preserve">. </w:t>
      </w:r>
      <w:r w:rsidR="000D75AE" w:rsidRPr="0ECD4335">
        <w:rPr>
          <w:rFonts w:asciiTheme="majorBidi" w:hAnsiTheme="majorBidi" w:cstheme="majorBidi"/>
          <w:sz w:val="22"/>
          <w:szCs w:val="22"/>
        </w:rPr>
        <w:t>T</w:t>
      </w:r>
      <w:r w:rsidRPr="0ECD4335">
        <w:rPr>
          <w:rFonts w:asciiTheme="majorBidi" w:hAnsiTheme="majorBidi" w:cstheme="majorBidi"/>
          <w:sz w:val="22"/>
          <w:szCs w:val="22"/>
        </w:rPr>
        <w:t>he co-existence of anemia and undernutrition w</w:t>
      </w:r>
      <w:r w:rsidR="68F3BBDA" w:rsidRPr="0ECD4335">
        <w:rPr>
          <w:rFonts w:asciiTheme="majorBidi" w:hAnsiTheme="majorBidi" w:cstheme="majorBidi"/>
          <w:sz w:val="22"/>
          <w:szCs w:val="22"/>
        </w:rPr>
        <w:t>as</w:t>
      </w:r>
      <w:r w:rsidRPr="0ECD4335">
        <w:rPr>
          <w:rFonts w:asciiTheme="majorBidi" w:hAnsiTheme="majorBidi" w:cstheme="majorBidi"/>
          <w:sz w:val="22"/>
          <w:szCs w:val="22"/>
        </w:rPr>
        <w:t xml:space="preserve"> </w:t>
      </w:r>
      <w:r w:rsidR="00BF2832" w:rsidRPr="0ECD4335">
        <w:rPr>
          <w:rFonts w:asciiTheme="majorBidi" w:hAnsiTheme="majorBidi" w:cstheme="majorBidi"/>
          <w:sz w:val="22"/>
          <w:szCs w:val="22"/>
        </w:rPr>
        <w:t>less likely among children from</w:t>
      </w:r>
      <w:r w:rsidRPr="0ECD4335">
        <w:rPr>
          <w:rFonts w:asciiTheme="majorBidi" w:hAnsiTheme="majorBidi" w:cstheme="majorBidi"/>
          <w:sz w:val="22"/>
          <w:szCs w:val="22"/>
        </w:rPr>
        <w:t xml:space="preserve"> </w:t>
      </w:r>
      <w:ins w:id="1498" w:author="Dahal, Kajol" w:date="2025-12-02T11:35:00Z">
        <w:r w:rsidR="00957F55">
          <w:rPr>
            <w:rFonts w:asciiTheme="majorBidi" w:hAnsiTheme="majorBidi" w:cstheme="majorBidi"/>
            <w:sz w:val="22"/>
            <w:szCs w:val="22"/>
          </w:rPr>
          <w:t xml:space="preserve">the </w:t>
        </w:r>
      </w:ins>
      <w:r w:rsidR="4A41846B" w:rsidRPr="0ECD4335">
        <w:rPr>
          <w:rFonts w:asciiTheme="majorBidi" w:hAnsiTheme="majorBidi" w:cstheme="majorBidi"/>
          <w:sz w:val="22"/>
          <w:szCs w:val="22"/>
        </w:rPr>
        <w:t xml:space="preserve">highest </w:t>
      </w:r>
      <w:r w:rsidRPr="0ECD4335">
        <w:rPr>
          <w:rFonts w:asciiTheme="majorBidi" w:hAnsiTheme="majorBidi" w:cstheme="majorBidi"/>
          <w:sz w:val="22"/>
          <w:szCs w:val="22"/>
        </w:rPr>
        <w:t>wealth quintile,</w:t>
      </w:r>
      <w:r w:rsidR="00FB56F1" w:rsidRPr="0ECD4335">
        <w:rPr>
          <w:rFonts w:asciiTheme="majorBidi" w:hAnsiTheme="majorBidi" w:cstheme="majorBidi"/>
          <w:sz w:val="22"/>
          <w:szCs w:val="22"/>
        </w:rPr>
        <w:t xml:space="preserve"> those </w:t>
      </w:r>
      <w:r w:rsidR="000C34F9" w:rsidRPr="0ECD4335">
        <w:rPr>
          <w:rFonts w:asciiTheme="majorBidi" w:hAnsiTheme="majorBidi" w:cstheme="majorBidi"/>
          <w:sz w:val="22"/>
          <w:szCs w:val="22"/>
        </w:rPr>
        <w:t xml:space="preserve">whose </w:t>
      </w:r>
      <w:r w:rsidR="000B70CC" w:rsidRPr="0ECD4335">
        <w:rPr>
          <w:rFonts w:asciiTheme="majorBidi" w:hAnsiTheme="majorBidi" w:cstheme="majorBidi"/>
          <w:sz w:val="22"/>
          <w:szCs w:val="22"/>
        </w:rPr>
        <w:t>mothers</w:t>
      </w:r>
      <w:r w:rsidR="00FB56F1" w:rsidRPr="0ECD4335">
        <w:rPr>
          <w:rFonts w:asciiTheme="majorBidi" w:hAnsiTheme="majorBidi" w:cstheme="majorBidi"/>
          <w:sz w:val="22"/>
          <w:szCs w:val="22"/>
        </w:rPr>
        <w:t xml:space="preserve"> attained at</w:t>
      </w:r>
      <w:r w:rsidR="000C34F9" w:rsidRPr="0ECD4335">
        <w:rPr>
          <w:rFonts w:asciiTheme="majorBidi" w:hAnsiTheme="majorBidi" w:cstheme="majorBidi"/>
          <w:sz w:val="22"/>
          <w:szCs w:val="22"/>
        </w:rPr>
        <w:t xml:space="preserve"> </w:t>
      </w:r>
      <w:r w:rsidR="00FB56F1" w:rsidRPr="0ECD4335">
        <w:rPr>
          <w:rFonts w:asciiTheme="majorBidi" w:hAnsiTheme="majorBidi" w:cstheme="majorBidi"/>
          <w:sz w:val="22"/>
          <w:szCs w:val="22"/>
        </w:rPr>
        <w:t>least</w:t>
      </w:r>
      <w:r w:rsidRPr="0ECD4335">
        <w:rPr>
          <w:rFonts w:asciiTheme="majorBidi" w:hAnsiTheme="majorBidi" w:cstheme="majorBidi"/>
          <w:sz w:val="22"/>
          <w:szCs w:val="22"/>
        </w:rPr>
        <w:t xml:space="preserve"> secondary level education, </w:t>
      </w:r>
      <w:r w:rsidR="05EDDB11" w:rsidRPr="0ECD4335">
        <w:rPr>
          <w:rFonts w:asciiTheme="majorBidi" w:hAnsiTheme="majorBidi" w:cstheme="majorBidi"/>
          <w:sz w:val="22"/>
          <w:szCs w:val="22"/>
        </w:rPr>
        <w:t xml:space="preserve">and </w:t>
      </w:r>
      <w:ins w:id="1499" w:author="Dahal, Kajol" w:date="2025-12-02T11:35:00Z">
        <w:r w:rsidR="00957F55">
          <w:rPr>
            <w:rFonts w:asciiTheme="majorBidi" w:hAnsiTheme="majorBidi" w:cstheme="majorBidi"/>
            <w:sz w:val="22"/>
            <w:szCs w:val="22"/>
          </w:rPr>
          <w:t xml:space="preserve">those whose mothers </w:t>
        </w:r>
      </w:ins>
      <w:r w:rsidRPr="0ECD4335">
        <w:rPr>
          <w:rFonts w:asciiTheme="majorBidi" w:hAnsiTheme="majorBidi" w:cstheme="majorBidi"/>
          <w:sz w:val="22"/>
          <w:szCs w:val="22"/>
        </w:rPr>
        <w:t>participat</w:t>
      </w:r>
      <w:r w:rsidR="00DB6312" w:rsidRPr="0ECD4335">
        <w:rPr>
          <w:rFonts w:asciiTheme="majorBidi" w:hAnsiTheme="majorBidi" w:cstheme="majorBidi"/>
          <w:sz w:val="22"/>
          <w:szCs w:val="22"/>
        </w:rPr>
        <w:t>ed</w:t>
      </w:r>
      <w:r w:rsidRPr="0ECD4335">
        <w:rPr>
          <w:rFonts w:asciiTheme="majorBidi" w:hAnsiTheme="majorBidi" w:cstheme="majorBidi"/>
          <w:sz w:val="22"/>
          <w:szCs w:val="22"/>
        </w:rPr>
        <w:t xml:space="preserve"> in household decision</w:t>
      </w:r>
      <w:r w:rsidR="1AE1032E" w:rsidRPr="0ECD4335">
        <w:rPr>
          <w:rFonts w:asciiTheme="majorBidi" w:hAnsiTheme="majorBidi" w:cstheme="majorBidi"/>
          <w:sz w:val="22"/>
          <w:szCs w:val="22"/>
        </w:rPr>
        <w:t>-</w:t>
      </w:r>
      <w:r w:rsidRPr="0ECD4335">
        <w:rPr>
          <w:rFonts w:asciiTheme="majorBidi" w:hAnsiTheme="majorBidi" w:cstheme="majorBidi"/>
          <w:sz w:val="22"/>
          <w:szCs w:val="22"/>
        </w:rPr>
        <w:t>making</w:t>
      </w:r>
      <w:r w:rsidR="00DB6312" w:rsidRPr="0ECD4335">
        <w:rPr>
          <w:rFonts w:asciiTheme="majorBidi" w:hAnsiTheme="majorBidi" w:cstheme="majorBidi"/>
          <w:sz w:val="22"/>
          <w:szCs w:val="22"/>
        </w:rPr>
        <w:t>.</w:t>
      </w:r>
      <w:ins w:id="1500" w:author="Dahal, Kajol" w:date="2025-12-02T11:35:00Z">
        <w:r w:rsidR="00957F55">
          <w:rPr>
            <w:rFonts w:asciiTheme="majorBidi" w:hAnsiTheme="majorBidi" w:cstheme="majorBidi"/>
            <w:sz w:val="22"/>
            <w:szCs w:val="22"/>
          </w:rPr>
          <w:t xml:space="preserve"> In contrast,</w:t>
        </w:r>
      </w:ins>
      <w:del w:id="1501" w:author="Dahal, Kajol" w:date="2025-12-02T11:35:00Z">
        <w:r w:rsidR="00DB6312" w:rsidRPr="0ECD4335" w:rsidDel="00957F55">
          <w:rPr>
            <w:rFonts w:asciiTheme="majorBidi" w:hAnsiTheme="majorBidi" w:cstheme="majorBidi"/>
            <w:sz w:val="22"/>
            <w:szCs w:val="22"/>
          </w:rPr>
          <w:delText xml:space="preserve"> Conversely,</w:delText>
        </w:r>
      </w:del>
      <w:r w:rsidRPr="0ECD4335">
        <w:rPr>
          <w:rFonts w:asciiTheme="majorBidi" w:hAnsiTheme="majorBidi" w:cstheme="majorBidi"/>
          <w:sz w:val="22"/>
          <w:szCs w:val="22"/>
        </w:rPr>
        <w:t xml:space="preserve"> </w:t>
      </w:r>
      <w:r w:rsidR="00CD02FC" w:rsidRPr="0ECD4335">
        <w:rPr>
          <w:rFonts w:asciiTheme="majorBidi" w:hAnsiTheme="majorBidi" w:cstheme="majorBidi"/>
          <w:sz w:val="22"/>
          <w:szCs w:val="22"/>
        </w:rPr>
        <w:t xml:space="preserve">co-existence was more prevalent among children whose mothers had poor </w:t>
      </w:r>
      <w:r w:rsidRPr="0ECD4335">
        <w:rPr>
          <w:rFonts w:asciiTheme="majorBidi" w:hAnsiTheme="majorBidi" w:cstheme="majorBidi"/>
          <w:sz w:val="22"/>
          <w:szCs w:val="22"/>
        </w:rPr>
        <w:t>maternal nutritional status. It is essential to implement holistic program</w:t>
      </w:r>
      <w:r w:rsidR="4F4F56BF" w:rsidRPr="0ECD4335">
        <w:rPr>
          <w:rFonts w:asciiTheme="majorBidi" w:hAnsiTheme="majorBidi" w:cstheme="majorBidi"/>
          <w:sz w:val="22"/>
          <w:szCs w:val="22"/>
        </w:rPr>
        <w:t>s</w:t>
      </w:r>
      <w:r w:rsidRPr="0ECD4335">
        <w:rPr>
          <w:rFonts w:asciiTheme="majorBidi" w:hAnsiTheme="majorBidi" w:cstheme="majorBidi"/>
          <w:sz w:val="22"/>
          <w:szCs w:val="22"/>
        </w:rPr>
        <w:t xml:space="preserve"> and targeted intervention</w:t>
      </w:r>
      <w:r w:rsidR="11097A40" w:rsidRPr="0ECD4335">
        <w:rPr>
          <w:rFonts w:asciiTheme="majorBidi" w:hAnsiTheme="majorBidi" w:cstheme="majorBidi"/>
          <w:sz w:val="22"/>
          <w:szCs w:val="22"/>
        </w:rPr>
        <w:t>s</w:t>
      </w:r>
      <w:r w:rsidRPr="0ECD4335">
        <w:rPr>
          <w:rFonts w:asciiTheme="majorBidi" w:hAnsiTheme="majorBidi" w:cstheme="majorBidi"/>
          <w:sz w:val="22"/>
          <w:szCs w:val="22"/>
        </w:rPr>
        <w:t xml:space="preserve"> to empower poor families</w:t>
      </w:r>
      <w:r w:rsidR="00E6133D">
        <w:rPr>
          <w:rFonts w:asciiTheme="majorBidi" w:hAnsiTheme="majorBidi" w:cstheme="majorBidi"/>
          <w:sz w:val="22"/>
          <w:szCs w:val="22"/>
        </w:rPr>
        <w:t>, improve m</w:t>
      </w:r>
      <w:ins w:id="1502" w:author="Dahal, Kajol" w:date="2025-12-02T11:36:00Z">
        <w:r w:rsidR="00957F55">
          <w:rPr>
            <w:rFonts w:asciiTheme="majorBidi" w:hAnsiTheme="majorBidi" w:cstheme="majorBidi"/>
            <w:sz w:val="22"/>
            <w:szCs w:val="22"/>
          </w:rPr>
          <w:t>aternal</w:t>
        </w:r>
      </w:ins>
      <w:del w:id="1503" w:author="Dahal, Kajol" w:date="2025-12-02T11:36:00Z">
        <w:r w:rsidR="00E6133D" w:rsidDel="00957F55">
          <w:rPr>
            <w:rFonts w:asciiTheme="majorBidi" w:hAnsiTheme="majorBidi" w:cstheme="majorBidi"/>
            <w:sz w:val="22"/>
            <w:szCs w:val="22"/>
          </w:rPr>
          <w:delText>other’s</w:delText>
        </w:r>
      </w:del>
      <w:r w:rsidR="00E6133D">
        <w:rPr>
          <w:rFonts w:asciiTheme="majorBidi" w:hAnsiTheme="majorBidi" w:cstheme="majorBidi"/>
          <w:sz w:val="22"/>
          <w:szCs w:val="22"/>
        </w:rPr>
        <w:t xml:space="preserve"> </w:t>
      </w:r>
      <w:r w:rsidR="00E6133D">
        <w:rPr>
          <w:rFonts w:asciiTheme="majorBidi" w:hAnsiTheme="majorBidi" w:cstheme="majorBidi"/>
          <w:sz w:val="22"/>
          <w:szCs w:val="22"/>
        </w:rPr>
        <w:lastRenderedPageBreak/>
        <w:t xml:space="preserve">education, strengthen </w:t>
      </w:r>
      <w:ins w:id="1504" w:author="Dahal, Kajol" w:date="2025-12-02T11:36:00Z">
        <w:r w:rsidR="00957F55">
          <w:rPr>
            <w:rFonts w:asciiTheme="majorBidi" w:hAnsiTheme="majorBidi" w:cstheme="majorBidi"/>
            <w:sz w:val="22"/>
            <w:szCs w:val="22"/>
          </w:rPr>
          <w:t xml:space="preserve">women’s roles </w:t>
        </w:r>
      </w:ins>
      <w:ins w:id="1505" w:author="Dahal, Kajol" w:date="2025-12-02T11:37:00Z">
        <w:r w:rsidR="00957F55">
          <w:rPr>
            <w:rFonts w:asciiTheme="majorBidi" w:hAnsiTheme="majorBidi" w:cstheme="majorBidi"/>
            <w:sz w:val="22"/>
            <w:szCs w:val="22"/>
          </w:rPr>
          <w:t>in household-decision making, and</w:t>
        </w:r>
      </w:ins>
      <w:del w:id="1506" w:author="Dahal, Kajol" w:date="2025-12-02T11:37:00Z">
        <w:r w:rsidR="00E6133D" w:rsidDel="00957F55">
          <w:rPr>
            <w:rFonts w:asciiTheme="majorBidi" w:hAnsiTheme="majorBidi" w:cstheme="majorBidi"/>
            <w:sz w:val="22"/>
            <w:szCs w:val="22"/>
          </w:rPr>
          <w:delText>their roles in family</w:delText>
        </w:r>
      </w:del>
      <w:r w:rsidRPr="0ECD4335">
        <w:rPr>
          <w:rFonts w:asciiTheme="majorBidi" w:hAnsiTheme="majorBidi" w:cstheme="majorBidi"/>
          <w:sz w:val="22"/>
          <w:szCs w:val="22"/>
        </w:rPr>
        <w:t xml:space="preserve"> </w:t>
      </w:r>
      <w:r w:rsidR="00872578">
        <w:rPr>
          <w:rFonts w:asciiTheme="majorBidi" w:hAnsiTheme="majorBidi" w:cstheme="majorBidi"/>
          <w:sz w:val="22"/>
          <w:szCs w:val="22"/>
        </w:rPr>
        <w:t xml:space="preserve">ultimately </w:t>
      </w:r>
      <w:r w:rsidRPr="0ECD4335">
        <w:rPr>
          <w:rFonts w:asciiTheme="majorBidi" w:hAnsiTheme="majorBidi" w:cstheme="majorBidi"/>
          <w:sz w:val="22"/>
          <w:szCs w:val="22"/>
        </w:rPr>
        <w:t>improv</w:t>
      </w:r>
      <w:r w:rsidR="549D967B" w:rsidRPr="0ECD4335">
        <w:rPr>
          <w:rFonts w:asciiTheme="majorBidi" w:hAnsiTheme="majorBidi" w:cstheme="majorBidi"/>
          <w:sz w:val="22"/>
          <w:szCs w:val="22"/>
        </w:rPr>
        <w:t>e</w:t>
      </w:r>
      <w:r w:rsidRPr="0ECD4335">
        <w:rPr>
          <w:rFonts w:asciiTheme="majorBidi" w:hAnsiTheme="majorBidi" w:cstheme="majorBidi"/>
          <w:sz w:val="22"/>
          <w:szCs w:val="22"/>
        </w:rPr>
        <w:t xml:space="preserve"> the children</w:t>
      </w:r>
      <w:r w:rsidR="57133CD9" w:rsidRPr="0ECD4335">
        <w:rPr>
          <w:rFonts w:asciiTheme="majorBidi" w:hAnsiTheme="majorBidi" w:cstheme="majorBidi"/>
          <w:sz w:val="22"/>
          <w:szCs w:val="22"/>
        </w:rPr>
        <w:t>’s health</w:t>
      </w:r>
      <w:r w:rsidRPr="0ECD4335">
        <w:rPr>
          <w:rFonts w:asciiTheme="majorBidi" w:hAnsiTheme="majorBidi" w:cstheme="majorBidi"/>
          <w:sz w:val="22"/>
          <w:szCs w:val="22"/>
        </w:rPr>
        <w:t xml:space="preserve">. </w:t>
      </w:r>
    </w:p>
    <w:p w14:paraId="634596AA" w14:textId="77777777" w:rsidR="00331F94" w:rsidRDefault="00331F94" w:rsidP="001245B7">
      <w:pPr>
        <w:spacing w:line="360" w:lineRule="auto"/>
        <w:jc w:val="both"/>
        <w:rPr>
          <w:rFonts w:asciiTheme="majorBidi" w:hAnsiTheme="majorBidi" w:cstheme="majorBidi"/>
          <w:sz w:val="22"/>
          <w:szCs w:val="22"/>
        </w:rPr>
      </w:pPr>
    </w:p>
    <w:p w14:paraId="118A9880" w14:textId="50306589" w:rsidR="00030CBD" w:rsidRPr="00A12542" w:rsidRDefault="00030CBD">
      <w:pPr>
        <w:rPr>
          <w:rFonts w:asciiTheme="majorBidi" w:hAnsiTheme="majorBidi" w:cstheme="majorBidi"/>
          <w:b/>
          <w:bCs/>
          <w:sz w:val="22"/>
          <w:szCs w:val="22"/>
        </w:rPr>
      </w:pPr>
      <w:r w:rsidRPr="00A12542">
        <w:rPr>
          <w:rFonts w:asciiTheme="majorBidi" w:hAnsiTheme="majorBidi" w:cstheme="majorBidi"/>
          <w:b/>
          <w:bCs/>
          <w:sz w:val="22"/>
          <w:szCs w:val="22"/>
        </w:rPr>
        <w:t xml:space="preserve">Data </w:t>
      </w:r>
      <w:r w:rsidR="00750E6D">
        <w:rPr>
          <w:rFonts w:asciiTheme="majorBidi" w:hAnsiTheme="majorBidi" w:cstheme="majorBidi"/>
          <w:b/>
          <w:bCs/>
          <w:sz w:val="22"/>
          <w:szCs w:val="22"/>
        </w:rPr>
        <w:t xml:space="preserve">and analysis code </w:t>
      </w:r>
      <w:r w:rsidR="000C3D27" w:rsidRPr="00A12542">
        <w:rPr>
          <w:rFonts w:asciiTheme="majorBidi" w:hAnsiTheme="majorBidi" w:cstheme="majorBidi"/>
          <w:b/>
          <w:bCs/>
          <w:sz w:val="22"/>
          <w:szCs w:val="22"/>
        </w:rPr>
        <w:t>availability</w:t>
      </w:r>
    </w:p>
    <w:p w14:paraId="2213DB6D" w14:textId="6DBE11E5" w:rsidR="0074008B" w:rsidRDefault="00030CBD">
      <w:pPr>
        <w:rPr>
          <w:rFonts w:asciiTheme="majorBidi" w:hAnsiTheme="majorBidi" w:cstheme="majorBidi"/>
          <w:sz w:val="22"/>
          <w:szCs w:val="22"/>
        </w:rPr>
      </w:pPr>
      <w:r w:rsidRPr="00A12542">
        <w:rPr>
          <w:rFonts w:asciiTheme="majorBidi" w:hAnsiTheme="majorBidi" w:cstheme="majorBidi"/>
          <w:sz w:val="22"/>
          <w:szCs w:val="22"/>
        </w:rPr>
        <w:t xml:space="preserve">We used publicly available data from Nepal Demographic and health survey database </w:t>
      </w:r>
      <w:r w:rsidR="00DB0313" w:rsidRPr="00A12542">
        <w:rPr>
          <w:rFonts w:asciiTheme="majorBidi" w:hAnsiTheme="majorBidi" w:cstheme="majorBidi"/>
          <w:sz w:val="22"/>
          <w:szCs w:val="22"/>
        </w:rPr>
        <w:t>upon request from the official website of “The DHS program”</w:t>
      </w:r>
      <w:r w:rsidR="00255236">
        <w:rPr>
          <w:rFonts w:asciiTheme="majorBidi" w:hAnsiTheme="majorBidi" w:cstheme="majorBidi"/>
          <w:sz w:val="22"/>
          <w:szCs w:val="22"/>
        </w:rPr>
        <w:t>.</w:t>
      </w:r>
      <w:r w:rsidR="00DB0313" w:rsidRPr="00A12542">
        <w:rPr>
          <w:rFonts w:asciiTheme="majorBidi" w:hAnsiTheme="majorBidi" w:cstheme="majorBidi"/>
          <w:sz w:val="22"/>
          <w:szCs w:val="22"/>
        </w:rPr>
        <w:t xml:space="preserve"> The </w:t>
      </w:r>
      <w:r w:rsidR="00255236">
        <w:rPr>
          <w:rFonts w:asciiTheme="majorBidi" w:hAnsiTheme="majorBidi" w:cstheme="majorBidi"/>
          <w:sz w:val="22"/>
          <w:szCs w:val="22"/>
        </w:rPr>
        <w:t>dataset is available at</w:t>
      </w:r>
      <w:r w:rsidR="000C3D27" w:rsidRPr="00A12542">
        <w:rPr>
          <w:rFonts w:asciiTheme="majorBidi" w:hAnsiTheme="majorBidi" w:cstheme="majorBidi"/>
          <w:sz w:val="22"/>
          <w:szCs w:val="22"/>
        </w:rPr>
        <w:t>:</w:t>
      </w:r>
      <w:r w:rsidR="00DB0313" w:rsidRPr="00A12542">
        <w:rPr>
          <w:rFonts w:asciiTheme="majorBidi" w:hAnsiTheme="majorBidi" w:cstheme="majorBidi"/>
          <w:sz w:val="22"/>
          <w:szCs w:val="22"/>
        </w:rPr>
        <w:t xml:space="preserve"> </w:t>
      </w:r>
      <w:hyperlink r:id="rId9" w:history="1">
        <w:r w:rsidR="0074008B" w:rsidRPr="00A12542">
          <w:rPr>
            <w:rStyle w:val="Hyperlink"/>
            <w:rFonts w:asciiTheme="majorBidi" w:hAnsiTheme="majorBidi" w:cstheme="majorBidi"/>
            <w:sz w:val="22"/>
            <w:szCs w:val="22"/>
          </w:rPr>
          <w:t>https://dhsprogram.com/data/dataset/Nepal_Standard-DHS_2022.cfm?flag=1</w:t>
        </w:r>
      </w:hyperlink>
      <w:r w:rsidR="0074008B" w:rsidRPr="00A12542">
        <w:rPr>
          <w:rFonts w:asciiTheme="majorBidi" w:hAnsiTheme="majorBidi" w:cstheme="majorBidi"/>
          <w:sz w:val="22"/>
          <w:szCs w:val="22"/>
        </w:rPr>
        <w:t xml:space="preserve"> </w:t>
      </w:r>
    </w:p>
    <w:p w14:paraId="68B20A54" w14:textId="3900C60E" w:rsidR="00750E6D" w:rsidRPr="00750E6D" w:rsidRDefault="002C334A" w:rsidP="00750E6D">
      <w:pPr>
        <w:rPr>
          <w:rStyle w:val="Hyperlink"/>
          <w:rFonts w:asciiTheme="majorBidi" w:hAnsiTheme="majorBidi" w:cstheme="majorBidi"/>
          <w:sz w:val="22"/>
          <w:szCs w:val="22"/>
        </w:rPr>
      </w:pPr>
      <w:r>
        <w:rPr>
          <w:rFonts w:asciiTheme="majorBidi" w:hAnsiTheme="majorBidi" w:cstheme="majorBidi"/>
          <w:sz w:val="22"/>
          <w:szCs w:val="22"/>
        </w:rPr>
        <w:t>The analysis</w:t>
      </w:r>
      <w:r w:rsidR="00750E6D">
        <w:rPr>
          <w:rFonts w:asciiTheme="majorBidi" w:hAnsiTheme="majorBidi" w:cstheme="majorBidi"/>
          <w:sz w:val="22"/>
          <w:szCs w:val="22"/>
        </w:rPr>
        <w:t xml:space="preserve"> code</w:t>
      </w:r>
      <w:r>
        <w:rPr>
          <w:rFonts w:asciiTheme="majorBidi" w:hAnsiTheme="majorBidi" w:cstheme="majorBidi"/>
          <w:sz w:val="22"/>
          <w:szCs w:val="22"/>
        </w:rPr>
        <w:t xml:space="preserve"> and data used for this analysis</w:t>
      </w:r>
      <w:r w:rsidR="00750E6D">
        <w:rPr>
          <w:rFonts w:asciiTheme="majorBidi" w:hAnsiTheme="majorBidi" w:cstheme="majorBidi"/>
          <w:sz w:val="22"/>
          <w:szCs w:val="22"/>
        </w:rPr>
        <w:t xml:space="preserve"> is available </w:t>
      </w:r>
      <w:r w:rsidR="00C65D59">
        <w:rPr>
          <w:rFonts w:asciiTheme="majorBidi" w:hAnsiTheme="majorBidi" w:cstheme="majorBidi"/>
          <w:sz w:val="22"/>
          <w:szCs w:val="22"/>
        </w:rPr>
        <w:t>on</w:t>
      </w:r>
      <w:r w:rsidR="00255236">
        <w:rPr>
          <w:rFonts w:asciiTheme="majorBidi" w:hAnsiTheme="majorBidi" w:cstheme="majorBidi"/>
          <w:sz w:val="22"/>
          <w:szCs w:val="22"/>
        </w:rPr>
        <w:t xml:space="preserve"> G</w:t>
      </w:r>
      <w:r w:rsidR="00750E6D">
        <w:rPr>
          <w:rFonts w:asciiTheme="majorBidi" w:hAnsiTheme="majorBidi" w:cstheme="majorBidi"/>
          <w:sz w:val="22"/>
          <w:szCs w:val="22"/>
        </w:rPr>
        <w:t>it</w:t>
      </w:r>
      <w:r w:rsidR="00255236">
        <w:rPr>
          <w:rFonts w:asciiTheme="majorBidi" w:hAnsiTheme="majorBidi" w:cstheme="majorBidi"/>
          <w:sz w:val="22"/>
          <w:szCs w:val="22"/>
        </w:rPr>
        <w:t>H</w:t>
      </w:r>
      <w:r w:rsidR="00750E6D">
        <w:rPr>
          <w:rFonts w:asciiTheme="majorBidi" w:hAnsiTheme="majorBidi" w:cstheme="majorBidi"/>
          <w:sz w:val="22"/>
          <w:szCs w:val="22"/>
        </w:rPr>
        <w:t>ub</w:t>
      </w:r>
      <w:r w:rsidR="00255236">
        <w:rPr>
          <w:rFonts w:asciiTheme="majorBidi" w:hAnsiTheme="majorBidi" w:cstheme="majorBidi"/>
          <w:sz w:val="22"/>
          <w:szCs w:val="22"/>
        </w:rPr>
        <w:t>:</w:t>
      </w:r>
      <w:r w:rsidR="00750E6D">
        <w:rPr>
          <w:rFonts w:asciiTheme="majorBidi" w:hAnsiTheme="majorBidi" w:cstheme="majorBidi"/>
          <w:sz w:val="22"/>
          <w:szCs w:val="22"/>
        </w:rPr>
        <w:t xml:space="preserve"> </w:t>
      </w:r>
      <w:hyperlink r:id="rId10">
        <w:r w:rsidR="00750E6D" w:rsidRPr="00750E6D">
          <w:rPr>
            <w:rStyle w:val="Hyperlink"/>
            <w:rFonts w:asciiTheme="majorBidi" w:hAnsiTheme="majorBidi" w:cstheme="majorBidi"/>
            <w:sz w:val="22"/>
            <w:szCs w:val="22"/>
          </w:rPr>
          <w:t>https://github.com/Adrisyaone/Undernutritiona-and-anemia</w:t>
        </w:r>
      </w:hyperlink>
    </w:p>
    <w:p w14:paraId="1C893A35" w14:textId="114326AA" w:rsidR="00750E6D" w:rsidRPr="00A12542" w:rsidRDefault="00750E6D">
      <w:pPr>
        <w:rPr>
          <w:rFonts w:asciiTheme="majorBidi" w:hAnsiTheme="majorBidi" w:cstheme="majorBidi"/>
          <w:sz w:val="22"/>
          <w:szCs w:val="22"/>
        </w:rPr>
      </w:pPr>
    </w:p>
    <w:p w14:paraId="77D5F4F1" w14:textId="77777777" w:rsidR="00696FE3" w:rsidRDefault="00696FE3" w:rsidP="00681333">
      <w:pPr>
        <w:rPr>
          <w:rFonts w:asciiTheme="majorBidi" w:hAnsiTheme="majorBidi" w:cstheme="majorBidi"/>
          <w:b/>
          <w:bCs/>
          <w:sz w:val="22"/>
          <w:szCs w:val="22"/>
        </w:rPr>
      </w:pPr>
    </w:p>
    <w:p w14:paraId="34A61D46" w14:textId="6A3E6C84" w:rsidR="00681333" w:rsidRPr="00A12542" w:rsidRDefault="00681333" w:rsidP="00681333">
      <w:pPr>
        <w:rPr>
          <w:rFonts w:asciiTheme="majorBidi" w:hAnsiTheme="majorBidi" w:cstheme="majorBidi"/>
          <w:b/>
          <w:bCs/>
          <w:sz w:val="22"/>
          <w:szCs w:val="22"/>
        </w:rPr>
      </w:pPr>
      <w:r w:rsidRPr="00A12542">
        <w:rPr>
          <w:rFonts w:asciiTheme="majorBidi" w:hAnsiTheme="majorBidi" w:cstheme="majorBidi"/>
          <w:b/>
          <w:bCs/>
          <w:sz w:val="22"/>
          <w:szCs w:val="22"/>
        </w:rPr>
        <w:t>Conflict of interest</w:t>
      </w:r>
    </w:p>
    <w:p w14:paraId="63BDC5F8" w14:textId="77777777" w:rsidR="00681333" w:rsidRPr="00A12542" w:rsidRDefault="00681333" w:rsidP="00681333">
      <w:pPr>
        <w:rPr>
          <w:rFonts w:asciiTheme="majorBidi" w:hAnsiTheme="majorBidi" w:cstheme="majorBidi"/>
          <w:sz w:val="22"/>
          <w:szCs w:val="22"/>
        </w:rPr>
      </w:pPr>
      <w:r w:rsidRPr="00A12542">
        <w:rPr>
          <w:rFonts w:asciiTheme="majorBidi" w:hAnsiTheme="majorBidi" w:cstheme="majorBidi"/>
          <w:sz w:val="22"/>
          <w:szCs w:val="22"/>
        </w:rPr>
        <w:t>The authors declare no conflicts of interest.</w:t>
      </w:r>
    </w:p>
    <w:p w14:paraId="02609623" w14:textId="77777777" w:rsidR="00681333" w:rsidRPr="00A12542" w:rsidRDefault="00681333" w:rsidP="00681333">
      <w:pPr>
        <w:rPr>
          <w:rFonts w:asciiTheme="majorBidi" w:hAnsiTheme="majorBidi" w:cstheme="majorBidi"/>
          <w:sz w:val="22"/>
          <w:szCs w:val="22"/>
        </w:rPr>
      </w:pPr>
    </w:p>
    <w:p w14:paraId="4E6C646D" w14:textId="77777777" w:rsidR="00681333" w:rsidRPr="00A12542" w:rsidRDefault="00681333" w:rsidP="00681333">
      <w:pPr>
        <w:rPr>
          <w:rFonts w:asciiTheme="majorBidi" w:hAnsiTheme="majorBidi" w:cstheme="majorBidi"/>
          <w:b/>
          <w:bCs/>
          <w:sz w:val="22"/>
          <w:szCs w:val="22"/>
        </w:rPr>
      </w:pPr>
      <w:r w:rsidRPr="00A12542">
        <w:rPr>
          <w:rFonts w:asciiTheme="majorBidi" w:hAnsiTheme="majorBidi" w:cstheme="majorBidi"/>
          <w:b/>
          <w:bCs/>
          <w:sz w:val="22"/>
          <w:szCs w:val="22"/>
        </w:rPr>
        <w:t>Funding</w:t>
      </w:r>
    </w:p>
    <w:p w14:paraId="1DCCE1AF" w14:textId="5525ADAD" w:rsidR="00C7261C" w:rsidRPr="00A12542" w:rsidRDefault="00681333" w:rsidP="002F625A">
      <w:pPr>
        <w:spacing w:line="360" w:lineRule="auto"/>
        <w:jc w:val="both"/>
        <w:rPr>
          <w:rFonts w:asciiTheme="majorBidi" w:hAnsiTheme="majorBidi" w:cstheme="majorBidi"/>
          <w:sz w:val="22"/>
          <w:szCs w:val="22"/>
        </w:rPr>
      </w:pPr>
      <w:r w:rsidRPr="00A12542">
        <w:rPr>
          <w:rFonts w:asciiTheme="majorBidi" w:hAnsiTheme="majorBidi" w:cstheme="majorBidi"/>
          <w:sz w:val="22"/>
          <w:szCs w:val="22"/>
        </w:rPr>
        <w:t>This study received no specific grants from any funding agency in public, commercial or not-for-profit sectors.</w:t>
      </w:r>
      <w:r w:rsidR="00C7261C" w:rsidRPr="00A12542">
        <w:rPr>
          <w:rFonts w:asciiTheme="majorBidi" w:hAnsiTheme="majorBidi" w:cstheme="majorBidi"/>
          <w:sz w:val="22"/>
          <w:szCs w:val="22"/>
        </w:rPr>
        <w:br w:type="page"/>
      </w:r>
    </w:p>
    <w:p w14:paraId="186B4108" w14:textId="4FE1A03B" w:rsidR="00371D97" w:rsidRPr="00A12542" w:rsidRDefault="00371D97" w:rsidP="008868B1">
      <w:pPr>
        <w:spacing w:line="360" w:lineRule="auto"/>
        <w:jc w:val="both"/>
        <w:rPr>
          <w:rFonts w:asciiTheme="majorBidi" w:hAnsiTheme="majorBidi" w:cstheme="majorBidi"/>
          <w:b/>
          <w:bCs/>
          <w:sz w:val="22"/>
          <w:szCs w:val="22"/>
        </w:rPr>
      </w:pPr>
      <w:r w:rsidRPr="00A12542">
        <w:rPr>
          <w:rFonts w:asciiTheme="majorBidi" w:hAnsiTheme="majorBidi" w:cstheme="majorBidi"/>
          <w:b/>
          <w:bCs/>
          <w:sz w:val="22"/>
          <w:szCs w:val="22"/>
        </w:rPr>
        <w:lastRenderedPageBreak/>
        <w:t>References:</w:t>
      </w:r>
    </w:p>
    <w:p w14:paraId="07491CDA" w14:textId="77777777" w:rsidR="006A2090" w:rsidRPr="006A2090" w:rsidRDefault="001D606B" w:rsidP="006A2090">
      <w:pPr>
        <w:pStyle w:val="Bibliography"/>
        <w:rPr>
          <w:rFonts w:ascii="Times New Roman" w:hAnsi="Times New Roman" w:cs="Times New Roman"/>
        </w:rPr>
      </w:pPr>
      <w:r w:rsidRPr="00A12542">
        <w:fldChar w:fldCharType="begin"/>
      </w:r>
      <w:r w:rsidR="006A2090">
        <w:instrText xml:space="preserve"> ADDIN ZOTERO_BIBL {"uncited":[],"omitted":[],"custom":[]} CSL_BIBLIOGRAPHY </w:instrText>
      </w:r>
      <w:r w:rsidRPr="00A12542">
        <w:fldChar w:fldCharType="separate"/>
      </w:r>
      <w:r w:rsidR="006A2090" w:rsidRPr="006A2090">
        <w:rPr>
          <w:rFonts w:ascii="Times New Roman" w:hAnsi="Times New Roman" w:cs="Times New Roman"/>
        </w:rPr>
        <w:t xml:space="preserve">1. </w:t>
      </w:r>
      <w:r w:rsidR="006A2090" w:rsidRPr="006A2090">
        <w:rPr>
          <w:rFonts w:ascii="Times New Roman" w:hAnsi="Times New Roman" w:cs="Times New Roman"/>
        </w:rPr>
        <w:tab/>
        <w:t>Sunuwar DR, Singh DR, Pradhan PMS. Prevalence and factors associated with double and triple burden of malnutrition among mothers and children in Nepal: evidence from 2016 Nepal demographic and health survey. BMC Public Health. 2020;20: 405. doi:10.1186/s12889-020-8356-y</w:t>
      </w:r>
    </w:p>
    <w:p w14:paraId="1AE4873A" w14:textId="77777777" w:rsidR="006A2090" w:rsidRPr="006A2090" w:rsidRDefault="006A2090" w:rsidP="006A2090">
      <w:pPr>
        <w:pStyle w:val="Bibliography"/>
        <w:rPr>
          <w:rFonts w:ascii="Times New Roman" w:hAnsi="Times New Roman" w:cs="Times New Roman"/>
        </w:rPr>
      </w:pPr>
      <w:r w:rsidRPr="006A2090">
        <w:rPr>
          <w:rFonts w:ascii="Times New Roman" w:hAnsi="Times New Roman" w:cs="Times New Roman"/>
        </w:rPr>
        <w:t xml:space="preserve">2. </w:t>
      </w:r>
      <w:r w:rsidRPr="006A2090">
        <w:rPr>
          <w:rFonts w:ascii="Times New Roman" w:hAnsi="Times New Roman" w:cs="Times New Roman"/>
        </w:rPr>
        <w:tab/>
        <w:t>Sharma S, Acharya BK, Wu Q. Spatial Variations and Determinants of Anemia among Under-five Children in Nepal, DHS (2006–2016). Int J Environ Res Public Health. 2022;19: 8664. doi:10.3390/ijerph19148664</w:t>
      </w:r>
    </w:p>
    <w:p w14:paraId="4C24801B" w14:textId="77777777" w:rsidR="006A2090" w:rsidRPr="006A2090" w:rsidRDefault="006A2090" w:rsidP="006A2090">
      <w:pPr>
        <w:pStyle w:val="Bibliography"/>
        <w:rPr>
          <w:rFonts w:ascii="Times New Roman" w:hAnsi="Times New Roman" w:cs="Times New Roman"/>
        </w:rPr>
      </w:pPr>
      <w:r w:rsidRPr="006A2090">
        <w:rPr>
          <w:rFonts w:ascii="Times New Roman" w:hAnsi="Times New Roman" w:cs="Times New Roman"/>
        </w:rPr>
        <w:t xml:space="preserve">3. </w:t>
      </w:r>
      <w:r w:rsidRPr="006A2090">
        <w:rPr>
          <w:rFonts w:ascii="Times New Roman" w:hAnsi="Times New Roman" w:cs="Times New Roman"/>
        </w:rPr>
        <w:tab/>
        <w:t>Mamun S, Mascie-Taylor CGN. Double Burden of Malnutrition (DBM) and Anaemia under the Same Roof: A Bangladesh Perspective. Med Sci. 2019;7: 20. doi:10.3390/medsci7020020</w:t>
      </w:r>
    </w:p>
    <w:p w14:paraId="2F5362F4" w14:textId="77777777" w:rsidR="006A2090" w:rsidRPr="006A2090" w:rsidRDefault="006A2090" w:rsidP="006A2090">
      <w:pPr>
        <w:pStyle w:val="Bibliography"/>
        <w:rPr>
          <w:rFonts w:ascii="Times New Roman" w:hAnsi="Times New Roman" w:cs="Times New Roman"/>
        </w:rPr>
      </w:pPr>
      <w:r w:rsidRPr="006A2090">
        <w:rPr>
          <w:rFonts w:ascii="Times New Roman" w:hAnsi="Times New Roman" w:cs="Times New Roman"/>
        </w:rPr>
        <w:t xml:space="preserve">4. </w:t>
      </w:r>
      <w:r w:rsidRPr="006A2090">
        <w:rPr>
          <w:rFonts w:ascii="Times New Roman" w:hAnsi="Times New Roman" w:cs="Times New Roman"/>
        </w:rPr>
        <w:tab/>
        <w:t>Dahal K, Yadav DK, Baral D, Yadav BK. Determinants of severe acute malnutrition among under 5 children in Satar community of Jhapa, Nepal. Hussain A, editor. PLOS ONE. 2021;16: e0245151. doi:10.1371/journal.pone.0245151</w:t>
      </w:r>
    </w:p>
    <w:p w14:paraId="2D07E7A2" w14:textId="77777777" w:rsidR="006A2090" w:rsidRPr="006A2090" w:rsidRDefault="006A2090" w:rsidP="006A2090">
      <w:pPr>
        <w:pStyle w:val="Bibliography"/>
        <w:rPr>
          <w:rFonts w:ascii="Times New Roman" w:hAnsi="Times New Roman" w:cs="Times New Roman"/>
        </w:rPr>
      </w:pPr>
      <w:r w:rsidRPr="006A2090">
        <w:rPr>
          <w:rFonts w:ascii="Times New Roman" w:hAnsi="Times New Roman" w:cs="Times New Roman"/>
        </w:rPr>
        <w:t xml:space="preserve">5. </w:t>
      </w:r>
      <w:r w:rsidRPr="006A2090">
        <w:rPr>
          <w:rFonts w:ascii="Times New Roman" w:hAnsi="Times New Roman" w:cs="Times New Roman"/>
        </w:rPr>
        <w:tab/>
        <w:t xml:space="preserve">Burgess A. Undernutrition in Adults and Children: causes, consequences and what we can do. South Sudan Med J. 2008;1: 18–22. </w:t>
      </w:r>
    </w:p>
    <w:p w14:paraId="234E0626" w14:textId="77777777" w:rsidR="006A2090" w:rsidRPr="006A2090" w:rsidRDefault="006A2090" w:rsidP="006A2090">
      <w:pPr>
        <w:pStyle w:val="Bibliography"/>
        <w:rPr>
          <w:rFonts w:ascii="Times New Roman" w:hAnsi="Times New Roman" w:cs="Times New Roman"/>
        </w:rPr>
      </w:pPr>
      <w:r w:rsidRPr="006A2090">
        <w:rPr>
          <w:rFonts w:ascii="Times New Roman" w:hAnsi="Times New Roman" w:cs="Times New Roman"/>
        </w:rPr>
        <w:t xml:space="preserve">6. </w:t>
      </w:r>
      <w:r w:rsidRPr="006A2090">
        <w:rPr>
          <w:rFonts w:ascii="Times New Roman" w:hAnsi="Times New Roman" w:cs="Times New Roman"/>
        </w:rPr>
        <w:tab/>
        <w:t>De Sanctis V, Soliman A, Alaaraj N, Ahmed S, Alyafei F, Hamed N. Early and Long-term Consequences of Nutritional Stunting: From Childhood to Adulthood: Early and Long-term Consequences of Nutritional Stunting. Acta Bio Medica Atenei Parm. 2021;92: 11346. doi:10.23750/abm.v92i1.11346</w:t>
      </w:r>
    </w:p>
    <w:p w14:paraId="034EA08C" w14:textId="77777777" w:rsidR="006A2090" w:rsidRPr="006A2090" w:rsidRDefault="006A2090" w:rsidP="006A2090">
      <w:pPr>
        <w:pStyle w:val="Bibliography"/>
        <w:rPr>
          <w:rFonts w:ascii="Times New Roman" w:hAnsi="Times New Roman" w:cs="Times New Roman"/>
        </w:rPr>
      </w:pPr>
      <w:r w:rsidRPr="006A2090">
        <w:rPr>
          <w:rFonts w:ascii="Times New Roman" w:hAnsi="Times New Roman" w:cs="Times New Roman"/>
        </w:rPr>
        <w:t xml:space="preserve">7. </w:t>
      </w:r>
      <w:r w:rsidRPr="006A2090">
        <w:rPr>
          <w:rFonts w:ascii="Times New Roman" w:hAnsi="Times New Roman" w:cs="Times New Roman"/>
        </w:rPr>
        <w:tab/>
        <w:t>Fact sheets - Malnutrition. [cited 2 Nov 2024]. Available: https://www.who.int/news-room/fact-sheets/detail/malnutrition</w:t>
      </w:r>
    </w:p>
    <w:p w14:paraId="7A71CBEF" w14:textId="77777777" w:rsidR="006A2090" w:rsidRPr="006A2090" w:rsidRDefault="006A2090" w:rsidP="006A2090">
      <w:pPr>
        <w:pStyle w:val="Bibliography"/>
        <w:rPr>
          <w:rFonts w:ascii="Times New Roman" w:hAnsi="Times New Roman" w:cs="Times New Roman"/>
        </w:rPr>
      </w:pPr>
      <w:r w:rsidRPr="006A2090">
        <w:rPr>
          <w:rFonts w:ascii="Times New Roman" w:hAnsi="Times New Roman" w:cs="Times New Roman"/>
        </w:rPr>
        <w:t xml:space="preserve">8. </w:t>
      </w:r>
      <w:r w:rsidRPr="006A2090">
        <w:rPr>
          <w:rFonts w:ascii="Times New Roman" w:hAnsi="Times New Roman" w:cs="Times New Roman"/>
        </w:rPr>
        <w:tab/>
        <w:t>Kassebaum NJ, Jasrasaria R, Naghavi M, Wulf SK, Johns N, Lozano R, et al. A systematic analysis of global anemia burden from 1990 to 2010. Blood. 2014;123: 615–624. doi:10.1182/blood-2013-06-508325</w:t>
      </w:r>
    </w:p>
    <w:p w14:paraId="7AA98F0D" w14:textId="77777777" w:rsidR="006A2090" w:rsidRPr="006A2090" w:rsidRDefault="006A2090" w:rsidP="006A2090">
      <w:pPr>
        <w:pStyle w:val="Bibliography"/>
        <w:rPr>
          <w:rFonts w:ascii="Times New Roman" w:hAnsi="Times New Roman" w:cs="Times New Roman"/>
        </w:rPr>
      </w:pPr>
      <w:r w:rsidRPr="006A2090">
        <w:rPr>
          <w:rFonts w:ascii="Times New Roman" w:hAnsi="Times New Roman" w:cs="Times New Roman"/>
        </w:rPr>
        <w:t xml:space="preserve">9. </w:t>
      </w:r>
      <w:r w:rsidRPr="006A2090">
        <w:rPr>
          <w:rFonts w:ascii="Times New Roman" w:hAnsi="Times New Roman" w:cs="Times New Roman"/>
        </w:rPr>
        <w:tab/>
        <w:t>Sinha RK, Dua R, Bijalwan V, Rohatgi S, Kumar P. Determinants of Stunting, Wasting, and Underweight in Five High-Burden Pockets of Four Indian States. Indian J Community Med Off Publ Indian Assoc Prev Soc Med. 2018;43: 279–283. doi:10.4103/ijcm.IJCM_151_18</w:t>
      </w:r>
    </w:p>
    <w:p w14:paraId="55E1E6F9" w14:textId="77777777" w:rsidR="006A2090" w:rsidRPr="006A2090" w:rsidRDefault="006A2090" w:rsidP="006A2090">
      <w:pPr>
        <w:pStyle w:val="Bibliography"/>
        <w:rPr>
          <w:rFonts w:ascii="Times New Roman" w:hAnsi="Times New Roman" w:cs="Times New Roman"/>
        </w:rPr>
      </w:pPr>
      <w:r w:rsidRPr="006A2090">
        <w:rPr>
          <w:rFonts w:ascii="Times New Roman" w:hAnsi="Times New Roman" w:cs="Times New Roman"/>
        </w:rPr>
        <w:t xml:space="preserve">10. </w:t>
      </w:r>
      <w:r w:rsidRPr="006A2090">
        <w:rPr>
          <w:rFonts w:ascii="Times New Roman" w:hAnsi="Times New Roman" w:cs="Times New Roman"/>
        </w:rPr>
        <w:tab/>
        <w:t>Khan JR, Awan N, Misu F. Determinants of anemia among 6-59 months aged children in Bangladesh: evidence from nationally representative data. BMC Pediatr. 2016;16: 3. doi:10.1186/s12887-015-0536-z</w:t>
      </w:r>
    </w:p>
    <w:p w14:paraId="5666C508" w14:textId="77777777" w:rsidR="006A2090" w:rsidRPr="006A2090" w:rsidRDefault="006A2090" w:rsidP="006A2090">
      <w:pPr>
        <w:pStyle w:val="Bibliography"/>
        <w:rPr>
          <w:rFonts w:ascii="Times New Roman" w:hAnsi="Times New Roman" w:cs="Times New Roman"/>
        </w:rPr>
      </w:pPr>
      <w:r w:rsidRPr="006A2090">
        <w:rPr>
          <w:rFonts w:ascii="Times New Roman" w:hAnsi="Times New Roman" w:cs="Times New Roman"/>
        </w:rPr>
        <w:t xml:space="preserve">11. </w:t>
      </w:r>
      <w:r w:rsidRPr="006A2090">
        <w:rPr>
          <w:rFonts w:ascii="Times New Roman" w:hAnsi="Times New Roman" w:cs="Times New Roman"/>
        </w:rPr>
        <w:tab/>
        <w:t>Malnutrition in Children. In: UNICEF DATA [Internet]. [cited 2 Nov 2024]. Available: https://data.unicef.org/topic/nutrition/malnutrition/</w:t>
      </w:r>
    </w:p>
    <w:p w14:paraId="3FA1B74C" w14:textId="77777777" w:rsidR="006A2090" w:rsidRPr="006A2090" w:rsidRDefault="006A2090" w:rsidP="006A2090">
      <w:pPr>
        <w:pStyle w:val="Bibliography"/>
        <w:rPr>
          <w:rFonts w:ascii="Times New Roman" w:hAnsi="Times New Roman" w:cs="Times New Roman"/>
        </w:rPr>
      </w:pPr>
      <w:r w:rsidRPr="006A2090">
        <w:rPr>
          <w:rFonts w:ascii="Times New Roman" w:hAnsi="Times New Roman" w:cs="Times New Roman"/>
        </w:rPr>
        <w:t xml:space="preserve">12. </w:t>
      </w:r>
      <w:r w:rsidRPr="006A2090">
        <w:rPr>
          <w:rFonts w:ascii="Times New Roman" w:hAnsi="Times New Roman" w:cs="Times New Roman"/>
        </w:rPr>
        <w:tab/>
        <w:t>World Health Organization. Anaemia in women and children. [cited 2 Nov 2024]. Available: https://www.who.int/data/gho/data/themes/topics/anaemia_in_women_and_children</w:t>
      </w:r>
    </w:p>
    <w:p w14:paraId="3A01ADF6" w14:textId="77777777" w:rsidR="006A2090" w:rsidRPr="006A2090" w:rsidRDefault="006A2090" w:rsidP="006A2090">
      <w:pPr>
        <w:pStyle w:val="Bibliography"/>
        <w:rPr>
          <w:rFonts w:ascii="Times New Roman" w:hAnsi="Times New Roman" w:cs="Times New Roman"/>
        </w:rPr>
      </w:pPr>
      <w:r w:rsidRPr="006A2090">
        <w:rPr>
          <w:rFonts w:ascii="Times New Roman" w:hAnsi="Times New Roman" w:cs="Times New Roman"/>
        </w:rPr>
        <w:lastRenderedPageBreak/>
        <w:t xml:space="preserve">13. </w:t>
      </w:r>
      <w:r w:rsidRPr="006A2090">
        <w:rPr>
          <w:rFonts w:ascii="Times New Roman" w:hAnsi="Times New Roman" w:cs="Times New Roman"/>
        </w:rPr>
        <w:tab/>
        <w:t xml:space="preserve">Ministry of Health and Population [Nepal], New ERA, ICF. Nepal Demographic and Health Survey 2022. Kathmandu, Nepal: Ministry of Health and Population [Nepal]; 2023. </w:t>
      </w:r>
    </w:p>
    <w:p w14:paraId="6D7B778D" w14:textId="77777777" w:rsidR="006A2090" w:rsidRPr="006A2090" w:rsidRDefault="006A2090" w:rsidP="006A2090">
      <w:pPr>
        <w:pStyle w:val="Bibliography"/>
        <w:rPr>
          <w:rFonts w:ascii="Times New Roman" w:hAnsi="Times New Roman" w:cs="Times New Roman"/>
        </w:rPr>
      </w:pPr>
      <w:r w:rsidRPr="006A2090">
        <w:rPr>
          <w:rFonts w:ascii="Times New Roman" w:hAnsi="Times New Roman" w:cs="Times New Roman"/>
        </w:rPr>
        <w:t xml:space="preserve">14. </w:t>
      </w:r>
      <w:r w:rsidRPr="006A2090">
        <w:rPr>
          <w:rFonts w:ascii="Times New Roman" w:hAnsi="Times New Roman" w:cs="Times New Roman"/>
        </w:rPr>
        <w:tab/>
        <w:t>Gaston RT, Habyarimana F, Ramroop S. Joint modelling of anaemia and stunting in children less than five years of age in Lesotho: a cross-sectional case study. BMC Public Health. 2022;22: 285. doi:10.1186/s12889-022-12690-3</w:t>
      </w:r>
    </w:p>
    <w:p w14:paraId="34A65D7A" w14:textId="77777777" w:rsidR="006A2090" w:rsidRPr="006A2090" w:rsidRDefault="006A2090" w:rsidP="006A2090">
      <w:pPr>
        <w:pStyle w:val="Bibliography"/>
        <w:rPr>
          <w:rFonts w:ascii="Times New Roman" w:hAnsi="Times New Roman" w:cs="Times New Roman"/>
        </w:rPr>
      </w:pPr>
      <w:r w:rsidRPr="006A2090">
        <w:rPr>
          <w:rFonts w:ascii="Times New Roman" w:hAnsi="Times New Roman" w:cs="Times New Roman"/>
        </w:rPr>
        <w:t xml:space="preserve">15. </w:t>
      </w:r>
      <w:r w:rsidRPr="006A2090">
        <w:rPr>
          <w:rFonts w:ascii="Times New Roman" w:hAnsi="Times New Roman" w:cs="Times New Roman"/>
        </w:rPr>
        <w:tab/>
        <w:t>Black RE, Victora CG, Walker SP, Bhutta ZA, Christian P, de Onis M, et al. Maternal and child undernutrition and overweight in low-income and middle-income countries. Lancet Lond Engl. 2013;382: 427–451. doi:10.1016/S0140-6736(13)60937-X</w:t>
      </w:r>
    </w:p>
    <w:p w14:paraId="6D5CD188" w14:textId="77777777" w:rsidR="006A2090" w:rsidRPr="006A2090" w:rsidRDefault="006A2090" w:rsidP="006A2090">
      <w:pPr>
        <w:pStyle w:val="Bibliography"/>
        <w:rPr>
          <w:rFonts w:ascii="Times New Roman" w:hAnsi="Times New Roman" w:cs="Times New Roman"/>
        </w:rPr>
      </w:pPr>
      <w:r w:rsidRPr="006A2090">
        <w:rPr>
          <w:rFonts w:ascii="Times New Roman" w:hAnsi="Times New Roman" w:cs="Times New Roman"/>
        </w:rPr>
        <w:t xml:space="preserve">16. </w:t>
      </w:r>
      <w:r w:rsidRPr="006A2090">
        <w:rPr>
          <w:rFonts w:ascii="Times New Roman" w:hAnsi="Times New Roman" w:cs="Times New Roman"/>
        </w:rPr>
        <w:tab/>
        <w:t>Aheto JMK, Taylor BM, Keegan TJ, Diggle PJ. Modelling and forecasting spatio-temporal variation in the risk of chronic malnutrition among under-five children in Ghana. Spat Spatio-Temporal Epidemiol. 2017;21: 37–46. doi:10.1016/j.sste.2017.02.003</w:t>
      </w:r>
    </w:p>
    <w:p w14:paraId="1CDF41CC" w14:textId="77777777" w:rsidR="006A2090" w:rsidRPr="006A2090" w:rsidRDefault="006A2090" w:rsidP="006A2090">
      <w:pPr>
        <w:pStyle w:val="Bibliography"/>
        <w:rPr>
          <w:rFonts w:ascii="Times New Roman" w:hAnsi="Times New Roman" w:cs="Times New Roman"/>
        </w:rPr>
      </w:pPr>
      <w:r w:rsidRPr="006A2090">
        <w:rPr>
          <w:rFonts w:ascii="Times New Roman" w:hAnsi="Times New Roman" w:cs="Times New Roman"/>
        </w:rPr>
        <w:t xml:space="preserve">17. </w:t>
      </w:r>
      <w:r w:rsidRPr="006A2090">
        <w:rPr>
          <w:rFonts w:ascii="Times New Roman" w:hAnsi="Times New Roman" w:cs="Times New Roman"/>
        </w:rPr>
        <w:tab/>
        <w:t>The burden of malnutrition - Global Nutrition Report. [cited 20 Nov 2024]. Available: https://globalnutritionreport.org/reports/global-nutrition-report-2018/burden-malnutrition/</w:t>
      </w:r>
    </w:p>
    <w:p w14:paraId="3BEBFE76" w14:textId="77777777" w:rsidR="006A2090" w:rsidRPr="006A2090" w:rsidRDefault="006A2090" w:rsidP="006A2090">
      <w:pPr>
        <w:pStyle w:val="Bibliography"/>
        <w:rPr>
          <w:rFonts w:ascii="Times New Roman" w:hAnsi="Times New Roman" w:cs="Times New Roman"/>
        </w:rPr>
      </w:pPr>
      <w:r w:rsidRPr="006A2090">
        <w:rPr>
          <w:rFonts w:ascii="Times New Roman" w:hAnsi="Times New Roman" w:cs="Times New Roman"/>
        </w:rPr>
        <w:t xml:space="preserve">18. </w:t>
      </w:r>
      <w:r w:rsidRPr="006A2090">
        <w:rPr>
          <w:rFonts w:ascii="Times New Roman" w:hAnsi="Times New Roman" w:cs="Times New Roman"/>
        </w:rPr>
        <w:tab/>
        <w:t>Dessie G, Li J, Nghiem S, Doan T. Prevalence and Determinants of Stunting-Anemia and Wasting-Anemia Comorbidities and Micronutrient Deficiencies in Children Under 5 in the Least-Developed Countries: A Systematic Review and Meta-analysis. Nutr Rev. 2024; nuae063. doi:10.1093/nutrit/nuae063</w:t>
      </w:r>
    </w:p>
    <w:p w14:paraId="678DB60D" w14:textId="77777777" w:rsidR="006A2090" w:rsidRPr="006A2090" w:rsidRDefault="006A2090" w:rsidP="006A2090">
      <w:pPr>
        <w:pStyle w:val="Bibliography"/>
        <w:rPr>
          <w:rFonts w:ascii="Times New Roman" w:hAnsi="Times New Roman" w:cs="Times New Roman"/>
        </w:rPr>
      </w:pPr>
      <w:r w:rsidRPr="006A2090">
        <w:rPr>
          <w:rFonts w:ascii="Times New Roman" w:hAnsi="Times New Roman" w:cs="Times New Roman"/>
        </w:rPr>
        <w:t xml:space="preserve">19. </w:t>
      </w:r>
      <w:r w:rsidRPr="006A2090">
        <w:rPr>
          <w:rFonts w:ascii="Times New Roman" w:hAnsi="Times New Roman" w:cs="Times New Roman"/>
        </w:rPr>
        <w:tab/>
        <w:t>Balarajan Y, Ramakrishnan U, Özaltin E, Shankar AH, Subramanian SV. Anaemia in low-income and middle-income countries. The Lancet. 2011;378: 2123–2135. doi:10.1016/S0140-6736(10)62304-5</w:t>
      </w:r>
    </w:p>
    <w:p w14:paraId="428E11F9" w14:textId="77777777" w:rsidR="006A2090" w:rsidRPr="006A2090" w:rsidRDefault="006A2090" w:rsidP="006A2090">
      <w:pPr>
        <w:pStyle w:val="Bibliography"/>
        <w:rPr>
          <w:rFonts w:ascii="Times New Roman" w:hAnsi="Times New Roman" w:cs="Times New Roman"/>
        </w:rPr>
      </w:pPr>
      <w:r w:rsidRPr="006A2090">
        <w:rPr>
          <w:rFonts w:ascii="Times New Roman" w:hAnsi="Times New Roman" w:cs="Times New Roman"/>
        </w:rPr>
        <w:t xml:space="preserve">20. </w:t>
      </w:r>
      <w:r w:rsidRPr="006A2090">
        <w:rPr>
          <w:rFonts w:ascii="Times New Roman" w:hAnsi="Times New Roman" w:cs="Times New Roman"/>
        </w:rPr>
        <w:tab/>
        <w:t>Christian AK, Agula C, Jayson-Quashigah P-N. Correlates and spatial distribution of the co-occurrence of childhood anaemia and stunting in Ghana. SSM - Popul Health. 2020;12: 100683. doi:10.1016/j.ssmph.2020.100683</w:t>
      </w:r>
    </w:p>
    <w:p w14:paraId="5F5463F5" w14:textId="77777777" w:rsidR="006A2090" w:rsidRPr="006A2090" w:rsidRDefault="006A2090" w:rsidP="006A2090">
      <w:pPr>
        <w:pStyle w:val="Bibliography"/>
        <w:rPr>
          <w:rFonts w:ascii="Times New Roman" w:hAnsi="Times New Roman" w:cs="Times New Roman"/>
        </w:rPr>
      </w:pPr>
      <w:r w:rsidRPr="006A2090">
        <w:rPr>
          <w:rFonts w:ascii="Times New Roman" w:hAnsi="Times New Roman" w:cs="Times New Roman"/>
        </w:rPr>
        <w:t xml:space="preserve">21. </w:t>
      </w:r>
      <w:r w:rsidRPr="006A2090">
        <w:rPr>
          <w:rFonts w:ascii="Times New Roman" w:hAnsi="Times New Roman" w:cs="Times New Roman"/>
        </w:rPr>
        <w:tab/>
        <w:t xml:space="preserve">Guo W, Zgambo M, Chen S, Shimpuku Y. Prevalence and trends of coexisting forms of malnutrition and its associated factors among children aged 6–59 months in South and Southeast Asia, 1996–2022: a cross-sectional time series study. BMC Public Health. 2025;25: 2296. </w:t>
      </w:r>
    </w:p>
    <w:p w14:paraId="438B9A6D" w14:textId="77777777" w:rsidR="006A2090" w:rsidRPr="006A2090" w:rsidRDefault="006A2090" w:rsidP="006A2090">
      <w:pPr>
        <w:pStyle w:val="Bibliography"/>
        <w:rPr>
          <w:rFonts w:ascii="Times New Roman" w:hAnsi="Times New Roman" w:cs="Times New Roman"/>
        </w:rPr>
      </w:pPr>
      <w:r w:rsidRPr="006A2090">
        <w:rPr>
          <w:rFonts w:ascii="Times New Roman" w:hAnsi="Times New Roman" w:cs="Times New Roman"/>
        </w:rPr>
        <w:t xml:space="preserve">22. </w:t>
      </w:r>
      <w:r w:rsidRPr="006A2090">
        <w:rPr>
          <w:rFonts w:ascii="Times New Roman" w:hAnsi="Times New Roman" w:cs="Times New Roman"/>
        </w:rPr>
        <w:tab/>
        <w:t xml:space="preserve">Dhakal RP, Aryal V, Acharya P. Factors influencing undernutrition among children in Nepal: a comparative study of Composite Index of Anthropometric Failure (CIAF) using 2016 and 2022 demographic and health survey data. J Health Popul Nutr. 2025;44: 311. </w:t>
      </w:r>
    </w:p>
    <w:p w14:paraId="5DB01B11" w14:textId="77777777" w:rsidR="006A2090" w:rsidRPr="006A2090" w:rsidRDefault="006A2090" w:rsidP="006A2090">
      <w:pPr>
        <w:pStyle w:val="Bibliography"/>
        <w:rPr>
          <w:rFonts w:ascii="Times New Roman" w:hAnsi="Times New Roman" w:cs="Times New Roman"/>
        </w:rPr>
      </w:pPr>
      <w:r w:rsidRPr="006A2090">
        <w:rPr>
          <w:rFonts w:ascii="Times New Roman" w:hAnsi="Times New Roman" w:cs="Times New Roman"/>
        </w:rPr>
        <w:t xml:space="preserve">23. </w:t>
      </w:r>
      <w:r w:rsidRPr="006A2090">
        <w:rPr>
          <w:rFonts w:ascii="Times New Roman" w:hAnsi="Times New Roman" w:cs="Times New Roman"/>
        </w:rPr>
        <w:tab/>
        <w:t>The DHS Program - Available Datasets. [cited 2 Nov 2024]. Available: https://dhsprogram.com/data/available-datasets.cfm</w:t>
      </w:r>
    </w:p>
    <w:p w14:paraId="480B425A" w14:textId="77777777" w:rsidR="006A2090" w:rsidRPr="006A2090" w:rsidRDefault="006A2090" w:rsidP="006A2090">
      <w:pPr>
        <w:pStyle w:val="Bibliography"/>
        <w:rPr>
          <w:rFonts w:ascii="Times New Roman" w:hAnsi="Times New Roman" w:cs="Times New Roman"/>
        </w:rPr>
      </w:pPr>
      <w:r w:rsidRPr="006A2090">
        <w:rPr>
          <w:rFonts w:ascii="Times New Roman" w:hAnsi="Times New Roman" w:cs="Times New Roman"/>
        </w:rPr>
        <w:t xml:space="preserve">24. </w:t>
      </w:r>
      <w:r w:rsidRPr="006A2090">
        <w:rPr>
          <w:rFonts w:ascii="Times New Roman" w:hAnsi="Times New Roman" w:cs="Times New Roman"/>
        </w:rPr>
        <w:tab/>
        <w:t>National Report | National Population and and Housing Census 2021 Results. [cited 17 June 2024]. Available: https://censusnepal.cbs.gov.np/results/downloads/national</w:t>
      </w:r>
    </w:p>
    <w:p w14:paraId="72FD551A" w14:textId="77777777" w:rsidR="006A2090" w:rsidRPr="006A2090" w:rsidRDefault="006A2090" w:rsidP="006A2090">
      <w:pPr>
        <w:pStyle w:val="Bibliography"/>
        <w:rPr>
          <w:rFonts w:ascii="Times New Roman" w:hAnsi="Times New Roman" w:cs="Times New Roman"/>
        </w:rPr>
      </w:pPr>
      <w:r w:rsidRPr="006A2090">
        <w:rPr>
          <w:rFonts w:ascii="Times New Roman" w:hAnsi="Times New Roman" w:cs="Times New Roman"/>
        </w:rPr>
        <w:lastRenderedPageBreak/>
        <w:t xml:space="preserve">25. </w:t>
      </w:r>
      <w:r w:rsidRPr="006A2090">
        <w:rPr>
          <w:rFonts w:ascii="Times New Roman" w:hAnsi="Times New Roman" w:cs="Times New Roman"/>
        </w:rPr>
        <w:tab/>
        <w:t xml:space="preserve">Government of Nepal-National Planning Comission, United Nations Development Programme. Nepal Human Development Report 2020: Beyond Graduation: Productive Transformation and Prosperity. Lalitpur, Nepal; 2020. </w:t>
      </w:r>
    </w:p>
    <w:p w14:paraId="7BB6C18D" w14:textId="77777777" w:rsidR="006A2090" w:rsidRPr="006A2090" w:rsidRDefault="006A2090" w:rsidP="006A2090">
      <w:pPr>
        <w:pStyle w:val="Bibliography"/>
        <w:rPr>
          <w:rFonts w:ascii="Times New Roman" w:hAnsi="Times New Roman" w:cs="Times New Roman"/>
        </w:rPr>
      </w:pPr>
      <w:r w:rsidRPr="006A2090">
        <w:rPr>
          <w:rFonts w:ascii="Times New Roman" w:hAnsi="Times New Roman" w:cs="Times New Roman"/>
        </w:rPr>
        <w:t xml:space="preserve">26. </w:t>
      </w:r>
      <w:r w:rsidRPr="006A2090">
        <w:rPr>
          <w:rFonts w:ascii="Times New Roman" w:hAnsi="Times New Roman" w:cs="Times New Roman"/>
        </w:rPr>
        <w:tab/>
        <w:t>A Closer Look at Hunger and Undernutrition in Nepal. In: Global Hunger Index (GHI) - peer-reviewed annual publication designed to comprehensively measure and track hunger at the global, regional, and country levels [Internet]. [cited 26 Oct 2025]. Available: https://www.globalhungerindex.org/case-studies/2020-nepal.html</w:t>
      </w:r>
    </w:p>
    <w:p w14:paraId="2D2C28D9" w14:textId="77777777" w:rsidR="006A2090" w:rsidRPr="006A2090" w:rsidRDefault="006A2090" w:rsidP="006A2090">
      <w:pPr>
        <w:pStyle w:val="Bibliography"/>
        <w:rPr>
          <w:rFonts w:ascii="Times New Roman" w:hAnsi="Times New Roman" w:cs="Times New Roman"/>
        </w:rPr>
      </w:pPr>
      <w:r w:rsidRPr="006A2090">
        <w:rPr>
          <w:rFonts w:ascii="Times New Roman" w:hAnsi="Times New Roman" w:cs="Times New Roman"/>
        </w:rPr>
        <w:t xml:space="preserve">27. </w:t>
      </w:r>
      <w:r w:rsidRPr="006A2090">
        <w:rPr>
          <w:rFonts w:ascii="Times New Roman" w:hAnsi="Times New Roman" w:cs="Times New Roman"/>
        </w:rPr>
        <w:tab/>
        <w:t>Permatasari TAE, Chadirin Y. Assessment of undernutrition using the composite index of anthropometric failure (CIAF) and its determinants: A cross-sectional study in the rural area of the Bogor District in Indonesia. BMC Nutr. 2022;8: 133. doi:10.1186/s40795-022-00627-3</w:t>
      </w:r>
    </w:p>
    <w:p w14:paraId="1227D298" w14:textId="77777777" w:rsidR="006A2090" w:rsidRPr="006A2090" w:rsidRDefault="006A2090" w:rsidP="006A2090">
      <w:pPr>
        <w:pStyle w:val="Bibliography"/>
        <w:rPr>
          <w:rFonts w:ascii="Times New Roman" w:hAnsi="Times New Roman" w:cs="Times New Roman"/>
        </w:rPr>
      </w:pPr>
      <w:r w:rsidRPr="006A2090">
        <w:rPr>
          <w:rFonts w:ascii="Times New Roman" w:hAnsi="Times New Roman" w:cs="Times New Roman"/>
        </w:rPr>
        <w:t xml:space="preserve">28. </w:t>
      </w:r>
      <w:r w:rsidRPr="006A2090">
        <w:rPr>
          <w:rFonts w:ascii="Times New Roman" w:hAnsi="Times New Roman" w:cs="Times New Roman"/>
        </w:rPr>
        <w:tab/>
        <w:t>Guideline: assessing and managing children at primary health-care facilities to prevent overweight and obesity in the context of the double burden of malnutrition. [cited 5 Mar 2025]. Available: https://www.who.int/publications/i/item/9789241550123</w:t>
      </w:r>
    </w:p>
    <w:p w14:paraId="1CC6C8D1" w14:textId="77777777" w:rsidR="006A2090" w:rsidRPr="006A2090" w:rsidRDefault="006A2090" w:rsidP="006A2090">
      <w:pPr>
        <w:pStyle w:val="Bibliography"/>
        <w:rPr>
          <w:rFonts w:ascii="Times New Roman" w:hAnsi="Times New Roman" w:cs="Times New Roman"/>
        </w:rPr>
      </w:pPr>
      <w:r w:rsidRPr="006A2090">
        <w:rPr>
          <w:rFonts w:ascii="Times New Roman" w:hAnsi="Times New Roman" w:cs="Times New Roman"/>
        </w:rPr>
        <w:t xml:space="preserve">29. </w:t>
      </w:r>
      <w:r w:rsidRPr="006A2090">
        <w:rPr>
          <w:rFonts w:ascii="Times New Roman" w:hAnsi="Times New Roman" w:cs="Times New Roman"/>
        </w:rPr>
        <w:tab/>
        <w:t>Sharma S, Adhikari B, Pandey AR, Karki S, K. C. SP, Joshi D, et al. Association between media exposure and maternal health service use in Nepal: A further analysis of Nepal Demographic and Health Survey-2022. Thapa K, editor. PLOS ONE. 2024;19: e0297418. doi:10.1371/journal.pone.0297418</w:t>
      </w:r>
    </w:p>
    <w:p w14:paraId="1112CB3A" w14:textId="77777777" w:rsidR="006A2090" w:rsidRPr="006A2090" w:rsidRDefault="006A2090" w:rsidP="006A2090">
      <w:pPr>
        <w:pStyle w:val="Bibliography"/>
        <w:rPr>
          <w:rFonts w:ascii="Times New Roman" w:hAnsi="Times New Roman" w:cs="Times New Roman"/>
        </w:rPr>
      </w:pPr>
      <w:r w:rsidRPr="006A2090">
        <w:rPr>
          <w:rFonts w:ascii="Times New Roman" w:hAnsi="Times New Roman" w:cs="Times New Roman"/>
        </w:rPr>
        <w:t xml:space="preserve">30. </w:t>
      </w:r>
      <w:r w:rsidRPr="006A2090">
        <w:rPr>
          <w:rFonts w:ascii="Times New Roman" w:hAnsi="Times New Roman" w:cs="Times New Roman"/>
        </w:rPr>
        <w:tab/>
        <w:t>Ewerling F, Wehrmeister FC, Victora CG, Raj A, McDougal L, Barros AJ. Is women’s empowerment associated with coverage of RMNCH interventions in low- and middle-income countries? An analysis using a survey-based empowerment indicator, the SWPER. J Glob Health. 2021;11: 04015. doi:10.7189/jogh.11.04015</w:t>
      </w:r>
    </w:p>
    <w:p w14:paraId="190B269F" w14:textId="77777777" w:rsidR="006A2090" w:rsidRPr="006A2090" w:rsidRDefault="006A2090" w:rsidP="006A2090">
      <w:pPr>
        <w:pStyle w:val="Bibliography"/>
        <w:rPr>
          <w:rFonts w:ascii="Times New Roman" w:hAnsi="Times New Roman" w:cs="Times New Roman"/>
        </w:rPr>
      </w:pPr>
      <w:r w:rsidRPr="006A2090">
        <w:rPr>
          <w:rFonts w:ascii="Times New Roman" w:hAnsi="Times New Roman" w:cs="Times New Roman"/>
        </w:rPr>
        <w:t xml:space="preserve">31. </w:t>
      </w:r>
      <w:r w:rsidRPr="006A2090">
        <w:rPr>
          <w:rFonts w:ascii="Times New Roman" w:hAnsi="Times New Roman" w:cs="Times New Roman"/>
        </w:rPr>
        <w:tab/>
        <w:t>Fantahun M, Berhane Y, Wall S, Byass P, Högberg U. Women’s involvement in household decision-making and strengthening social capital—crucial factors for child survival in Ethiopia. Acta Paediatr. 2007;96: 582–589. doi:10.1111/j.1651-2227.2007.00147.x</w:t>
      </w:r>
    </w:p>
    <w:p w14:paraId="5BD55E3A" w14:textId="77777777" w:rsidR="006A2090" w:rsidRPr="006A2090" w:rsidRDefault="006A2090" w:rsidP="006A2090">
      <w:pPr>
        <w:pStyle w:val="Bibliography"/>
        <w:rPr>
          <w:rFonts w:ascii="Times New Roman" w:hAnsi="Times New Roman" w:cs="Times New Roman"/>
        </w:rPr>
      </w:pPr>
      <w:r w:rsidRPr="006A2090">
        <w:rPr>
          <w:rFonts w:ascii="Times New Roman" w:hAnsi="Times New Roman" w:cs="Times New Roman"/>
        </w:rPr>
        <w:t xml:space="preserve">32. </w:t>
      </w:r>
      <w:r w:rsidRPr="006A2090">
        <w:rPr>
          <w:rFonts w:ascii="Times New Roman" w:hAnsi="Times New Roman" w:cs="Times New Roman"/>
        </w:rPr>
        <w:tab/>
        <w:t>Clinical Guidelines on the Identification, Evaluation, and Treatment of Overweight and Obesity in Adults: Executive Summary123. Am J Clin Nutr. 1998;68: 899–917. doi:10.1093/ajcn/68.4.899</w:t>
      </w:r>
    </w:p>
    <w:p w14:paraId="238CC751" w14:textId="77777777" w:rsidR="006A2090" w:rsidRPr="006A2090" w:rsidRDefault="006A2090" w:rsidP="006A2090">
      <w:pPr>
        <w:pStyle w:val="Bibliography"/>
        <w:rPr>
          <w:rFonts w:ascii="Times New Roman" w:hAnsi="Times New Roman" w:cs="Times New Roman"/>
        </w:rPr>
      </w:pPr>
      <w:r w:rsidRPr="006A2090">
        <w:rPr>
          <w:rFonts w:ascii="Times New Roman" w:hAnsi="Times New Roman" w:cs="Times New Roman"/>
        </w:rPr>
        <w:t xml:space="preserve">33. </w:t>
      </w:r>
      <w:r w:rsidRPr="006A2090">
        <w:rPr>
          <w:rFonts w:ascii="Times New Roman" w:hAnsi="Times New Roman" w:cs="Times New Roman"/>
        </w:rPr>
        <w:tab/>
        <w:t>R Core Team. R: A language and environment for statistical computing. R Foundation for Statistical Computing. Vienna, Austria; 2022. Available: https://www.R-project.org/</w:t>
      </w:r>
    </w:p>
    <w:p w14:paraId="6AC725A5" w14:textId="77777777" w:rsidR="006A2090" w:rsidRPr="006A2090" w:rsidRDefault="006A2090" w:rsidP="006A2090">
      <w:pPr>
        <w:pStyle w:val="Bibliography"/>
        <w:rPr>
          <w:rFonts w:ascii="Times New Roman" w:hAnsi="Times New Roman" w:cs="Times New Roman"/>
        </w:rPr>
      </w:pPr>
      <w:r w:rsidRPr="006A2090">
        <w:rPr>
          <w:rFonts w:ascii="Times New Roman" w:hAnsi="Times New Roman" w:cs="Times New Roman"/>
        </w:rPr>
        <w:t xml:space="preserve">34. </w:t>
      </w:r>
      <w:r w:rsidRPr="006A2090">
        <w:rPr>
          <w:rFonts w:ascii="Times New Roman" w:hAnsi="Times New Roman" w:cs="Times New Roman"/>
        </w:rPr>
        <w:tab/>
        <w:t>RStudio Team. RStudio: Integrated Development Environment for R. RStudio, PBC, Boston, MA; 2022. Available: http://www.rstudio.com/.</w:t>
      </w:r>
    </w:p>
    <w:p w14:paraId="74FC261F" w14:textId="77777777" w:rsidR="006A2090" w:rsidRPr="006A2090" w:rsidRDefault="006A2090" w:rsidP="006A2090">
      <w:pPr>
        <w:pStyle w:val="Bibliography"/>
        <w:rPr>
          <w:rFonts w:ascii="Times New Roman" w:hAnsi="Times New Roman" w:cs="Times New Roman"/>
        </w:rPr>
      </w:pPr>
      <w:r w:rsidRPr="006A2090">
        <w:rPr>
          <w:rFonts w:ascii="Times New Roman" w:hAnsi="Times New Roman" w:cs="Times New Roman"/>
        </w:rPr>
        <w:t xml:space="preserve">35. </w:t>
      </w:r>
      <w:r w:rsidRPr="006A2090">
        <w:rPr>
          <w:rFonts w:ascii="Times New Roman" w:hAnsi="Times New Roman" w:cs="Times New Roman"/>
        </w:rPr>
        <w:tab/>
        <w:t>Bidira K, Tamiru D, Belachew T. Anthropometric failures and its associated factors among preschool-aged children in a rural community in southwest Ethiopia. PLoS ONE. 2021;16: e0260368. doi:10.1371/journal.pone.0260368</w:t>
      </w:r>
    </w:p>
    <w:p w14:paraId="084F64C8" w14:textId="77777777" w:rsidR="006A2090" w:rsidRPr="006A2090" w:rsidRDefault="006A2090" w:rsidP="006A2090">
      <w:pPr>
        <w:pStyle w:val="Bibliography"/>
        <w:rPr>
          <w:rFonts w:ascii="Times New Roman" w:hAnsi="Times New Roman" w:cs="Times New Roman"/>
        </w:rPr>
      </w:pPr>
      <w:r w:rsidRPr="006A2090">
        <w:rPr>
          <w:rFonts w:ascii="Times New Roman" w:hAnsi="Times New Roman" w:cs="Times New Roman"/>
        </w:rPr>
        <w:t xml:space="preserve">36. </w:t>
      </w:r>
      <w:r w:rsidRPr="006A2090">
        <w:rPr>
          <w:rFonts w:ascii="Times New Roman" w:hAnsi="Times New Roman" w:cs="Times New Roman"/>
        </w:rPr>
        <w:tab/>
        <w:t>Gebretsadik MT, Sisay AL, Tamiru D, Belachew T. Anthropometric failure and associated factors among children aged 6–23 months in Ethiopia. Food Sci Nutr. 2024;12: 1581–1591. doi:10.1002/fsn3.3821</w:t>
      </w:r>
    </w:p>
    <w:p w14:paraId="68DA0753" w14:textId="77777777" w:rsidR="006A2090" w:rsidRPr="006A2090" w:rsidRDefault="006A2090" w:rsidP="006A2090">
      <w:pPr>
        <w:pStyle w:val="Bibliography"/>
        <w:rPr>
          <w:rFonts w:ascii="Times New Roman" w:hAnsi="Times New Roman" w:cs="Times New Roman"/>
        </w:rPr>
      </w:pPr>
      <w:r w:rsidRPr="006A2090">
        <w:rPr>
          <w:rFonts w:ascii="Times New Roman" w:hAnsi="Times New Roman" w:cs="Times New Roman"/>
        </w:rPr>
        <w:lastRenderedPageBreak/>
        <w:t xml:space="preserve">37. </w:t>
      </w:r>
      <w:r w:rsidRPr="006A2090">
        <w:rPr>
          <w:rFonts w:ascii="Times New Roman" w:hAnsi="Times New Roman" w:cs="Times New Roman"/>
        </w:rPr>
        <w:tab/>
        <w:t>Chowdhury MRK, Khan MdMH, Khan HTA, Rahman MdS, Islam MR, Islam MM, et al. Prevalence and risk factors of childhood anemia in Nepal: A multilevel analysis. PLoS ONE. 2020;15: e0239409. doi:10.1371/journal.pone.0239409</w:t>
      </w:r>
    </w:p>
    <w:p w14:paraId="0F57DD9D" w14:textId="77777777" w:rsidR="006A2090" w:rsidRPr="006A2090" w:rsidRDefault="006A2090" w:rsidP="006A2090">
      <w:pPr>
        <w:pStyle w:val="Bibliography"/>
        <w:rPr>
          <w:rFonts w:ascii="Times New Roman" w:hAnsi="Times New Roman" w:cs="Times New Roman"/>
        </w:rPr>
      </w:pPr>
      <w:r w:rsidRPr="006A2090">
        <w:rPr>
          <w:rFonts w:ascii="Times New Roman" w:hAnsi="Times New Roman" w:cs="Times New Roman"/>
        </w:rPr>
        <w:t xml:space="preserve">38. </w:t>
      </w:r>
      <w:r w:rsidRPr="006A2090">
        <w:rPr>
          <w:rFonts w:ascii="Times New Roman" w:hAnsi="Times New Roman" w:cs="Times New Roman"/>
        </w:rPr>
        <w:tab/>
        <w:t>Kundu S, Alam SS, Mia MA-T, Hossan T, Hider P, Khalil MdI, et al. Prevalence of Anemia among Children and Adolescents of Bangladesh: A Systematic Review and Meta-Analysis. Int J Environ Res Public Health. 2023;20: 1786. doi:10.3390/ijerph20031786</w:t>
      </w:r>
    </w:p>
    <w:p w14:paraId="38DD7713" w14:textId="77777777" w:rsidR="006A2090" w:rsidRPr="006A2090" w:rsidRDefault="006A2090" w:rsidP="006A2090">
      <w:pPr>
        <w:pStyle w:val="Bibliography"/>
        <w:rPr>
          <w:rFonts w:ascii="Times New Roman" w:hAnsi="Times New Roman" w:cs="Times New Roman"/>
        </w:rPr>
      </w:pPr>
      <w:r w:rsidRPr="006A2090">
        <w:rPr>
          <w:rFonts w:ascii="Times New Roman" w:hAnsi="Times New Roman" w:cs="Times New Roman"/>
        </w:rPr>
        <w:t xml:space="preserve">39. </w:t>
      </w:r>
      <w:r w:rsidRPr="006A2090">
        <w:rPr>
          <w:rFonts w:ascii="Times New Roman" w:hAnsi="Times New Roman" w:cs="Times New Roman"/>
        </w:rPr>
        <w:tab/>
        <w:t>Givens DI, Anitha S, Giromini C. Anaemia in India and Its Prevalence and Multifactorial Aetiology: A Narrative Review. Nutrients. 2024;16: 1673. doi:10.3390/nu16111673</w:t>
      </w:r>
    </w:p>
    <w:p w14:paraId="232DDFBB" w14:textId="77777777" w:rsidR="006A2090" w:rsidRPr="006A2090" w:rsidRDefault="006A2090" w:rsidP="006A2090">
      <w:pPr>
        <w:pStyle w:val="Bibliography"/>
        <w:rPr>
          <w:rFonts w:ascii="Times New Roman" w:hAnsi="Times New Roman" w:cs="Times New Roman"/>
        </w:rPr>
      </w:pPr>
      <w:r w:rsidRPr="006A2090">
        <w:rPr>
          <w:rFonts w:ascii="Times New Roman" w:hAnsi="Times New Roman" w:cs="Times New Roman"/>
        </w:rPr>
        <w:t xml:space="preserve">40. </w:t>
      </w:r>
      <w:r w:rsidRPr="006A2090">
        <w:rPr>
          <w:rFonts w:ascii="Times New Roman" w:hAnsi="Times New Roman" w:cs="Times New Roman"/>
        </w:rPr>
        <w:tab/>
        <w:t>Prevalence and Determinants of Stunting-Anemia and Wasting-Anemia Comorbidities and Micronutrient Deficiencies in Children Under 5 in the Least-Developed Countries: A Systematic Review and Meta-analysis | Nutrition Reviews | Oxford Academic. [cited 24 Nov 2024]. Available: https://academic.oup.com/nutritionreviews/advance-article/doi/10.1093/nutrit/nuae063/7686107</w:t>
      </w:r>
    </w:p>
    <w:p w14:paraId="31ECDBE1" w14:textId="77777777" w:rsidR="006A2090" w:rsidRPr="006A2090" w:rsidRDefault="006A2090" w:rsidP="006A2090">
      <w:pPr>
        <w:pStyle w:val="Bibliography"/>
        <w:rPr>
          <w:rFonts w:ascii="Times New Roman" w:hAnsi="Times New Roman" w:cs="Times New Roman"/>
        </w:rPr>
      </w:pPr>
      <w:r w:rsidRPr="006A2090">
        <w:rPr>
          <w:rFonts w:ascii="Times New Roman" w:hAnsi="Times New Roman" w:cs="Times New Roman"/>
        </w:rPr>
        <w:t xml:space="preserve">41. </w:t>
      </w:r>
      <w:r w:rsidRPr="006A2090">
        <w:rPr>
          <w:rFonts w:ascii="Times New Roman" w:hAnsi="Times New Roman" w:cs="Times New Roman"/>
        </w:rPr>
        <w:tab/>
        <w:t>Yayo Negasi M. Dynamics of inequality in child under-nutrition in Ethiopia. Int J Equity Health. 2021;20: 182. doi:10.1186/s12939-021-01478-3</w:t>
      </w:r>
    </w:p>
    <w:p w14:paraId="66BC237F" w14:textId="77777777" w:rsidR="006A2090" w:rsidRPr="006A2090" w:rsidRDefault="006A2090" w:rsidP="006A2090">
      <w:pPr>
        <w:pStyle w:val="Bibliography"/>
        <w:rPr>
          <w:rFonts w:ascii="Times New Roman" w:hAnsi="Times New Roman" w:cs="Times New Roman"/>
        </w:rPr>
      </w:pPr>
      <w:r w:rsidRPr="006A2090">
        <w:rPr>
          <w:rFonts w:ascii="Times New Roman" w:hAnsi="Times New Roman" w:cs="Times New Roman"/>
        </w:rPr>
        <w:t xml:space="preserve">42. </w:t>
      </w:r>
      <w:r w:rsidRPr="006A2090">
        <w:rPr>
          <w:rFonts w:ascii="Times New Roman" w:hAnsi="Times New Roman" w:cs="Times New Roman"/>
        </w:rPr>
        <w:tab/>
        <w:t>Sanoussi Y, Ahinkorah BO, Banke-Thomas A, Yaya S. Assessing and decomposing inequality of opportunity in access to child health and nutrition in sub-Saharan Africa: evidence from three countries with low human development index. Int J Equity Health. 2020;19: 143. doi:10.1186/s12939-020-01258-5</w:t>
      </w:r>
    </w:p>
    <w:p w14:paraId="5AAABA64" w14:textId="77777777" w:rsidR="006A2090" w:rsidRPr="006A2090" w:rsidRDefault="006A2090" w:rsidP="006A2090">
      <w:pPr>
        <w:pStyle w:val="Bibliography"/>
        <w:rPr>
          <w:rFonts w:ascii="Times New Roman" w:hAnsi="Times New Roman" w:cs="Times New Roman"/>
        </w:rPr>
      </w:pPr>
      <w:r w:rsidRPr="006A2090">
        <w:rPr>
          <w:rFonts w:ascii="Times New Roman" w:hAnsi="Times New Roman" w:cs="Times New Roman"/>
        </w:rPr>
        <w:t xml:space="preserve">43. </w:t>
      </w:r>
      <w:r w:rsidRPr="006A2090">
        <w:rPr>
          <w:rFonts w:ascii="Times New Roman" w:hAnsi="Times New Roman" w:cs="Times New Roman"/>
        </w:rPr>
        <w:tab/>
        <w:t>Undernutrition in children under five associated with wealth-related inequality in 24 low- and middle-income countries from 2017 to 2022 | Scientific Reports. [cited 24 Nov 2024]. Available: https://www.nature.com/articles/s41598-024-53280-0</w:t>
      </w:r>
    </w:p>
    <w:p w14:paraId="62BD86D0" w14:textId="77777777" w:rsidR="006A2090" w:rsidRPr="006A2090" w:rsidRDefault="006A2090" w:rsidP="006A2090">
      <w:pPr>
        <w:pStyle w:val="Bibliography"/>
        <w:rPr>
          <w:rFonts w:ascii="Times New Roman" w:hAnsi="Times New Roman" w:cs="Times New Roman"/>
        </w:rPr>
      </w:pPr>
      <w:r w:rsidRPr="006A2090">
        <w:rPr>
          <w:rFonts w:ascii="Times New Roman" w:hAnsi="Times New Roman" w:cs="Times New Roman"/>
        </w:rPr>
        <w:t xml:space="preserve">44. </w:t>
      </w:r>
      <w:r w:rsidRPr="006A2090">
        <w:rPr>
          <w:rFonts w:ascii="Times New Roman" w:hAnsi="Times New Roman" w:cs="Times New Roman"/>
        </w:rPr>
        <w:tab/>
        <w:t xml:space="preserve">Desai S, Johnson K. Women’s Decisionmaking And Child Health: Familial And Social Hierarchies. </w:t>
      </w:r>
    </w:p>
    <w:p w14:paraId="7D4F63A3" w14:textId="700742EA" w:rsidR="00681333" w:rsidRDefault="001D606B" w:rsidP="002F625A">
      <w:pPr>
        <w:spacing w:line="360" w:lineRule="auto"/>
        <w:jc w:val="both"/>
        <w:rPr>
          <w:rFonts w:asciiTheme="majorBidi" w:hAnsiTheme="majorBidi" w:cstheme="majorBidi"/>
          <w:b/>
          <w:bCs/>
          <w:sz w:val="22"/>
          <w:szCs w:val="22"/>
        </w:rPr>
      </w:pPr>
      <w:r w:rsidRPr="00A12542">
        <w:rPr>
          <w:rFonts w:asciiTheme="majorBidi" w:hAnsiTheme="majorBidi" w:cstheme="majorBidi"/>
          <w:b/>
          <w:bCs/>
          <w:sz w:val="22"/>
          <w:szCs w:val="22"/>
        </w:rPr>
        <w:fldChar w:fldCharType="end"/>
      </w:r>
      <w:r w:rsidR="00681333">
        <w:rPr>
          <w:rFonts w:asciiTheme="majorBidi" w:hAnsiTheme="majorBidi" w:cstheme="majorBidi"/>
          <w:b/>
          <w:bCs/>
          <w:sz w:val="22"/>
          <w:szCs w:val="22"/>
        </w:rPr>
        <w:br w:type="page"/>
      </w:r>
    </w:p>
    <w:p w14:paraId="293DB3B2" w14:textId="753A3104" w:rsidR="00640C6B" w:rsidRDefault="00681333" w:rsidP="0064441C">
      <w:pPr>
        <w:spacing w:line="360" w:lineRule="auto"/>
        <w:jc w:val="both"/>
        <w:rPr>
          <w:rFonts w:asciiTheme="majorBidi" w:hAnsiTheme="majorBidi" w:cstheme="majorBidi"/>
          <w:b/>
          <w:bCs/>
          <w:sz w:val="22"/>
          <w:szCs w:val="22"/>
        </w:rPr>
      </w:pPr>
      <w:r>
        <w:rPr>
          <w:rFonts w:asciiTheme="majorBidi" w:hAnsiTheme="majorBidi" w:cstheme="majorBidi"/>
          <w:b/>
          <w:bCs/>
          <w:sz w:val="22"/>
          <w:szCs w:val="22"/>
        </w:rPr>
        <w:lastRenderedPageBreak/>
        <w:t>Legends</w:t>
      </w:r>
      <w:r w:rsidR="00640C6B">
        <w:rPr>
          <w:rFonts w:asciiTheme="majorBidi" w:hAnsiTheme="majorBidi" w:cstheme="majorBidi"/>
          <w:b/>
          <w:bCs/>
          <w:sz w:val="22"/>
          <w:szCs w:val="22"/>
        </w:rPr>
        <w:t xml:space="preserve"> of tables and figures</w:t>
      </w:r>
    </w:p>
    <w:p w14:paraId="5556A814" w14:textId="2B91635E" w:rsidR="00640C6B" w:rsidRPr="001245B7" w:rsidRDefault="00640C6B" w:rsidP="00F74F14">
      <w:pPr>
        <w:spacing w:line="360" w:lineRule="auto"/>
        <w:jc w:val="both"/>
        <w:rPr>
          <w:rFonts w:asciiTheme="majorBidi" w:hAnsiTheme="majorBidi" w:cstheme="majorBidi"/>
          <w:b/>
          <w:bCs/>
          <w:sz w:val="22"/>
          <w:szCs w:val="22"/>
          <w:u w:val="single"/>
        </w:rPr>
      </w:pPr>
      <w:r w:rsidRPr="001245B7">
        <w:rPr>
          <w:rFonts w:asciiTheme="majorBidi" w:hAnsiTheme="majorBidi" w:cstheme="majorBidi"/>
          <w:b/>
          <w:bCs/>
          <w:sz w:val="22"/>
          <w:szCs w:val="22"/>
          <w:u w:val="single"/>
        </w:rPr>
        <w:t>Tables</w:t>
      </w:r>
    </w:p>
    <w:p w14:paraId="206CE31A" w14:textId="77777777" w:rsidR="00640C6B" w:rsidRPr="000E195A" w:rsidRDefault="00640C6B" w:rsidP="00640C6B">
      <w:pPr>
        <w:spacing w:line="360" w:lineRule="auto"/>
        <w:jc w:val="both"/>
        <w:rPr>
          <w:rFonts w:asciiTheme="majorBidi" w:hAnsiTheme="majorBidi" w:cstheme="majorBidi"/>
          <w:sz w:val="22"/>
          <w:szCs w:val="22"/>
        </w:rPr>
      </w:pPr>
      <w:r w:rsidRPr="000E195A">
        <w:rPr>
          <w:rFonts w:asciiTheme="majorBidi" w:hAnsiTheme="majorBidi" w:cstheme="majorBidi"/>
          <w:sz w:val="22"/>
          <w:szCs w:val="22"/>
        </w:rPr>
        <w:t>Table 1: List of exposure variables with their definition</w:t>
      </w:r>
    </w:p>
    <w:p w14:paraId="0C5123DB" w14:textId="77777777" w:rsidR="00640C6B" w:rsidRPr="000E195A" w:rsidRDefault="00640C6B" w:rsidP="00640C6B">
      <w:pPr>
        <w:spacing w:line="360" w:lineRule="auto"/>
        <w:jc w:val="both"/>
        <w:rPr>
          <w:rFonts w:asciiTheme="majorBidi" w:hAnsiTheme="majorBidi" w:cstheme="majorBidi"/>
          <w:sz w:val="22"/>
          <w:szCs w:val="22"/>
        </w:rPr>
      </w:pPr>
      <w:r w:rsidRPr="000E195A">
        <w:rPr>
          <w:rFonts w:asciiTheme="majorBidi" w:hAnsiTheme="majorBidi" w:cstheme="majorBidi"/>
          <w:sz w:val="22"/>
          <w:szCs w:val="22"/>
        </w:rPr>
        <w:t>Table 2: Characteristics of 6-59 months children</w:t>
      </w:r>
    </w:p>
    <w:p w14:paraId="1FD94002" w14:textId="77777777" w:rsidR="00640C6B" w:rsidRPr="000E195A" w:rsidRDefault="00640C6B" w:rsidP="00640C6B">
      <w:pPr>
        <w:spacing w:line="360" w:lineRule="auto"/>
        <w:jc w:val="both"/>
        <w:rPr>
          <w:rFonts w:asciiTheme="majorBidi" w:hAnsiTheme="majorBidi" w:cstheme="majorBidi"/>
          <w:sz w:val="22"/>
          <w:szCs w:val="22"/>
        </w:rPr>
      </w:pPr>
      <w:r w:rsidRPr="000E195A">
        <w:rPr>
          <w:rFonts w:asciiTheme="majorBidi" w:hAnsiTheme="majorBidi" w:cstheme="majorBidi"/>
          <w:sz w:val="22"/>
          <w:szCs w:val="22"/>
        </w:rPr>
        <w:t>Table 3: Co-existence of anemia and undernutrition conditions (n=2,335)</w:t>
      </w:r>
    </w:p>
    <w:p w14:paraId="6C795016" w14:textId="77777777" w:rsidR="00640C6B" w:rsidRPr="000E195A" w:rsidRDefault="00640C6B" w:rsidP="00640C6B">
      <w:pPr>
        <w:spacing w:line="360" w:lineRule="auto"/>
        <w:jc w:val="both"/>
        <w:rPr>
          <w:rFonts w:asciiTheme="majorBidi" w:hAnsiTheme="majorBidi" w:cstheme="majorBidi"/>
          <w:sz w:val="22"/>
          <w:szCs w:val="22"/>
        </w:rPr>
      </w:pPr>
      <w:r w:rsidRPr="000E195A">
        <w:rPr>
          <w:rFonts w:asciiTheme="majorBidi" w:hAnsiTheme="majorBidi" w:cstheme="majorBidi"/>
          <w:sz w:val="22"/>
          <w:szCs w:val="22"/>
        </w:rPr>
        <w:t>Table 4: Distribution of undernutrition, anemia and their coexistence across exposure variables</w:t>
      </w:r>
    </w:p>
    <w:p w14:paraId="05024126" w14:textId="77777777" w:rsidR="00640C6B" w:rsidRPr="000E195A" w:rsidRDefault="00640C6B" w:rsidP="00640C6B">
      <w:pPr>
        <w:spacing w:line="360" w:lineRule="auto"/>
        <w:jc w:val="both"/>
        <w:rPr>
          <w:rFonts w:asciiTheme="majorBidi" w:hAnsiTheme="majorBidi" w:cstheme="majorBidi"/>
          <w:sz w:val="22"/>
          <w:szCs w:val="22"/>
        </w:rPr>
      </w:pPr>
      <w:r w:rsidRPr="000E195A">
        <w:rPr>
          <w:rFonts w:asciiTheme="majorBidi" w:hAnsiTheme="majorBidi" w:cstheme="majorBidi"/>
          <w:sz w:val="22"/>
          <w:szCs w:val="22"/>
        </w:rPr>
        <w:t>Table 5: Factors associated with undernutrition among children aged 6-59 months</w:t>
      </w:r>
    </w:p>
    <w:p w14:paraId="428A0AAC" w14:textId="77777777" w:rsidR="00640C6B" w:rsidRPr="000E195A" w:rsidRDefault="00640C6B" w:rsidP="00640C6B">
      <w:pPr>
        <w:spacing w:line="360" w:lineRule="auto"/>
        <w:jc w:val="both"/>
        <w:rPr>
          <w:rFonts w:asciiTheme="majorBidi" w:hAnsiTheme="majorBidi" w:cstheme="majorBidi"/>
          <w:sz w:val="22"/>
          <w:szCs w:val="22"/>
        </w:rPr>
      </w:pPr>
      <w:r w:rsidRPr="000E195A">
        <w:rPr>
          <w:rFonts w:asciiTheme="majorBidi" w:hAnsiTheme="majorBidi" w:cstheme="majorBidi"/>
          <w:sz w:val="22"/>
          <w:szCs w:val="22"/>
        </w:rPr>
        <w:t>Table 6: Factors associated with anemia among children aged 6-59 months</w:t>
      </w:r>
    </w:p>
    <w:p w14:paraId="44C84758" w14:textId="77777777" w:rsidR="00640C6B" w:rsidRPr="000E195A" w:rsidRDefault="00640C6B" w:rsidP="00640C6B">
      <w:pPr>
        <w:spacing w:line="360" w:lineRule="auto"/>
        <w:jc w:val="both"/>
        <w:rPr>
          <w:rFonts w:asciiTheme="majorBidi" w:hAnsiTheme="majorBidi" w:cstheme="majorBidi"/>
          <w:sz w:val="22"/>
          <w:szCs w:val="22"/>
        </w:rPr>
      </w:pPr>
      <w:r w:rsidRPr="000E195A">
        <w:rPr>
          <w:rFonts w:asciiTheme="majorBidi" w:hAnsiTheme="majorBidi" w:cstheme="majorBidi"/>
          <w:sz w:val="22"/>
          <w:szCs w:val="22"/>
        </w:rPr>
        <w:t>Table 7: Factors associated with co-occurrence of undernutrition and anemia among children aged 6-59 months</w:t>
      </w:r>
    </w:p>
    <w:p w14:paraId="27629DB8" w14:textId="77777777" w:rsidR="00640C6B" w:rsidRPr="000E195A" w:rsidRDefault="00640C6B" w:rsidP="00640C6B">
      <w:pPr>
        <w:spacing w:line="360" w:lineRule="auto"/>
        <w:jc w:val="both"/>
        <w:rPr>
          <w:rFonts w:asciiTheme="majorBidi" w:hAnsiTheme="majorBidi" w:cstheme="majorBidi"/>
          <w:sz w:val="22"/>
          <w:szCs w:val="22"/>
        </w:rPr>
      </w:pPr>
    </w:p>
    <w:p w14:paraId="4514EF63" w14:textId="6E8AA250" w:rsidR="00640C6B" w:rsidRPr="001245B7" w:rsidRDefault="00640C6B" w:rsidP="00640C6B">
      <w:pPr>
        <w:spacing w:line="360" w:lineRule="auto"/>
        <w:jc w:val="both"/>
        <w:rPr>
          <w:rFonts w:asciiTheme="majorBidi" w:hAnsiTheme="majorBidi" w:cstheme="majorBidi"/>
          <w:b/>
          <w:bCs/>
          <w:sz w:val="22"/>
          <w:szCs w:val="22"/>
          <w:u w:val="single"/>
        </w:rPr>
      </w:pPr>
      <w:r w:rsidRPr="001245B7">
        <w:rPr>
          <w:rFonts w:asciiTheme="majorBidi" w:hAnsiTheme="majorBidi" w:cstheme="majorBidi"/>
          <w:b/>
          <w:bCs/>
          <w:sz w:val="22"/>
          <w:szCs w:val="22"/>
          <w:u w:val="single"/>
        </w:rPr>
        <w:t>Figures</w:t>
      </w:r>
    </w:p>
    <w:p w14:paraId="527A372E" w14:textId="42425288" w:rsidR="00640C6B" w:rsidRPr="000E195A" w:rsidRDefault="00640C6B" w:rsidP="00640C6B">
      <w:pPr>
        <w:spacing w:line="360" w:lineRule="auto"/>
        <w:jc w:val="both"/>
        <w:rPr>
          <w:rFonts w:asciiTheme="majorBidi" w:hAnsiTheme="majorBidi" w:cstheme="majorBidi"/>
          <w:sz w:val="22"/>
          <w:szCs w:val="22"/>
        </w:rPr>
      </w:pPr>
      <w:r w:rsidRPr="000E195A">
        <w:rPr>
          <w:rFonts w:asciiTheme="majorBidi" w:hAnsiTheme="majorBidi" w:cstheme="majorBidi"/>
          <w:sz w:val="22"/>
          <w:szCs w:val="22"/>
        </w:rPr>
        <w:t xml:space="preserve">Figure 1: Prevalence of coexistence of different forms of undernutrition among A) children aged </w:t>
      </w:r>
      <w:ins w:id="1507" w:author="Bikram Adhikari (bdhikari)" w:date="2025-12-02T15:35:00Z" w16du:dateUtc="2025-12-02T21:35:00Z">
        <w:r w:rsidR="00E44A23" w:rsidRPr="000E195A">
          <w:rPr>
            <w:rFonts w:asciiTheme="majorBidi" w:hAnsiTheme="majorBidi" w:cstheme="majorBidi"/>
            <w:sz w:val="22"/>
            <w:szCs w:val="22"/>
          </w:rPr>
          <w:t>6-1</w:t>
        </w:r>
        <w:r w:rsidR="00E44A23">
          <w:rPr>
            <w:rFonts w:asciiTheme="majorBidi" w:hAnsiTheme="majorBidi" w:cstheme="majorBidi"/>
            <w:sz w:val="22"/>
            <w:szCs w:val="22"/>
          </w:rPr>
          <w:t>2</w:t>
        </w:r>
        <w:r w:rsidR="00E44A23" w:rsidRPr="000E195A">
          <w:rPr>
            <w:rFonts w:asciiTheme="majorBidi" w:hAnsiTheme="majorBidi" w:cstheme="majorBidi"/>
            <w:sz w:val="22"/>
            <w:szCs w:val="22"/>
          </w:rPr>
          <w:t xml:space="preserve"> months, B) children aged </w:t>
        </w:r>
        <w:r w:rsidR="00E44A23">
          <w:rPr>
            <w:rFonts w:asciiTheme="majorBidi" w:hAnsiTheme="majorBidi" w:cstheme="majorBidi"/>
            <w:sz w:val="22"/>
            <w:szCs w:val="22"/>
          </w:rPr>
          <w:t>13-36 months</w:t>
        </w:r>
        <w:r w:rsidR="00E44A23" w:rsidRPr="000E195A">
          <w:rPr>
            <w:rFonts w:asciiTheme="majorBidi" w:hAnsiTheme="majorBidi" w:cstheme="majorBidi"/>
            <w:sz w:val="22"/>
            <w:szCs w:val="22"/>
          </w:rPr>
          <w:t xml:space="preserve">, C) children aged </w:t>
        </w:r>
        <w:r w:rsidR="00E44A23">
          <w:rPr>
            <w:rFonts w:asciiTheme="majorBidi" w:hAnsiTheme="majorBidi" w:cstheme="majorBidi"/>
            <w:sz w:val="22"/>
            <w:szCs w:val="22"/>
          </w:rPr>
          <w:t>37-59 months</w:t>
        </w:r>
        <w:r w:rsidR="00E44A23" w:rsidRPr="000E195A">
          <w:rPr>
            <w:rFonts w:asciiTheme="majorBidi" w:hAnsiTheme="majorBidi" w:cstheme="majorBidi"/>
            <w:sz w:val="22"/>
            <w:szCs w:val="22"/>
          </w:rPr>
          <w:t xml:space="preserve"> and D) all children aged 6</w:t>
        </w:r>
        <w:r w:rsidR="00E44A23">
          <w:rPr>
            <w:rFonts w:asciiTheme="majorBidi" w:hAnsiTheme="majorBidi" w:cstheme="majorBidi"/>
            <w:sz w:val="22"/>
            <w:szCs w:val="22"/>
          </w:rPr>
          <w:t>-</w:t>
        </w:r>
        <w:r w:rsidR="00E44A23" w:rsidRPr="000E195A">
          <w:rPr>
            <w:rFonts w:asciiTheme="majorBidi" w:hAnsiTheme="majorBidi" w:cstheme="majorBidi"/>
            <w:sz w:val="22"/>
            <w:szCs w:val="22"/>
          </w:rPr>
          <w:t>5</w:t>
        </w:r>
        <w:r w:rsidR="00E44A23">
          <w:rPr>
            <w:rFonts w:asciiTheme="majorBidi" w:hAnsiTheme="majorBidi" w:cstheme="majorBidi"/>
            <w:sz w:val="22"/>
            <w:szCs w:val="22"/>
          </w:rPr>
          <w:t>9 months</w:t>
        </w:r>
        <w:r w:rsidR="00E44A23" w:rsidRPr="000E195A" w:rsidDel="00E44A23">
          <w:rPr>
            <w:rFonts w:asciiTheme="majorBidi" w:hAnsiTheme="majorBidi" w:cstheme="majorBidi"/>
            <w:sz w:val="22"/>
            <w:szCs w:val="22"/>
          </w:rPr>
          <w:t xml:space="preserve"> </w:t>
        </w:r>
      </w:ins>
      <w:del w:id="1508" w:author="Bikram Adhikari (bdhikari)" w:date="2025-12-02T15:35:00Z" w16du:dateUtc="2025-12-02T21:35:00Z">
        <w:r w:rsidRPr="000E195A" w:rsidDel="00E44A23">
          <w:rPr>
            <w:rFonts w:asciiTheme="majorBidi" w:hAnsiTheme="majorBidi" w:cstheme="majorBidi"/>
            <w:sz w:val="22"/>
            <w:szCs w:val="22"/>
          </w:rPr>
          <w:delText>6-12 months, B) children aged 1-3 years, C) children aged 4-5 years and D) all children aged 6 months to 5 years</w:delText>
        </w:r>
      </w:del>
      <w:r w:rsidRPr="000E195A">
        <w:rPr>
          <w:rFonts w:asciiTheme="majorBidi" w:hAnsiTheme="majorBidi" w:cstheme="majorBidi"/>
          <w:sz w:val="22"/>
          <w:szCs w:val="22"/>
        </w:rPr>
        <w:t xml:space="preserve">. </w:t>
      </w:r>
    </w:p>
    <w:p w14:paraId="68D23CB3" w14:textId="1D1D6794" w:rsidR="00640C6B" w:rsidRPr="000E195A" w:rsidRDefault="00640C6B" w:rsidP="00640C6B">
      <w:pPr>
        <w:spacing w:line="360" w:lineRule="auto"/>
        <w:jc w:val="both"/>
        <w:rPr>
          <w:rFonts w:asciiTheme="majorBidi" w:hAnsiTheme="majorBidi" w:cstheme="majorBidi"/>
          <w:sz w:val="22"/>
          <w:szCs w:val="22"/>
        </w:rPr>
      </w:pPr>
      <w:r w:rsidRPr="000E195A">
        <w:rPr>
          <w:rFonts w:asciiTheme="majorBidi" w:hAnsiTheme="majorBidi" w:cstheme="majorBidi"/>
          <w:sz w:val="22"/>
          <w:szCs w:val="22"/>
        </w:rPr>
        <w:t>Figure 2: Prevalence of anemia among A) children aged 6-1</w:t>
      </w:r>
      <w:ins w:id="1509" w:author="Bikram Adhikari (bdhikari)" w:date="2025-12-02T15:34:00Z" w16du:dateUtc="2025-12-02T21:34:00Z">
        <w:r w:rsidR="00E44A23">
          <w:rPr>
            <w:rFonts w:asciiTheme="majorBidi" w:hAnsiTheme="majorBidi" w:cstheme="majorBidi"/>
            <w:sz w:val="22"/>
            <w:szCs w:val="22"/>
          </w:rPr>
          <w:t>2</w:t>
        </w:r>
      </w:ins>
      <w:del w:id="1510" w:author="Bikram Adhikari (bdhikari)" w:date="2025-12-02T15:34:00Z" w16du:dateUtc="2025-12-02T21:34:00Z">
        <w:r w:rsidRPr="000E195A" w:rsidDel="00E44A23">
          <w:rPr>
            <w:rFonts w:asciiTheme="majorBidi" w:hAnsiTheme="majorBidi" w:cstheme="majorBidi"/>
            <w:sz w:val="22"/>
            <w:szCs w:val="22"/>
          </w:rPr>
          <w:delText>1</w:delText>
        </w:r>
      </w:del>
      <w:r w:rsidRPr="000E195A">
        <w:rPr>
          <w:rFonts w:asciiTheme="majorBidi" w:hAnsiTheme="majorBidi" w:cstheme="majorBidi"/>
          <w:sz w:val="22"/>
          <w:szCs w:val="22"/>
        </w:rPr>
        <w:t xml:space="preserve"> months, B) children aged </w:t>
      </w:r>
      <w:ins w:id="1511" w:author="Bikram Adhikari (bdhikari)" w:date="2025-12-02T15:34:00Z" w16du:dateUtc="2025-12-02T21:34:00Z">
        <w:r w:rsidR="00E44A23">
          <w:rPr>
            <w:rFonts w:asciiTheme="majorBidi" w:hAnsiTheme="majorBidi" w:cstheme="majorBidi"/>
            <w:sz w:val="22"/>
            <w:szCs w:val="22"/>
          </w:rPr>
          <w:t>13-36</w:t>
        </w:r>
      </w:ins>
      <w:del w:id="1512" w:author="Bikram Adhikari (bdhikari)" w:date="2025-12-02T15:34:00Z" w16du:dateUtc="2025-12-02T21:34:00Z">
        <w:r w:rsidRPr="000E195A" w:rsidDel="00E44A23">
          <w:rPr>
            <w:rFonts w:asciiTheme="majorBidi" w:hAnsiTheme="majorBidi" w:cstheme="majorBidi"/>
            <w:sz w:val="22"/>
            <w:szCs w:val="22"/>
          </w:rPr>
          <w:delText xml:space="preserve">1-3 </w:delText>
        </w:r>
      </w:del>
      <w:ins w:id="1513" w:author="Bikram Adhikari (bdhikari)" w:date="2025-12-02T15:34:00Z" w16du:dateUtc="2025-12-02T21:34:00Z">
        <w:r w:rsidR="00E44A23">
          <w:rPr>
            <w:rFonts w:asciiTheme="majorBidi" w:hAnsiTheme="majorBidi" w:cstheme="majorBidi"/>
            <w:sz w:val="22"/>
            <w:szCs w:val="22"/>
          </w:rPr>
          <w:t xml:space="preserve"> months</w:t>
        </w:r>
      </w:ins>
      <w:del w:id="1514" w:author="Bikram Adhikari (bdhikari)" w:date="2025-12-02T15:34:00Z" w16du:dateUtc="2025-12-02T21:34:00Z">
        <w:r w:rsidRPr="000E195A" w:rsidDel="00E44A23">
          <w:rPr>
            <w:rFonts w:asciiTheme="majorBidi" w:hAnsiTheme="majorBidi" w:cstheme="majorBidi"/>
            <w:sz w:val="22"/>
            <w:szCs w:val="22"/>
          </w:rPr>
          <w:delText>years</w:delText>
        </w:r>
      </w:del>
      <w:r w:rsidRPr="000E195A">
        <w:rPr>
          <w:rFonts w:asciiTheme="majorBidi" w:hAnsiTheme="majorBidi" w:cstheme="majorBidi"/>
          <w:sz w:val="22"/>
          <w:szCs w:val="22"/>
        </w:rPr>
        <w:t xml:space="preserve">, C) children aged </w:t>
      </w:r>
      <w:del w:id="1515" w:author="Bikram Adhikari (bdhikari)" w:date="2025-12-02T15:34:00Z" w16du:dateUtc="2025-12-02T21:34:00Z">
        <w:r w:rsidRPr="000E195A" w:rsidDel="00E44A23">
          <w:rPr>
            <w:rFonts w:asciiTheme="majorBidi" w:hAnsiTheme="majorBidi" w:cstheme="majorBidi"/>
            <w:sz w:val="22"/>
            <w:szCs w:val="22"/>
          </w:rPr>
          <w:delText>4-5</w:delText>
        </w:r>
      </w:del>
      <w:ins w:id="1516" w:author="Bikram Adhikari (bdhikari)" w:date="2025-12-02T15:34:00Z" w16du:dateUtc="2025-12-02T21:34:00Z">
        <w:r w:rsidR="00E44A23">
          <w:rPr>
            <w:rFonts w:asciiTheme="majorBidi" w:hAnsiTheme="majorBidi" w:cstheme="majorBidi"/>
            <w:sz w:val="22"/>
            <w:szCs w:val="22"/>
          </w:rPr>
          <w:t>37-59 months</w:t>
        </w:r>
      </w:ins>
      <w:del w:id="1517" w:author="Bikram Adhikari (bdhikari)" w:date="2025-12-02T15:34:00Z" w16du:dateUtc="2025-12-02T21:34:00Z">
        <w:r w:rsidRPr="000E195A" w:rsidDel="00E44A23">
          <w:rPr>
            <w:rFonts w:asciiTheme="majorBidi" w:hAnsiTheme="majorBidi" w:cstheme="majorBidi"/>
            <w:sz w:val="22"/>
            <w:szCs w:val="22"/>
          </w:rPr>
          <w:delText xml:space="preserve"> years</w:delText>
        </w:r>
      </w:del>
      <w:r w:rsidRPr="000E195A">
        <w:rPr>
          <w:rFonts w:asciiTheme="majorBidi" w:hAnsiTheme="majorBidi" w:cstheme="majorBidi"/>
          <w:sz w:val="22"/>
          <w:szCs w:val="22"/>
        </w:rPr>
        <w:t xml:space="preserve"> and D) all children aged 6</w:t>
      </w:r>
      <w:ins w:id="1518" w:author="Bikram Adhikari (bdhikari)" w:date="2025-12-02T15:35:00Z" w16du:dateUtc="2025-12-02T21:35:00Z">
        <w:r w:rsidR="00E44A23">
          <w:rPr>
            <w:rFonts w:asciiTheme="majorBidi" w:hAnsiTheme="majorBidi" w:cstheme="majorBidi"/>
            <w:sz w:val="22"/>
            <w:szCs w:val="22"/>
          </w:rPr>
          <w:t>-</w:t>
        </w:r>
      </w:ins>
      <w:del w:id="1519" w:author="Bikram Adhikari (bdhikari)" w:date="2025-12-02T15:35:00Z" w16du:dateUtc="2025-12-02T21:35:00Z">
        <w:r w:rsidRPr="000E195A" w:rsidDel="00E44A23">
          <w:rPr>
            <w:rFonts w:asciiTheme="majorBidi" w:hAnsiTheme="majorBidi" w:cstheme="majorBidi"/>
            <w:sz w:val="22"/>
            <w:szCs w:val="22"/>
          </w:rPr>
          <w:delText xml:space="preserve"> months to </w:delText>
        </w:r>
      </w:del>
      <w:r w:rsidRPr="000E195A">
        <w:rPr>
          <w:rFonts w:asciiTheme="majorBidi" w:hAnsiTheme="majorBidi" w:cstheme="majorBidi"/>
          <w:sz w:val="22"/>
          <w:szCs w:val="22"/>
        </w:rPr>
        <w:t>5</w:t>
      </w:r>
      <w:ins w:id="1520" w:author="Bikram Adhikari (bdhikari)" w:date="2025-12-02T15:34:00Z" w16du:dateUtc="2025-12-02T21:34:00Z">
        <w:r w:rsidR="00E44A23">
          <w:rPr>
            <w:rFonts w:asciiTheme="majorBidi" w:hAnsiTheme="majorBidi" w:cstheme="majorBidi"/>
            <w:sz w:val="22"/>
            <w:szCs w:val="22"/>
          </w:rPr>
          <w:t>9 months</w:t>
        </w:r>
      </w:ins>
      <w:del w:id="1521" w:author="Bikram Adhikari (bdhikari)" w:date="2025-12-02T15:34:00Z" w16du:dateUtc="2025-12-02T21:34:00Z">
        <w:r w:rsidRPr="000E195A" w:rsidDel="00E44A23">
          <w:rPr>
            <w:rFonts w:asciiTheme="majorBidi" w:hAnsiTheme="majorBidi" w:cstheme="majorBidi"/>
            <w:sz w:val="22"/>
            <w:szCs w:val="22"/>
          </w:rPr>
          <w:delText xml:space="preserve"> y</w:delText>
        </w:r>
      </w:del>
      <w:del w:id="1522" w:author="Bikram Adhikari (bdhikari)" w:date="2025-12-02T15:35:00Z" w16du:dateUtc="2025-12-02T21:35:00Z">
        <w:r w:rsidRPr="000E195A" w:rsidDel="00E44A23">
          <w:rPr>
            <w:rFonts w:asciiTheme="majorBidi" w:hAnsiTheme="majorBidi" w:cstheme="majorBidi"/>
            <w:sz w:val="22"/>
            <w:szCs w:val="22"/>
          </w:rPr>
          <w:delText>ears</w:delText>
        </w:r>
      </w:del>
      <w:r w:rsidRPr="000E195A">
        <w:rPr>
          <w:rFonts w:asciiTheme="majorBidi" w:hAnsiTheme="majorBidi" w:cstheme="majorBidi"/>
          <w:sz w:val="22"/>
          <w:szCs w:val="22"/>
        </w:rPr>
        <w:t>.</w:t>
      </w:r>
    </w:p>
    <w:p w14:paraId="241DA714" w14:textId="7B831696" w:rsidR="00640C6B" w:rsidRPr="000E195A" w:rsidRDefault="00640C6B" w:rsidP="00640C6B">
      <w:pPr>
        <w:spacing w:line="360" w:lineRule="auto"/>
        <w:jc w:val="both"/>
        <w:rPr>
          <w:rFonts w:asciiTheme="majorBidi" w:hAnsiTheme="majorBidi" w:cstheme="majorBidi"/>
          <w:sz w:val="22"/>
          <w:szCs w:val="22"/>
        </w:rPr>
      </w:pPr>
      <w:r w:rsidRPr="000E195A">
        <w:rPr>
          <w:rFonts w:asciiTheme="majorBidi" w:hAnsiTheme="majorBidi" w:cstheme="majorBidi"/>
          <w:sz w:val="22"/>
          <w:szCs w:val="22"/>
        </w:rPr>
        <w:t>Figure 3: Prevalence of co-existence of anemia with stunting, wasting, underweight, and overall undernutrition</w:t>
      </w:r>
    </w:p>
    <w:p w14:paraId="3588FDC4" w14:textId="157F3E49" w:rsidR="00C72457" w:rsidRPr="00335A85" w:rsidRDefault="00640C6B" w:rsidP="00335A85">
      <w:pPr>
        <w:spacing w:line="360" w:lineRule="auto"/>
        <w:jc w:val="both"/>
        <w:rPr>
          <w:rFonts w:asciiTheme="majorBidi" w:hAnsiTheme="majorBidi" w:cstheme="majorBidi"/>
          <w:sz w:val="22"/>
          <w:szCs w:val="22"/>
        </w:rPr>
      </w:pPr>
      <w:r w:rsidRPr="000E195A">
        <w:rPr>
          <w:rFonts w:asciiTheme="majorBidi" w:hAnsiTheme="majorBidi" w:cstheme="majorBidi"/>
          <w:sz w:val="22"/>
          <w:szCs w:val="22"/>
        </w:rPr>
        <w:t>Figure 4: Distribution of anemia, overall undernutrition and their co-existence of anemia across exposure variables</w:t>
      </w:r>
    </w:p>
    <w:sectPr w:rsidR="00C72457" w:rsidRPr="00335A85" w:rsidSect="00C668D0">
      <w:pgSz w:w="11906" w:h="16838" w:code="9"/>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MT">
    <w:altName w:val="Arial"/>
    <w:charset w:val="00"/>
    <w:family w:val="roman"/>
    <w:pitch w:val="default"/>
  </w:font>
  <w:font w:name="Yu Mincho">
    <w:altName w:val="游明朝"/>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F256D"/>
    <w:multiLevelType w:val="multilevel"/>
    <w:tmpl w:val="FC2CE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D85F7F"/>
    <w:multiLevelType w:val="hybridMultilevel"/>
    <w:tmpl w:val="9E50F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A87C9D"/>
    <w:multiLevelType w:val="multilevel"/>
    <w:tmpl w:val="F0E2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7931ED"/>
    <w:multiLevelType w:val="hybridMultilevel"/>
    <w:tmpl w:val="00AE8B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7992FD1"/>
    <w:multiLevelType w:val="hybridMultilevel"/>
    <w:tmpl w:val="AEDC9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F82ECC"/>
    <w:multiLevelType w:val="hybridMultilevel"/>
    <w:tmpl w:val="EDB61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1C05FE"/>
    <w:multiLevelType w:val="multilevel"/>
    <w:tmpl w:val="3D7A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E321CA3"/>
    <w:multiLevelType w:val="multilevel"/>
    <w:tmpl w:val="9B9C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E3A4603"/>
    <w:multiLevelType w:val="hybridMultilevel"/>
    <w:tmpl w:val="35B00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1539053">
    <w:abstractNumId w:val="3"/>
  </w:num>
  <w:num w:numId="2" w16cid:durableId="1623343654">
    <w:abstractNumId w:val="6"/>
  </w:num>
  <w:num w:numId="3" w16cid:durableId="1141456723">
    <w:abstractNumId w:val="7"/>
  </w:num>
  <w:num w:numId="4" w16cid:durableId="683633360">
    <w:abstractNumId w:val="2"/>
  </w:num>
  <w:num w:numId="5" w16cid:durableId="1836920353">
    <w:abstractNumId w:val="8"/>
  </w:num>
  <w:num w:numId="6" w16cid:durableId="1760174533">
    <w:abstractNumId w:val="4"/>
  </w:num>
  <w:num w:numId="7" w16cid:durableId="781731293">
    <w:abstractNumId w:val="0"/>
  </w:num>
  <w:num w:numId="8" w16cid:durableId="2082872229">
    <w:abstractNumId w:val="5"/>
  </w:num>
  <w:num w:numId="9" w16cid:durableId="192283806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hal, Kajol">
    <w15:presenceInfo w15:providerId="AD" w15:userId="S::DAHALK@ETSU.EDU::1c5b62fb-e262-4cc5-8680-54cb9f084d31"/>
  </w15:person>
  <w15:person w15:author="Bikram Adhikari (bdhikari)">
    <w15:presenceInfo w15:providerId="AD" w15:userId="S::bdhikari@memphis.edu::82db7b63-ebde-4781-8e8d-5e49480763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370"/>
    <w:rsid w:val="0000011B"/>
    <w:rsid w:val="000001ED"/>
    <w:rsid w:val="00003636"/>
    <w:rsid w:val="00004F46"/>
    <w:rsid w:val="000110C2"/>
    <w:rsid w:val="00011D64"/>
    <w:rsid w:val="0001242B"/>
    <w:rsid w:val="00013E54"/>
    <w:rsid w:val="0001729F"/>
    <w:rsid w:val="00017ADC"/>
    <w:rsid w:val="00017FF0"/>
    <w:rsid w:val="000213CB"/>
    <w:rsid w:val="00022412"/>
    <w:rsid w:val="00025173"/>
    <w:rsid w:val="00025474"/>
    <w:rsid w:val="0002582E"/>
    <w:rsid w:val="00026B22"/>
    <w:rsid w:val="0002748F"/>
    <w:rsid w:val="00027556"/>
    <w:rsid w:val="0003070B"/>
    <w:rsid w:val="0003074C"/>
    <w:rsid w:val="00030BEC"/>
    <w:rsid w:val="00030CBD"/>
    <w:rsid w:val="0003150C"/>
    <w:rsid w:val="000318A6"/>
    <w:rsid w:val="00034304"/>
    <w:rsid w:val="00035521"/>
    <w:rsid w:val="00036142"/>
    <w:rsid w:val="000405E8"/>
    <w:rsid w:val="00041E43"/>
    <w:rsid w:val="00041F35"/>
    <w:rsid w:val="000426BA"/>
    <w:rsid w:val="000434A6"/>
    <w:rsid w:val="000437DB"/>
    <w:rsid w:val="00043880"/>
    <w:rsid w:val="00043A94"/>
    <w:rsid w:val="00044068"/>
    <w:rsid w:val="000466CA"/>
    <w:rsid w:val="0004701C"/>
    <w:rsid w:val="000511C4"/>
    <w:rsid w:val="0005231D"/>
    <w:rsid w:val="000523AB"/>
    <w:rsid w:val="000527E8"/>
    <w:rsid w:val="00052888"/>
    <w:rsid w:val="000562C8"/>
    <w:rsid w:val="000564D4"/>
    <w:rsid w:val="00060910"/>
    <w:rsid w:val="00062441"/>
    <w:rsid w:val="00062B0A"/>
    <w:rsid w:val="00065D84"/>
    <w:rsid w:val="00065E5B"/>
    <w:rsid w:val="00065F0A"/>
    <w:rsid w:val="00066254"/>
    <w:rsid w:val="000679AA"/>
    <w:rsid w:val="00070554"/>
    <w:rsid w:val="00071BC1"/>
    <w:rsid w:val="00071EBC"/>
    <w:rsid w:val="00072B8F"/>
    <w:rsid w:val="0007301B"/>
    <w:rsid w:val="00073E76"/>
    <w:rsid w:val="00075501"/>
    <w:rsid w:val="00075FBA"/>
    <w:rsid w:val="000760D6"/>
    <w:rsid w:val="00080792"/>
    <w:rsid w:val="00080DAA"/>
    <w:rsid w:val="000832EC"/>
    <w:rsid w:val="000844EB"/>
    <w:rsid w:val="00084EFF"/>
    <w:rsid w:val="00086313"/>
    <w:rsid w:val="00086679"/>
    <w:rsid w:val="00086F27"/>
    <w:rsid w:val="000877F0"/>
    <w:rsid w:val="0009065C"/>
    <w:rsid w:val="00092307"/>
    <w:rsid w:val="00092BEB"/>
    <w:rsid w:val="00093698"/>
    <w:rsid w:val="0009375C"/>
    <w:rsid w:val="00093ADD"/>
    <w:rsid w:val="00093EA2"/>
    <w:rsid w:val="0009562E"/>
    <w:rsid w:val="00095A0B"/>
    <w:rsid w:val="0009771D"/>
    <w:rsid w:val="00097C5B"/>
    <w:rsid w:val="00097E14"/>
    <w:rsid w:val="000A1206"/>
    <w:rsid w:val="000A24A1"/>
    <w:rsid w:val="000A2518"/>
    <w:rsid w:val="000A2DD6"/>
    <w:rsid w:val="000A4994"/>
    <w:rsid w:val="000A4C71"/>
    <w:rsid w:val="000A53E4"/>
    <w:rsid w:val="000A7FB0"/>
    <w:rsid w:val="000B0962"/>
    <w:rsid w:val="000B13A6"/>
    <w:rsid w:val="000B1CD3"/>
    <w:rsid w:val="000B35E3"/>
    <w:rsid w:val="000B43A4"/>
    <w:rsid w:val="000B5377"/>
    <w:rsid w:val="000B6B34"/>
    <w:rsid w:val="000B70CC"/>
    <w:rsid w:val="000B7726"/>
    <w:rsid w:val="000C070C"/>
    <w:rsid w:val="000C08E4"/>
    <w:rsid w:val="000C09EA"/>
    <w:rsid w:val="000C1FE2"/>
    <w:rsid w:val="000C34F9"/>
    <w:rsid w:val="000C3D27"/>
    <w:rsid w:val="000C4C47"/>
    <w:rsid w:val="000C4DA3"/>
    <w:rsid w:val="000C584F"/>
    <w:rsid w:val="000D0119"/>
    <w:rsid w:val="000D030F"/>
    <w:rsid w:val="000D08ED"/>
    <w:rsid w:val="000D0F06"/>
    <w:rsid w:val="000D13C8"/>
    <w:rsid w:val="000D1C84"/>
    <w:rsid w:val="000D3B2A"/>
    <w:rsid w:val="000D3DA3"/>
    <w:rsid w:val="000D40B7"/>
    <w:rsid w:val="000D4C27"/>
    <w:rsid w:val="000D52D9"/>
    <w:rsid w:val="000D75AE"/>
    <w:rsid w:val="000E0E79"/>
    <w:rsid w:val="000E195A"/>
    <w:rsid w:val="000E2398"/>
    <w:rsid w:val="000E3067"/>
    <w:rsid w:val="000E3D90"/>
    <w:rsid w:val="000E41F1"/>
    <w:rsid w:val="000E4742"/>
    <w:rsid w:val="000E4FA0"/>
    <w:rsid w:val="000E69DF"/>
    <w:rsid w:val="000E7027"/>
    <w:rsid w:val="000F0958"/>
    <w:rsid w:val="000F19A5"/>
    <w:rsid w:val="000F1ABB"/>
    <w:rsid w:val="000F3384"/>
    <w:rsid w:val="000F4065"/>
    <w:rsid w:val="000F6027"/>
    <w:rsid w:val="000F664C"/>
    <w:rsid w:val="0010025B"/>
    <w:rsid w:val="001005AC"/>
    <w:rsid w:val="00101267"/>
    <w:rsid w:val="00101BB6"/>
    <w:rsid w:val="00101F29"/>
    <w:rsid w:val="00103E64"/>
    <w:rsid w:val="00104879"/>
    <w:rsid w:val="00104933"/>
    <w:rsid w:val="0010589C"/>
    <w:rsid w:val="00106B72"/>
    <w:rsid w:val="0010748A"/>
    <w:rsid w:val="00107958"/>
    <w:rsid w:val="00107DE0"/>
    <w:rsid w:val="00112377"/>
    <w:rsid w:val="0011283C"/>
    <w:rsid w:val="00112FC3"/>
    <w:rsid w:val="00113358"/>
    <w:rsid w:val="00113532"/>
    <w:rsid w:val="00113AE1"/>
    <w:rsid w:val="00113FD5"/>
    <w:rsid w:val="0011429F"/>
    <w:rsid w:val="0011506E"/>
    <w:rsid w:val="00115DE6"/>
    <w:rsid w:val="001172F7"/>
    <w:rsid w:val="0011794B"/>
    <w:rsid w:val="00121310"/>
    <w:rsid w:val="00121C86"/>
    <w:rsid w:val="00122187"/>
    <w:rsid w:val="001245B7"/>
    <w:rsid w:val="00124BAF"/>
    <w:rsid w:val="00125CDE"/>
    <w:rsid w:val="0012635A"/>
    <w:rsid w:val="00126972"/>
    <w:rsid w:val="00126FB4"/>
    <w:rsid w:val="00131419"/>
    <w:rsid w:val="00131517"/>
    <w:rsid w:val="00131638"/>
    <w:rsid w:val="00131C89"/>
    <w:rsid w:val="00132370"/>
    <w:rsid w:val="00133705"/>
    <w:rsid w:val="0013456E"/>
    <w:rsid w:val="0013471A"/>
    <w:rsid w:val="0013532D"/>
    <w:rsid w:val="00135A67"/>
    <w:rsid w:val="0013727E"/>
    <w:rsid w:val="001376DA"/>
    <w:rsid w:val="001400FA"/>
    <w:rsid w:val="00140EA7"/>
    <w:rsid w:val="00141D87"/>
    <w:rsid w:val="00142F12"/>
    <w:rsid w:val="00142FC6"/>
    <w:rsid w:val="00143662"/>
    <w:rsid w:val="001436AD"/>
    <w:rsid w:val="0014465F"/>
    <w:rsid w:val="00144B95"/>
    <w:rsid w:val="00145688"/>
    <w:rsid w:val="00145FF7"/>
    <w:rsid w:val="001466E6"/>
    <w:rsid w:val="00151422"/>
    <w:rsid w:val="001520C3"/>
    <w:rsid w:val="0015283C"/>
    <w:rsid w:val="00152B88"/>
    <w:rsid w:val="001532D0"/>
    <w:rsid w:val="00153968"/>
    <w:rsid w:val="001540FD"/>
    <w:rsid w:val="00156526"/>
    <w:rsid w:val="0015790A"/>
    <w:rsid w:val="0016043C"/>
    <w:rsid w:val="00160CC1"/>
    <w:rsid w:val="00161063"/>
    <w:rsid w:val="00161190"/>
    <w:rsid w:val="00163C14"/>
    <w:rsid w:val="00165218"/>
    <w:rsid w:val="001678CF"/>
    <w:rsid w:val="00167E1C"/>
    <w:rsid w:val="001701AB"/>
    <w:rsid w:val="00170897"/>
    <w:rsid w:val="0017207D"/>
    <w:rsid w:val="0017212A"/>
    <w:rsid w:val="00173986"/>
    <w:rsid w:val="0017417D"/>
    <w:rsid w:val="00174877"/>
    <w:rsid w:val="00174D25"/>
    <w:rsid w:val="001754C9"/>
    <w:rsid w:val="00176334"/>
    <w:rsid w:val="001772A5"/>
    <w:rsid w:val="00177372"/>
    <w:rsid w:val="00180A82"/>
    <w:rsid w:val="0018140C"/>
    <w:rsid w:val="00181CCD"/>
    <w:rsid w:val="0018243E"/>
    <w:rsid w:val="00182D20"/>
    <w:rsid w:val="001840AF"/>
    <w:rsid w:val="001847BE"/>
    <w:rsid w:val="00184D87"/>
    <w:rsid w:val="00184DDD"/>
    <w:rsid w:val="00186D1E"/>
    <w:rsid w:val="00190CB7"/>
    <w:rsid w:val="001911F4"/>
    <w:rsid w:val="00191723"/>
    <w:rsid w:val="00191725"/>
    <w:rsid w:val="00191C9F"/>
    <w:rsid w:val="0019385A"/>
    <w:rsid w:val="00193999"/>
    <w:rsid w:val="00193F67"/>
    <w:rsid w:val="00194DC1"/>
    <w:rsid w:val="00194F11"/>
    <w:rsid w:val="00195F3F"/>
    <w:rsid w:val="0019601E"/>
    <w:rsid w:val="0019668C"/>
    <w:rsid w:val="0019683E"/>
    <w:rsid w:val="0019740D"/>
    <w:rsid w:val="001A0456"/>
    <w:rsid w:val="001A0832"/>
    <w:rsid w:val="001A0C51"/>
    <w:rsid w:val="001A2548"/>
    <w:rsid w:val="001A4624"/>
    <w:rsid w:val="001A5641"/>
    <w:rsid w:val="001A5CD0"/>
    <w:rsid w:val="001A5FE3"/>
    <w:rsid w:val="001A63CA"/>
    <w:rsid w:val="001B0AB3"/>
    <w:rsid w:val="001B176A"/>
    <w:rsid w:val="001B239E"/>
    <w:rsid w:val="001B301A"/>
    <w:rsid w:val="001B380F"/>
    <w:rsid w:val="001B6BFD"/>
    <w:rsid w:val="001B6C04"/>
    <w:rsid w:val="001B7E62"/>
    <w:rsid w:val="001C22B0"/>
    <w:rsid w:val="001C2FBD"/>
    <w:rsid w:val="001C3728"/>
    <w:rsid w:val="001C37E5"/>
    <w:rsid w:val="001C3CC1"/>
    <w:rsid w:val="001C3F4E"/>
    <w:rsid w:val="001C5769"/>
    <w:rsid w:val="001C701F"/>
    <w:rsid w:val="001C72F6"/>
    <w:rsid w:val="001C773B"/>
    <w:rsid w:val="001D2376"/>
    <w:rsid w:val="001D2C6D"/>
    <w:rsid w:val="001D38FB"/>
    <w:rsid w:val="001D3D48"/>
    <w:rsid w:val="001D4310"/>
    <w:rsid w:val="001D49B8"/>
    <w:rsid w:val="001D4B40"/>
    <w:rsid w:val="001D606B"/>
    <w:rsid w:val="001D7176"/>
    <w:rsid w:val="001D795F"/>
    <w:rsid w:val="001E081A"/>
    <w:rsid w:val="001E0992"/>
    <w:rsid w:val="001E3011"/>
    <w:rsid w:val="001E5267"/>
    <w:rsid w:val="001E5C91"/>
    <w:rsid w:val="001E7ABB"/>
    <w:rsid w:val="001E7D81"/>
    <w:rsid w:val="001E7E75"/>
    <w:rsid w:val="001F0813"/>
    <w:rsid w:val="001F11CA"/>
    <w:rsid w:val="001F1587"/>
    <w:rsid w:val="001F1EC2"/>
    <w:rsid w:val="001F2044"/>
    <w:rsid w:val="001F38C7"/>
    <w:rsid w:val="001F405E"/>
    <w:rsid w:val="001F443E"/>
    <w:rsid w:val="001F4CC8"/>
    <w:rsid w:val="001F5B86"/>
    <w:rsid w:val="001F6B5B"/>
    <w:rsid w:val="001F7A02"/>
    <w:rsid w:val="002003EB"/>
    <w:rsid w:val="00200CEC"/>
    <w:rsid w:val="002014E7"/>
    <w:rsid w:val="00201EA5"/>
    <w:rsid w:val="00203582"/>
    <w:rsid w:val="0020470A"/>
    <w:rsid w:val="002056DF"/>
    <w:rsid w:val="002061F4"/>
    <w:rsid w:val="002071AD"/>
    <w:rsid w:val="00210FCC"/>
    <w:rsid w:val="002127C8"/>
    <w:rsid w:val="00212E2E"/>
    <w:rsid w:val="00213FEB"/>
    <w:rsid w:val="0021451E"/>
    <w:rsid w:val="00214F2B"/>
    <w:rsid w:val="002158C8"/>
    <w:rsid w:val="00215972"/>
    <w:rsid w:val="00215E1B"/>
    <w:rsid w:val="002164FD"/>
    <w:rsid w:val="00216C5A"/>
    <w:rsid w:val="00217379"/>
    <w:rsid w:val="00217663"/>
    <w:rsid w:val="00221A6D"/>
    <w:rsid w:val="00221C6A"/>
    <w:rsid w:val="0022282D"/>
    <w:rsid w:val="00222FB6"/>
    <w:rsid w:val="002231C2"/>
    <w:rsid w:val="0022396A"/>
    <w:rsid w:val="00223EBE"/>
    <w:rsid w:val="002253A1"/>
    <w:rsid w:val="002260F6"/>
    <w:rsid w:val="00227A86"/>
    <w:rsid w:val="00233FC8"/>
    <w:rsid w:val="002344CC"/>
    <w:rsid w:val="00234DFB"/>
    <w:rsid w:val="00236BDF"/>
    <w:rsid w:val="00237555"/>
    <w:rsid w:val="002377BC"/>
    <w:rsid w:val="00237EA9"/>
    <w:rsid w:val="002404AE"/>
    <w:rsid w:val="00240968"/>
    <w:rsid w:val="002415A5"/>
    <w:rsid w:val="002416F0"/>
    <w:rsid w:val="0024194A"/>
    <w:rsid w:val="002421E9"/>
    <w:rsid w:val="00242779"/>
    <w:rsid w:val="00243338"/>
    <w:rsid w:val="0024528C"/>
    <w:rsid w:val="00245AAC"/>
    <w:rsid w:val="00245BEF"/>
    <w:rsid w:val="002463AA"/>
    <w:rsid w:val="002477FF"/>
    <w:rsid w:val="00251023"/>
    <w:rsid w:val="00251767"/>
    <w:rsid w:val="00251ECC"/>
    <w:rsid w:val="002528BC"/>
    <w:rsid w:val="00254705"/>
    <w:rsid w:val="00254D1E"/>
    <w:rsid w:val="00255236"/>
    <w:rsid w:val="002560C4"/>
    <w:rsid w:val="00260E82"/>
    <w:rsid w:val="00261F33"/>
    <w:rsid w:val="0026256D"/>
    <w:rsid w:val="002627FF"/>
    <w:rsid w:val="00265E04"/>
    <w:rsid w:val="00267C9F"/>
    <w:rsid w:val="00270092"/>
    <w:rsid w:val="00272833"/>
    <w:rsid w:val="0027681D"/>
    <w:rsid w:val="002776FF"/>
    <w:rsid w:val="0028279D"/>
    <w:rsid w:val="00283E32"/>
    <w:rsid w:val="0028406F"/>
    <w:rsid w:val="00284868"/>
    <w:rsid w:val="00284CB1"/>
    <w:rsid w:val="0028544A"/>
    <w:rsid w:val="00285B3C"/>
    <w:rsid w:val="00286F83"/>
    <w:rsid w:val="00290D33"/>
    <w:rsid w:val="00290D4A"/>
    <w:rsid w:val="0029144E"/>
    <w:rsid w:val="00292316"/>
    <w:rsid w:val="00294154"/>
    <w:rsid w:val="00295493"/>
    <w:rsid w:val="00297228"/>
    <w:rsid w:val="0029724C"/>
    <w:rsid w:val="002A24D2"/>
    <w:rsid w:val="002A2DA3"/>
    <w:rsid w:val="002A3526"/>
    <w:rsid w:val="002A3559"/>
    <w:rsid w:val="002A413C"/>
    <w:rsid w:val="002A6289"/>
    <w:rsid w:val="002A6B79"/>
    <w:rsid w:val="002A6EB9"/>
    <w:rsid w:val="002A6F41"/>
    <w:rsid w:val="002A7276"/>
    <w:rsid w:val="002A7297"/>
    <w:rsid w:val="002A7A49"/>
    <w:rsid w:val="002A7D62"/>
    <w:rsid w:val="002B127B"/>
    <w:rsid w:val="002B3B83"/>
    <w:rsid w:val="002B3C49"/>
    <w:rsid w:val="002B5283"/>
    <w:rsid w:val="002B5F19"/>
    <w:rsid w:val="002B6610"/>
    <w:rsid w:val="002B6DEC"/>
    <w:rsid w:val="002B6DFA"/>
    <w:rsid w:val="002B73AD"/>
    <w:rsid w:val="002C09EE"/>
    <w:rsid w:val="002C14EB"/>
    <w:rsid w:val="002C1697"/>
    <w:rsid w:val="002C2BA8"/>
    <w:rsid w:val="002C334A"/>
    <w:rsid w:val="002C369D"/>
    <w:rsid w:val="002C3935"/>
    <w:rsid w:val="002C3BCA"/>
    <w:rsid w:val="002C4FD5"/>
    <w:rsid w:val="002C701D"/>
    <w:rsid w:val="002C70E8"/>
    <w:rsid w:val="002C7C97"/>
    <w:rsid w:val="002C7DDE"/>
    <w:rsid w:val="002D01FC"/>
    <w:rsid w:val="002D2202"/>
    <w:rsid w:val="002D3406"/>
    <w:rsid w:val="002D5567"/>
    <w:rsid w:val="002D5BDF"/>
    <w:rsid w:val="002D6AE3"/>
    <w:rsid w:val="002D6EAD"/>
    <w:rsid w:val="002E1DCA"/>
    <w:rsid w:val="002E2169"/>
    <w:rsid w:val="002E297A"/>
    <w:rsid w:val="002E2C2C"/>
    <w:rsid w:val="002E5C7C"/>
    <w:rsid w:val="002E64DC"/>
    <w:rsid w:val="002E7418"/>
    <w:rsid w:val="002E7AB2"/>
    <w:rsid w:val="002F1114"/>
    <w:rsid w:val="002F133B"/>
    <w:rsid w:val="002F1D37"/>
    <w:rsid w:val="002F2860"/>
    <w:rsid w:val="002F38A8"/>
    <w:rsid w:val="002F42EB"/>
    <w:rsid w:val="002F560D"/>
    <w:rsid w:val="002F625A"/>
    <w:rsid w:val="002F6347"/>
    <w:rsid w:val="0030177B"/>
    <w:rsid w:val="00301C32"/>
    <w:rsid w:val="00302CE7"/>
    <w:rsid w:val="00302F9A"/>
    <w:rsid w:val="00304356"/>
    <w:rsid w:val="003048EE"/>
    <w:rsid w:val="00304C6D"/>
    <w:rsid w:val="00305610"/>
    <w:rsid w:val="00307DB3"/>
    <w:rsid w:val="00310B63"/>
    <w:rsid w:val="003114F8"/>
    <w:rsid w:val="00311DB3"/>
    <w:rsid w:val="003130C1"/>
    <w:rsid w:val="0031611A"/>
    <w:rsid w:val="00316284"/>
    <w:rsid w:val="00317E25"/>
    <w:rsid w:val="00320754"/>
    <w:rsid w:val="00320CC3"/>
    <w:rsid w:val="0032155E"/>
    <w:rsid w:val="003215D4"/>
    <w:rsid w:val="00322BF8"/>
    <w:rsid w:val="00322FC7"/>
    <w:rsid w:val="003232BB"/>
    <w:rsid w:val="0032356F"/>
    <w:rsid w:val="00326B48"/>
    <w:rsid w:val="00330080"/>
    <w:rsid w:val="0033088A"/>
    <w:rsid w:val="00331276"/>
    <w:rsid w:val="00331F94"/>
    <w:rsid w:val="00332B30"/>
    <w:rsid w:val="00332E9A"/>
    <w:rsid w:val="00333D76"/>
    <w:rsid w:val="00335150"/>
    <w:rsid w:val="00335173"/>
    <w:rsid w:val="00335A85"/>
    <w:rsid w:val="00335F09"/>
    <w:rsid w:val="00336373"/>
    <w:rsid w:val="0034100F"/>
    <w:rsid w:val="003418A5"/>
    <w:rsid w:val="00341C38"/>
    <w:rsid w:val="00342382"/>
    <w:rsid w:val="00342586"/>
    <w:rsid w:val="00342EE0"/>
    <w:rsid w:val="00343521"/>
    <w:rsid w:val="003438B3"/>
    <w:rsid w:val="00345668"/>
    <w:rsid w:val="00345E4F"/>
    <w:rsid w:val="00346A5A"/>
    <w:rsid w:val="00346F85"/>
    <w:rsid w:val="00347A92"/>
    <w:rsid w:val="00347E75"/>
    <w:rsid w:val="00351815"/>
    <w:rsid w:val="00353149"/>
    <w:rsid w:val="00353362"/>
    <w:rsid w:val="00353A6E"/>
    <w:rsid w:val="00354F37"/>
    <w:rsid w:val="0035736B"/>
    <w:rsid w:val="00357444"/>
    <w:rsid w:val="00357E5E"/>
    <w:rsid w:val="003638DB"/>
    <w:rsid w:val="00363AC6"/>
    <w:rsid w:val="00364136"/>
    <w:rsid w:val="003648AD"/>
    <w:rsid w:val="003651D6"/>
    <w:rsid w:val="003656D2"/>
    <w:rsid w:val="003661CF"/>
    <w:rsid w:val="00366B94"/>
    <w:rsid w:val="0036703D"/>
    <w:rsid w:val="0036755E"/>
    <w:rsid w:val="003702C7"/>
    <w:rsid w:val="003714D7"/>
    <w:rsid w:val="00371D04"/>
    <w:rsid w:val="00371D97"/>
    <w:rsid w:val="0037462D"/>
    <w:rsid w:val="00375F07"/>
    <w:rsid w:val="00376103"/>
    <w:rsid w:val="0038049D"/>
    <w:rsid w:val="0038124B"/>
    <w:rsid w:val="00383432"/>
    <w:rsid w:val="003839CB"/>
    <w:rsid w:val="00386958"/>
    <w:rsid w:val="00386A3B"/>
    <w:rsid w:val="00390078"/>
    <w:rsid w:val="0039169F"/>
    <w:rsid w:val="00391D2C"/>
    <w:rsid w:val="00392AEF"/>
    <w:rsid w:val="00394AFC"/>
    <w:rsid w:val="00394F92"/>
    <w:rsid w:val="00395C59"/>
    <w:rsid w:val="00396187"/>
    <w:rsid w:val="00396907"/>
    <w:rsid w:val="003976A5"/>
    <w:rsid w:val="00397D4F"/>
    <w:rsid w:val="003A047E"/>
    <w:rsid w:val="003A113E"/>
    <w:rsid w:val="003A14B2"/>
    <w:rsid w:val="003A1EEF"/>
    <w:rsid w:val="003A341A"/>
    <w:rsid w:val="003A4F2E"/>
    <w:rsid w:val="003A55E5"/>
    <w:rsid w:val="003A65FC"/>
    <w:rsid w:val="003A7A8E"/>
    <w:rsid w:val="003B1280"/>
    <w:rsid w:val="003B3C8F"/>
    <w:rsid w:val="003B4555"/>
    <w:rsid w:val="003B5D3B"/>
    <w:rsid w:val="003B6DAB"/>
    <w:rsid w:val="003C0642"/>
    <w:rsid w:val="003C1768"/>
    <w:rsid w:val="003C26A4"/>
    <w:rsid w:val="003C2B4E"/>
    <w:rsid w:val="003C3D37"/>
    <w:rsid w:val="003C5C65"/>
    <w:rsid w:val="003C703E"/>
    <w:rsid w:val="003C71B3"/>
    <w:rsid w:val="003D013F"/>
    <w:rsid w:val="003D1AE6"/>
    <w:rsid w:val="003D2A2B"/>
    <w:rsid w:val="003D370B"/>
    <w:rsid w:val="003D38AA"/>
    <w:rsid w:val="003D3B81"/>
    <w:rsid w:val="003D3F55"/>
    <w:rsid w:val="003D473B"/>
    <w:rsid w:val="003D48D5"/>
    <w:rsid w:val="003D4C88"/>
    <w:rsid w:val="003D5D21"/>
    <w:rsid w:val="003D6918"/>
    <w:rsid w:val="003D7017"/>
    <w:rsid w:val="003D7C7E"/>
    <w:rsid w:val="003D7F9A"/>
    <w:rsid w:val="003E02F6"/>
    <w:rsid w:val="003E1F85"/>
    <w:rsid w:val="003E549B"/>
    <w:rsid w:val="003E5A3D"/>
    <w:rsid w:val="003E6B7B"/>
    <w:rsid w:val="003F04D0"/>
    <w:rsid w:val="003F05A2"/>
    <w:rsid w:val="003F3BEF"/>
    <w:rsid w:val="003F3C41"/>
    <w:rsid w:val="003F4314"/>
    <w:rsid w:val="003F6E01"/>
    <w:rsid w:val="003F778B"/>
    <w:rsid w:val="003F7D17"/>
    <w:rsid w:val="0040013B"/>
    <w:rsid w:val="00400B17"/>
    <w:rsid w:val="00400D0C"/>
    <w:rsid w:val="00402B39"/>
    <w:rsid w:val="00403419"/>
    <w:rsid w:val="00403662"/>
    <w:rsid w:val="00404587"/>
    <w:rsid w:val="004047B4"/>
    <w:rsid w:val="004052A9"/>
    <w:rsid w:val="0040646F"/>
    <w:rsid w:val="00407777"/>
    <w:rsid w:val="00407B7D"/>
    <w:rsid w:val="00407B80"/>
    <w:rsid w:val="00407CB6"/>
    <w:rsid w:val="00410D99"/>
    <w:rsid w:val="00413163"/>
    <w:rsid w:val="0041355C"/>
    <w:rsid w:val="00414518"/>
    <w:rsid w:val="00414B27"/>
    <w:rsid w:val="00414DDF"/>
    <w:rsid w:val="00415DBA"/>
    <w:rsid w:val="00416155"/>
    <w:rsid w:val="00416380"/>
    <w:rsid w:val="004167D3"/>
    <w:rsid w:val="004168FD"/>
    <w:rsid w:val="004200EA"/>
    <w:rsid w:val="00423744"/>
    <w:rsid w:val="00424740"/>
    <w:rsid w:val="00424C1B"/>
    <w:rsid w:val="00425765"/>
    <w:rsid w:val="0042583C"/>
    <w:rsid w:val="00425E56"/>
    <w:rsid w:val="00426C0E"/>
    <w:rsid w:val="00426C48"/>
    <w:rsid w:val="00430DAC"/>
    <w:rsid w:val="0043248A"/>
    <w:rsid w:val="00434787"/>
    <w:rsid w:val="004353EB"/>
    <w:rsid w:val="00436120"/>
    <w:rsid w:val="00436486"/>
    <w:rsid w:val="00437B5D"/>
    <w:rsid w:val="00440996"/>
    <w:rsid w:val="00441986"/>
    <w:rsid w:val="00441EE8"/>
    <w:rsid w:val="004423B7"/>
    <w:rsid w:val="004424A0"/>
    <w:rsid w:val="004458D1"/>
    <w:rsid w:val="00446E34"/>
    <w:rsid w:val="00450FCB"/>
    <w:rsid w:val="00451C31"/>
    <w:rsid w:val="00452898"/>
    <w:rsid w:val="00453E5B"/>
    <w:rsid w:val="00454709"/>
    <w:rsid w:val="0045540E"/>
    <w:rsid w:val="004556FB"/>
    <w:rsid w:val="00455C27"/>
    <w:rsid w:val="00456825"/>
    <w:rsid w:val="0045752C"/>
    <w:rsid w:val="00457A6F"/>
    <w:rsid w:val="00460034"/>
    <w:rsid w:val="004634EF"/>
    <w:rsid w:val="00463DD2"/>
    <w:rsid w:val="00463E12"/>
    <w:rsid w:val="004645FE"/>
    <w:rsid w:val="0046518C"/>
    <w:rsid w:val="004659EA"/>
    <w:rsid w:val="00466C90"/>
    <w:rsid w:val="00466E92"/>
    <w:rsid w:val="00467B73"/>
    <w:rsid w:val="0047010E"/>
    <w:rsid w:val="00470561"/>
    <w:rsid w:val="00472022"/>
    <w:rsid w:val="00472444"/>
    <w:rsid w:val="00473168"/>
    <w:rsid w:val="00473791"/>
    <w:rsid w:val="004737D8"/>
    <w:rsid w:val="00473A4F"/>
    <w:rsid w:val="00473CF5"/>
    <w:rsid w:val="0047547B"/>
    <w:rsid w:val="00475C16"/>
    <w:rsid w:val="00476FC8"/>
    <w:rsid w:val="00477B56"/>
    <w:rsid w:val="00480646"/>
    <w:rsid w:val="004810EC"/>
    <w:rsid w:val="004816E8"/>
    <w:rsid w:val="00483C93"/>
    <w:rsid w:val="004842BD"/>
    <w:rsid w:val="00484CDC"/>
    <w:rsid w:val="00486D5D"/>
    <w:rsid w:val="00487508"/>
    <w:rsid w:val="004901E6"/>
    <w:rsid w:val="00490E39"/>
    <w:rsid w:val="00491B64"/>
    <w:rsid w:val="00491D45"/>
    <w:rsid w:val="00492664"/>
    <w:rsid w:val="004955C2"/>
    <w:rsid w:val="00496F89"/>
    <w:rsid w:val="00497BBA"/>
    <w:rsid w:val="004A2913"/>
    <w:rsid w:val="004A72DB"/>
    <w:rsid w:val="004A7E6C"/>
    <w:rsid w:val="004B0557"/>
    <w:rsid w:val="004B06D2"/>
    <w:rsid w:val="004B3040"/>
    <w:rsid w:val="004B4365"/>
    <w:rsid w:val="004B5D15"/>
    <w:rsid w:val="004B6027"/>
    <w:rsid w:val="004C06B8"/>
    <w:rsid w:val="004C0A03"/>
    <w:rsid w:val="004C1897"/>
    <w:rsid w:val="004C1BE3"/>
    <w:rsid w:val="004C2AD1"/>
    <w:rsid w:val="004C2E52"/>
    <w:rsid w:val="004C3925"/>
    <w:rsid w:val="004C488C"/>
    <w:rsid w:val="004C496D"/>
    <w:rsid w:val="004C64B9"/>
    <w:rsid w:val="004C7F94"/>
    <w:rsid w:val="004D1730"/>
    <w:rsid w:val="004D1F75"/>
    <w:rsid w:val="004D27F1"/>
    <w:rsid w:val="004D2AB0"/>
    <w:rsid w:val="004D3EC6"/>
    <w:rsid w:val="004D5870"/>
    <w:rsid w:val="004D5F6E"/>
    <w:rsid w:val="004D6217"/>
    <w:rsid w:val="004D6FF3"/>
    <w:rsid w:val="004D7007"/>
    <w:rsid w:val="004D7C9A"/>
    <w:rsid w:val="004E095D"/>
    <w:rsid w:val="004E13B8"/>
    <w:rsid w:val="004E1DB2"/>
    <w:rsid w:val="004E2248"/>
    <w:rsid w:val="004E281B"/>
    <w:rsid w:val="004E42AD"/>
    <w:rsid w:val="004E451D"/>
    <w:rsid w:val="004E53F0"/>
    <w:rsid w:val="004E59C2"/>
    <w:rsid w:val="004E7979"/>
    <w:rsid w:val="004F122B"/>
    <w:rsid w:val="004F38F0"/>
    <w:rsid w:val="004F3CC7"/>
    <w:rsid w:val="004F3DD8"/>
    <w:rsid w:val="004F3E92"/>
    <w:rsid w:val="004F4540"/>
    <w:rsid w:val="004F6E73"/>
    <w:rsid w:val="004F7B2A"/>
    <w:rsid w:val="004F7BCA"/>
    <w:rsid w:val="005002C8"/>
    <w:rsid w:val="0050155A"/>
    <w:rsid w:val="0050225D"/>
    <w:rsid w:val="005028A0"/>
    <w:rsid w:val="00502C8E"/>
    <w:rsid w:val="00503121"/>
    <w:rsid w:val="00505236"/>
    <w:rsid w:val="00505ACB"/>
    <w:rsid w:val="00510242"/>
    <w:rsid w:val="005106BD"/>
    <w:rsid w:val="00512B15"/>
    <w:rsid w:val="00513E27"/>
    <w:rsid w:val="00514FE2"/>
    <w:rsid w:val="00515073"/>
    <w:rsid w:val="005156CE"/>
    <w:rsid w:val="0052232C"/>
    <w:rsid w:val="00522FDB"/>
    <w:rsid w:val="00523AE3"/>
    <w:rsid w:val="00524743"/>
    <w:rsid w:val="00525F28"/>
    <w:rsid w:val="00526B00"/>
    <w:rsid w:val="00526DEC"/>
    <w:rsid w:val="005273FA"/>
    <w:rsid w:val="005275F9"/>
    <w:rsid w:val="00527B67"/>
    <w:rsid w:val="00530B62"/>
    <w:rsid w:val="0053205B"/>
    <w:rsid w:val="00532985"/>
    <w:rsid w:val="005330E2"/>
    <w:rsid w:val="0053496F"/>
    <w:rsid w:val="0053553E"/>
    <w:rsid w:val="005364F8"/>
    <w:rsid w:val="00536DEF"/>
    <w:rsid w:val="00537A76"/>
    <w:rsid w:val="005415C1"/>
    <w:rsid w:val="00542771"/>
    <w:rsid w:val="00542E9C"/>
    <w:rsid w:val="0054362B"/>
    <w:rsid w:val="0054484D"/>
    <w:rsid w:val="005449D7"/>
    <w:rsid w:val="00544B6B"/>
    <w:rsid w:val="00544E44"/>
    <w:rsid w:val="0054532D"/>
    <w:rsid w:val="00545341"/>
    <w:rsid w:val="00545518"/>
    <w:rsid w:val="00545C22"/>
    <w:rsid w:val="00545F3D"/>
    <w:rsid w:val="00546EE3"/>
    <w:rsid w:val="005472FB"/>
    <w:rsid w:val="00547F03"/>
    <w:rsid w:val="0055167C"/>
    <w:rsid w:val="00551D3C"/>
    <w:rsid w:val="00552963"/>
    <w:rsid w:val="0055344A"/>
    <w:rsid w:val="00553603"/>
    <w:rsid w:val="0055403B"/>
    <w:rsid w:val="00554C9C"/>
    <w:rsid w:val="005550D6"/>
    <w:rsid w:val="0055679F"/>
    <w:rsid w:val="00556F78"/>
    <w:rsid w:val="00557714"/>
    <w:rsid w:val="00557B7B"/>
    <w:rsid w:val="00557CAA"/>
    <w:rsid w:val="00563D86"/>
    <w:rsid w:val="0056452F"/>
    <w:rsid w:val="00564615"/>
    <w:rsid w:val="00564BC0"/>
    <w:rsid w:val="00564EBA"/>
    <w:rsid w:val="00564F3A"/>
    <w:rsid w:val="00565A83"/>
    <w:rsid w:val="005664AA"/>
    <w:rsid w:val="00566B4A"/>
    <w:rsid w:val="00566FD0"/>
    <w:rsid w:val="005705CD"/>
    <w:rsid w:val="005706C7"/>
    <w:rsid w:val="005719FD"/>
    <w:rsid w:val="00572CFD"/>
    <w:rsid w:val="00574B22"/>
    <w:rsid w:val="00574DDB"/>
    <w:rsid w:val="0057655C"/>
    <w:rsid w:val="00576BD6"/>
    <w:rsid w:val="005770F6"/>
    <w:rsid w:val="005771E8"/>
    <w:rsid w:val="00577787"/>
    <w:rsid w:val="005802C0"/>
    <w:rsid w:val="005807C7"/>
    <w:rsid w:val="00580A3F"/>
    <w:rsid w:val="00580FBA"/>
    <w:rsid w:val="00583C48"/>
    <w:rsid w:val="0058433E"/>
    <w:rsid w:val="00584ADE"/>
    <w:rsid w:val="00584C26"/>
    <w:rsid w:val="00584CE1"/>
    <w:rsid w:val="00586DC7"/>
    <w:rsid w:val="005917AE"/>
    <w:rsid w:val="00591C55"/>
    <w:rsid w:val="00591EFD"/>
    <w:rsid w:val="00591F61"/>
    <w:rsid w:val="005931D5"/>
    <w:rsid w:val="0059322C"/>
    <w:rsid w:val="00593E49"/>
    <w:rsid w:val="00594A0F"/>
    <w:rsid w:val="00595E87"/>
    <w:rsid w:val="0059723F"/>
    <w:rsid w:val="005975C2"/>
    <w:rsid w:val="005A005D"/>
    <w:rsid w:val="005A08DD"/>
    <w:rsid w:val="005A3D32"/>
    <w:rsid w:val="005A5F6F"/>
    <w:rsid w:val="005A7D13"/>
    <w:rsid w:val="005B0497"/>
    <w:rsid w:val="005B052F"/>
    <w:rsid w:val="005B08D6"/>
    <w:rsid w:val="005B0E34"/>
    <w:rsid w:val="005B2C14"/>
    <w:rsid w:val="005B4A56"/>
    <w:rsid w:val="005B5769"/>
    <w:rsid w:val="005B585D"/>
    <w:rsid w:val="005B5E9D"/>
    <w:rsid w:val="005B70B9"/>
    <w:rsid w:val="005B7766"/>
    <w:rsid w:val="005C10F6"/>
    <w:rsid w:val="005C1A49"/>
    <w:rsid w:val="005C20C3"/>
    <w:rsid w:val="005C2D59"/>
    <w:rsid w:val="005C3A6B"/>
    <w:rsid w:val="005C3E91"/>
    <w:rsid w:val="005C4DEC"/>
    <w:rsid w:val="005C4E18"/>
    <w:rsid w:val="005C55BC"/>
    <w:rsid w:val="005C5936"/>
    <w:rsid w:val="005C6991"/>
    <w:rsid w:val="005C7674"/>
    <w:rsid w:val="005D0702"/>
    <w:rsid w:val="005D1A00"/>
    <w:rsid w:val="005D36DB"/>
    <w:rsid w:val="005D4913"/>
    <w:rsid w:val="005D4BC6"/>
    <w:rsid w:val="005D5148"/>
    <w:rsid w:val="005D540C"/>
    <w:rsid w:val="005D5895"/>
    <w:rsid w:val="005D590C"/>
    <w:rsid w:val="005D5CE8"/>
    <w:rsid w:val="005D5E54"/>
    <w:rsid w:val="005D63A1"/>
    <w:rsid w:val="005D740C"/>
    <w:rsid w:val="005D7EF2"/>
    <w:rsid w:val="005E0819"/>
    <w:rsid w:val="005E0A0D"/>
    <w:rsid w:val="005E10A2"/>
    <w:rsid w:val="005E1FDA"/>
    <w:rsid w:val="005E2901"/>
    <w:rsid w:val="005E4168"/>
    <w:rsid w:val="005E6505"/>
    <w:rsid w:val="005E6E09"/>
    <w:rsid w:val="005E6E94"/>
    <w:rsid w:val="005E7219"/>
    <w:rsid w:val="005F024C"/>
    <w:rsid w:val="005F113A"/>
    <w:rsid w:val="005F6157"/>
    <w:rsid w:val="005F6D2D"/>
    <w:rsid w:val="005F6F8B"/>
    <w:rsid w:val="006008F5"/>
    <w:rsid w:val="006015BD"/>
    <w:rsid w:val="006030F6"/>
    <w:rsid w:val="0060328C"/>
    <w:rsid w:val="00603E6E"/>
    <w:rsid w:val="006046B6"/>
    <w:rsid w:val="00605334"/>
    <w:rsid w:val="006053A9"/>
    <w:rsid w:val="006059AE"/>
    <w:rsid w:val="00606843"/>
    <w:rsid w:val="00606FFF"/>
    <w:rsid w:val="00607269"/>
    <w:rsid w:val="006124B9"/>
    <w:rsid w:val="006128A9"/>
    <w:rsid w:val="0061296F"/>
    <w:rsid w:val="006132CE"/>
    <w:rsid w:val="0061363F"/>
    <w:rsid w:val="00614B40"/>
    <w:rsid w:val="00614D41"/>
    <w:rsid w:val="0061527F"/>
    <w:rsid w:val="00616A31"/>
    <w:rsid w:val="0061726B"/>
    <w:rsid w:val="00620224"/>
    <w:rsid w:val="00620523"/>
    <w:rsid w:val="00620830"/>
    <w:rsid w:val="00621FD1"/>
    <w:rsid w:val="006223E2"/>
    <w:rsid w:val="00622DA7"/>
    <w:rsid w:val="00623061"/>
    <w:rsid w:val="006237A6"/>
    <w:rsid w:val="00623BA1"/>
    <w:rsid w:val="00624D35"/>
    <w:rsid w:val="006251EF"/>
    <w:rsid w:val="006252BA"/>
    <w:rsid w:val="006269CC"/>
    <w:rsid w:val="00627356"/>
    <w:rsid w:val="00630265"/>
    <w:rsid w:val="00634626"/>
    <w:rsid w:val="00634F28"/>
    <w:rsid w:val="00635D6E"/>
    <w:rsid w:val="00636876"/>
    <w:rsid w:val="00637204"/>
    <w:rsid w:val="006378E9"/>
    <w:rsid w:val="00637DCD"/>
    <w:rsid w:val="00640055"/>
    <w:rsid w:val="006403F9"/>
    <w:rsid w:val="00640874"/>
    <w:rsid w:val="00640BFA"/>
    <w:rsid w:val="00640C6B"/>
    <w:rsid w:val="0064240E"/>
    <w:rsid w:val="00642429"/>
    <w:rsid w:val="0064361E"/>
    <w:rsid w:val="00643F95"/>
    <w:rsid w:val="0064441C"/>
    <w:rsid w:val="00644536"/>
    <w:rsid w:val="006448C0"/>
    <w:rsid w:val="0064592C"/>
    <w:rsid w:val="00645936"/>
    <w:rsid w:val="00646A5A"/>
    <w:rsid w:val="006478F2"/>
    <w:rsid w:val="00647F99"/>
    <w:rsid w:val="00650919"/>
    <w:rsid w:val="0065091E"/>
    <w:rsid w:val="006519FD"/>
    <w:rsid w:val="0065319A"/>
    <w:rsid w:val="00654169"/>
    <w:rsid w:val="006542D3"/>
    <w:rsid w:val="006548FC"/>
    <w:rsid w:val="00654E8C"/>
    <w:rsid w:val="00655092"/>
    <w:rsid w:val="0065512E"/>
    <w:rsid w:val="006561AE"/>
    <w:rsid w:val="006563C1"/>
    <w:rsid w:val="006567E2"/>
    <w:rsid w:val="00656C60"/>
    <w:rsid w:val="00657165"/>
    <w:rsid w:val="00657F6D"/>
    <w:rsid w:val="00660C26"/>
    <w:rsid w:val="00662833"/>
    <w:rsid w:val="00662A64"/>
    <w:rsid w:val="00663423"/>
    <w:rsid w:val="0066413E"/>
    <w:rsid w:val="006645E9"/>
    <w:rsid w:val="00664B3A"/>
    <w:rsid w:val="00667B61"/>
    <w:rsid w:val="006703B2"/>
    <w:rsid w:val="00670C8B"/>
    <w:rsid w:val="0067202D"/>
    <w:rsid w:val="00672172"/>
    <w:rsid w:val="00672309"/>
    <w:rsid w:val="006729B3"/>
    <w:rsid w:val="00672B43"/>
    <w:rsid w:val="0067381A"/>
    <w:rsid w:val="00674534"/>
    <w:rsid w:val="006746A5"/>
    <w:rsid w:val="00680C16"/>
    <w:rsid w:val="00681333"/>
    <w:rsid w:val="0068192E"/>
    <w:rsid w:val="00682E1F"/>
    <w:rsid w:val="0068319F"/>
    <w:rsid w:val="0068453F"/>
    <w:rsid w:val="00686110"/>
    <w:rsid w:val="0068630B"/>
    <w:rsid w:val="0069055C"/>
    <w:rsid w:val="00690596"/>
    <w:rsid w:val="006909A8"/>
    <w:rsid w:val="00690CB6"/>
    <w:rsid w:val="0069142C"/>
    <w:rsid w:val="00696FE3"/>
    <w:rsid w:val="006A0410"/>
    <w:rsid w:val="006A0861"/>
    <w:rsid w:val="006A09D6"/>
    <w:rsid w:val="006A0D67"/>
    <w:rsid w:val="006A10F9"/>
    <w:rsid w:val="006A2090"/>
    <w:rsid w:val="006A303A"/>
    <w:rsid w:val="006A3C21"/>
    <w:rsid w:val="006A4999"/>
    <w:rsid w:val="006A49F8"/>
    <w:rsid w:val="006A541E"/>
    <w:rsid w:val="006A5E51"/>
    <w:rsid w:val="006A788A"/>
    <w:rsid w:val="006B0425"/>
    <w:rsid w:val="006B19AA"/>
    <w:rsid w:val="006B1E5A"/>
    <w:rsid w:val="006B2645"/>
    <w:rsid w:val="006B2936"/>
    <w:rsid w:val="006B2D3C"/>
    <w:rsid w:val="006B441D"/>
    <w:rsid w:val="006B4D82"/>
    <w:rsid w:val="006B52C1"/>
    <w:rsid w:val="006B5475"/>
    <w:rsid w:val="006B76EE"/>
    <w:rsid w:val="006B79BD"/>
    <w:rsid w:val="006B7D72"/>
    <w:rsid w:val="006C0B53"/>
    <w:rsid w:val="006C1694"/>
    <w:rsid w:val="006C1CAC"/>
    <w:rsid w:val="006C2322"/>
    <w:rsid w:val="006C4241"/>
    <w:rsid w:val="006C480E"/>
    <w:rsid w:val="006C531A"/>
    <w:rsid w:val="006C70DE"/>
    <w:rsid w:val="006C75EB"/>
    <w:rsid w:val="006D064A"/>
    <w:rsid w:val="006D0BB1"/>
    <w:rsid w:val="006D2254"/>
    <w:rsid w:val="006D23F6"/>
    <w:rsid w:val="006D4553"/>
    <w:rsid w:val="006D6B99"/>
    <w:rsid w:val="006D6C5C"/>
    <w:rsid w:val="006E0C6A"/>
    <w:rsid w:val="006E23D7"/>
    <w:rsid w:val="006E2A8B"/>
    <w:rsid w:val="006E2E67"/>
    <w:rsid w:val="006E377C"/>
    <w:rsid w:val="006E3B85"/>
    <w:rsid w:val="006E3F16"/>
    <w:rsid w:val="006E49B9"/>
    <w:rsid w:val="006E556D"/>
    <w:rsid w:val="006E5827"/>
    <w:rsid w:val="006E7F26"/>
    <w:rsid w:val="006F04BC"/>
    <w:rsid w:val="006F0594"/>
    <w:rsid w:val="006F08E6"/>
    <w:rsid w:val="006F0AA9"/>
    <w:rsid w:val="006F1B94"/>
    <w:rsid w:val="006F1BF1"/>
    <w:rsid w:val="006F2C92"/>
    <w:rsid w:val="006F2E7C"/>
    <w:rsid w:val="006F3FDE"/>
    <w:rsid w:val="006F4335"/>
    <w:rsid w:val="006F55CB"/>
    <w:rsid w:val="006F5667"/>
    <w:rsid w:val="006F7094"/>
    <w:rsid w:val="0070081B"/>
    <w:rsid w:val="00700E41"/>
    <w:rsid w:val="00700FDA"/>
    <w:rsid w:val="007010BC"/>
    <w:rsid w:val="00701129"/>
    <w:rsid w:val="00702036"/>
    <w:rsid w:val="007024E0"/>
    <w:rsid w:val="00702529"/>
    <w:rsid w:val="00702C4E"/>
    <w:rsid w:val="007040BC"/>
    <w:rsid w:val="007044AD"/>
    <w:rsid w:val="007048BF"/>
    <w:rsid w:val="00704B0D"/>
    <w:rsid w:val="00706F39"/>
    <w:rsid w:val="00707B07"/>
    <w:rsid w:val="007109DA"/>
    <w:rsid w:val="00710EB4"/>
    <w:rsid w:val="007125EB"/>
    <w:rsid w:val="00712C2F"/>
    <w:rsid w:val="0071328C"/>
    <w:rsid w:val="007134A0"/>
    <w:rsid w:val="007139C1"/>
    <w:rsid w:val="007143B1"/>
    <w:rsid w:val="0071455D"/>
    <w:rsid w:val="00715C64"/>
    <w:rsid w:val="00716660"/>
    <w:rsid w:val="00716C54"/>
    <w:rsid w:val="00716CA2"/>
    <w:rsid w:val="007201BA"/>
    <w:rsid w:val="0072081B"/>
    <w:rsid w:val="00720B1C"/>
    <w:rsid w:val="007249B2"/>
    <w:rsid w:val="00726452"/>
    <w:rsid w:val="0072662A"/>
    <w:rsid w:val="00726C76"/>
    <w:rsid w:val="00727272"/>
    <w:rsid w:val="00727BF0"/>
    <w:rsid w:val="00727C64"/>
    <w:rsid w:val="00730796"/>
    <w:rsid w:val="0073162C"/>
    <w:rsid w:val="00731B30"/>
    <w:rsid w:val="0073236F"/>
    <w:rsid w:val="00734309"/>
    <w:rsid w:val="00734F6A"/>
    <w:rsid w:val="00737067"/>
    <w:rsid w:val="0074008B"/>
    <w:rsid w:val="00741BF0"/>
    <w:rsid w:val="00741C2C"/>
    <w:rsid w:val="00742B35"/>
    <w:rsid w:val="007434AA"/>
    <w:rsid w:val="0074495C"/>
    <w:rsid w:val="00745B81"/>
    <w:rsid w:val="007467EB"/>
    <w:rsid w:val="00746F6D"/>
    <w:rsid w:val="00747CBE"/>
    <w:rsid w:val="00750DE0"/>
    <w:rsid w:val="00750E6D"/>
    <w:rsid w:val="00750F5D"/>
    <w:rsid w:val="00751AEF"/>
    <w:rsid w:val="00753736"/>
    <w:rsid w:val="00753967"/>
    <w:rsid w:val="00754510"/>
    <w:rsid w:val="00764D54"/>
    <w:rsid w:val="00765076"/>
    <w:rsid w:val="00766A8E"/>
    <w:rsid w:val="00766B24"/>
    <w:rsid w:val="00770D65"/>
    <w:rsid w:val="00773604"/>
    <w:rsid w:val="00775DE9"/>
    <w:rsid w:val="00775DF7"/>
    <w:rsid w:val="007761B0"/>
    <w:rsid w:val="00776BB8"/>
    <w:rsid w:val="007802C4"/>
    <w:rsid w:val="00782EC3"/>
    <w:rsid w:val="00784A59"/>
    <w:rsid w:val="00784DEF"/>
    <w:rsid w:val="007864A2"/>
    <w:rsid w:val="00786AC9"/>
    <w:rsid w:val="00787148"/>
    <w:rsid w:val="007878E1"/>
    <w:rsid w:val="0079012E"/>
    <w:rsid w:val="00794761"/>
    <w:rsid w:val="007950D6"/>
    <w:rsid w:val="00795348"/>
    <w:rsid w:val="00797E9D"/>
    <w:rsid w:val="007A1156"/>
    <w:rsid w:val="007A30C4"/>
    <w:rsid w:val="007A4133"/>
    <w:rsid w:val="007A5561"/>
    <w:rsid w:val="007A5E1D"/>
    <w:rsid w:val="007A6A1B"/>
    <w:rsid w:val="007B0678"/>
    <w:rsid w:val="007B077E"/>
    <w:rsid w:val="007B0788"/>
    <w:rsid w:val="007B22C8"/>
    <w:rsid w:val="007B2602"/>
    <w:rsid w:val="007B331A"/>
    <w:rsid w:val="007B3831"/>
    <w:rsid w:val="007B3907"/>
    <w:rsid w:val="007B50C1"/>
    <w:rsid w:val="007B5848"/>
    <w:rsid w:val="007B6245"/>
    <w:rsid w:val="007B79CD"/>
    <w:rsid w:val="007C06FA"/>
    <w:rsid w:val="007C097A"/>
    <w:rsid w:val="007C1422"/>
    <w:rsid w:val="007C32EF"/>
    <w:rsid w:val="007C3633"/>
    <w:rsid w:val="007C3E4E"/>
    <w:rsid w:val="007C3F06"/>
    <w:rsid w:val="007C6CBD"/>
    <w:rsid w:val="007D0830"/>
    <w:rsid w:val="007D1D44"/>
    <w:rsid w:val="007D348A"/>
    <w:rsid w:val="007D4260"/>
    <w:rsid w:val="007D4E05"/>
    <w:rsid w:val="007D5193"/>
    <w:rsid w:val="007D5FB3"/>
    <w:rsid w:val="007D6383"/>
    <w:rsid w:val="007D664D"/>
    <w:rsid w:val="007D66F8"/>
    <w:rsid w:val="007D6B13"/>
    <w:rsid w:val="007E1160"/>
    <w:rsid w:val="007E127D"/>
    <w:rsid w:val="007E1A0B"/>
    <w:rsid w:val="007E3200"/>
    <w:rsid w:val="007E4599"/>
    <w:rsid w:val="007E4660"/>
    <w:rsid w:val="007E5516"/>
    <w:rsid w:val="007E59C1"/>
    <w:rsid w:val="007E7216"/>
    <w:rsid w:val="007E7A51"/>
    <w:rsid w:val="007E7C85"/>
    <w:rsid w:val="007F1CE1"/>
    <w:rsid w:val="007F2E47"/>
    <w:rsid w:val="007F30AE"/>
    <w:rsid w:val="007F43A8"/>
    <w:rsid w:val="007F5692"/>
    <w:rsid w:val="007F6568"/>
    <w:rsid w:val="008003BA"/>
    <w:rsid w:val="0080088A"/>
    <w:rsid w:val="00800B5E"/>
    <w:rsid w:val="00801D63"/>
    <w:rsid w:val="008037AE"/>
    <w:rsid w:val="00804096"/>
    <w:rsid w:val="0080490E"/>
    <w:rsid w:val="008077CA"/>
    <w:rsid w:val="00807FD2"/>
    <w:rsid w:val="00812784"/>
    <w:rsid w:val="008148E2"/>
    <w:rsid w:val="00814936"/>
    <w:rsid w:val="00814C92"/>
    <w:rsid w:val="00815C60"/>
    <w:rsid w:val="00816EBD"/>
    <w:rsid w:val="00816ED7"/>
    <w:rsid w:val="00821C74"/>
    <w:rsid w:val="00822D54"/>
    <w:rsid w:val="00822F91"/>
    <w:rsid w:val="008234B9"/>
    <w:rsid w:val="008234E3"/>
    <w:rsid w:val="008235FA"/>
    <w:rsid w:val="00824341"/>
    <w:rsid w:val="008246AB"/>
    <w:rsid w:val="0082518E"/>
    <w:rsid w:val="008267EF"/>
    <w:rsid w:val="0082683D"/>
    <w:rsid w:val="00826A58"/>
    <w:rsid w:val="0083096B"/>
    <w:rsid w:val="00832B15"/>
    <w:rsid w:val="008346AA"/>
    <w:rsid w:val="00835B4A"/>
    <w:rsid w:val="00836620"/>
    <w:rsid w:val="008377BE"/>
    <w:rsid w:val="00837F51"/>
    <w:rsid w:val="008407CD"/>
    <w:rsid w:val="0084157B"/>
    <w:rsid w:val="008439F5"/>
    <w:rsid w:val="00843BE9"/>
    <w:rsid w:val="008446A5"/>
    <w:rsid w:val="00844F2C"/>
    <w:rsid w:val="00845088"/>
    <w:rsid w:val="00847126"/>
    <w:rsid w:val="00850565"/>
    <w:rsid w:val="0085181B"/>
    <w:rsid w:val="00851BD9"/>
    <w:rsid w:val="008520DD"/>
    <w:rsid w:val="008533BA"/>
    <w:rsid w:val="0085428E"/>
    <w:rsid w:val="0085585B"/>
    <w:rsid w:val="0085691F"/>
    <w:rsid w:val="0085714B"/>
    <w:rsid w:val="00857832"/>
    <w:rsid w:val="00857F52"/>
    <w:rsid w:val="00860267"/>
    <w:rsid w:val="008617A9"/>
    <w:rsid w:val="008646FE"/>
    <w:rsid w:val="00865B40"/>
    <w:rsid w:val="00865EA5"/>
    <w:rsid w:val="00866229"/>
    <w:rsid w:val="00867973"/>
    <w:rsid w:val="00867D60"/>
    <w:rsid w:val="0087062B"/>
    <w:rsid w:val="00870A40"/>
    <w:rsid w:val="00872578"/>
    <w:rsid w:val="00872C22"/>
    <w:rsid w:val="00873B46"/>
    <w:rsid w:val="008740E2"/>
    <w:rsid w:val="00875914"/>
    <w:rsid w:val="008769CA"/>
    <w:rsid w:val="0087764F"/>
    <w:rsid w:val="008776C9"/>
    <w:rsid w:val="00877738"/>
    <w:rsid w:val="00877F15"/>
    <w:rsid w:val="0087822D"/>
    <w:rsid w:val="008807E1"/>
    <w:rsid w:val="00881017"/>
    <w:rsid w:val="00881C7C"/>
    <w:rsid w:val="0088210F"/>
    <w:rsid w:val="008829CB"/>
    <w:rsid w:val="00883D07"/>
    <w:rsid w:val="00883E5C"/>
    <w:rsid w:val="00884078"/>
    <w:rsid w:val="008840C9"/>
    <w:rsid w:val="0088475D"/>
    <w:rsid w:val="00885113"/>
    <w:rsid w:val="00885A54"/>
    <w:rsid w:val="008860BE"/>
    <w:rsid w:val="008868B1"/>
    <w:rsid w:val="00887E39"/>
    <w:rsid w:val="00890332"/>
    <w:rsid w:val="008905C5"/>
    <w:rsid w:val="0089060D"/>
    <w:rsid w:val="0089230A"/>
    <w:rsid w:val="00892606"/>
    <w:rsid w:val="00892B74"/>
    <w:rsid w:val="00892DB7"/>
    <w:rsid w:val="00894938"/>
    <w:rsid w:val="00895AB5"/>
    <w:rsid w:val="008966A3"/>
    <w:rsid w:val="0089698F"/>
    <w:rsid w:val="00896DCF"/>
    <w:rsid w:val="00897C10"/>
    <w:rsid w:val="008A04AD"/>
    <w:rsid w:val="008A0585"/>
    <w:rsid w:val="008A1CA2"/>
    <w:rsid w:val="008A45A6"/>
    <w:rsid w:val="008A4A15"/>
    <w:rsid w:val="008A5DCF"/>
    <w:rsid w:val="008A5F0F"/>
    <w:rsid w:val="008A66CB"/>
    <w:rsid w:val="008A7783"/>
    <w:rsid w:val="008B0585"/>
    <w:rsid w:val="008B1243"/>
    <w:rsid w:val="008B285F"/>
    <w:rsid w:val="008B34C4"/>
    <w:rsid w:val="008B3814"/>
    <w:rsid w:val="008B418D"/>
    <w:rsid w:val="008B5FE0"/>
    <w:rsid w:val="008B6B13"/>
    <w:rsid w:val="008B72C8"/>
    <w:rsid w:val="008C2A8A"/>
    <w:rsid w:val="008C4011"/>
    <w:rsid w:val="008C45F5"/>
    <w:rsid w:val="008C530B"/>
    <w:rsid w:val="008C55BC"/>
    <w:rsid w:val="008C62A5"/>
    <w:rsid w:val="008C70AA"/>
    <w:rsid w:val="008C752F"/>
    <w:rsid w:val="008C7804"/>
    <w:rsid w:val="008D37B1"/>
    <w:rsid w:val="008D4760"/>
    <w:rsid w:val="008D48F6"/>
    <w:rsid w:val="008D4A1E"/>
    <w:rsid w:val="008D4F8E"/>
    <w:rsid w:val="008D618E"/>
    <w:rsid w:val="008D6425"/>
    <w:rsid w:val="008D7938"/>
    <w:rsid w:val="008E0CCC"/>
    <w:rsid w:val="008E0F1C"/>
    <w:rsid w:val="008E1B75"/>
    <w:rsid w:val="008E1CCC"/>
    <w:rsid w:val="008E2D7E"/>
    <w:rsid w:val="008E3238"/>
    <w:rsid w:val="008E7328"/>
    <w:rsid w:val="008E7ECF"/>
    <w:rsid w:val="008F0604"/>
    <w:rsid w:val="008F06DB"/>
    <w:rsid w:val="008F1849"/>
    <w:rsid w:val="008F2016"/>
    <w:rsid w:val="008F2740"/>
    <w:rsid w:val="008F5FA1"/>
    <w:rsid w:val="008F76AB"/>
    <w:rsid w:val="008F7953"/>
    <w:rsid w:val="00900CA4"/>
    <w:rsid w:val="00901493"/>
    <w:rsid w:val="00902D5F"/>
    <w:rsid w:val="0090494F"/>
    <w:rsid w:val="00905B06"/>
    <w:rsid w:val="00910712"/>
    <w:rsid w:val="00911915"/>
    <w:rsid w:val="00911F01"/>
    <w:rsid w:val="009135A3"/>
    <w:rsid w:val="00913C9A"/>
    <w:rsid w:val="00913D33"/>
    <w:rsid w:val="00914487"/>
    <w:rsid w:val="009144A4"/>
    <w:rsid w:val="00914D4D"/>
    <w:rsid w:val="00914E20"/>
    <w:rsid w:val="00915181"/>
    <w:rsid w:val="009160C9"/>
    <w:rsid w:val="009160EA"/>
    <w:rsid w:val="009165CE"/>
    <w:rsid w:val="009214C2"/>
    <w:rsid w:val="00924ADA"/>
    <w:rsid w:val="00924C12"/>
    <w:rsid w:val="00924F9A"/>
    <w:rsid w:val="00926F83"/>
    <w:rsid w:val="00927886"/>
    <w:rsid w:val="00927A0B"/>
    <w:rsid w:val="00930046"/>
    <w:rsid w:val="00930F73"/>
    <w:rsid w:val="009338A0"/>
    <w:rsid w:val="00933A4F"/>
    <w:rsid w:val="00933D17"/>
    <w:rsid w:val="009341C3"/>
    <w:rsid w:val="009343C5"/>
    <w:rsid w:val="009346E5"/>
    <w:rsid w:val="00934C66"/>
    <w:rsid w:val="0093553C"/>
    <w:rsid w:val="009358FF"/>
    <w:rsid w:val="00936AF4"/>
    <w:rsid w:val="0093781B"/>
    <w:rsid w:val="0094177E"/>
    <w:rsid w:val="009424E5"/>
    <w:rsid w:val="00942763"/>
    <w:rsid w:val="00942FEB"/>
    <w:rsid w:val="009455E1"/>
    <w:rsid w:val="00945AA0"/>
    <w:rsid w:val="009501B5"/>
    <w:rsid w:val="00951F78"/>
    <w:rsid w:val="009533ED"/>
    <w:rsid w:val="0095372A"/>
    <w:rsid w:val="00954CC0"/>
    <w:rsid w:val="00955105"/>
    <w:rsid w:val="00956D42"/>
    <w:rsid w:val="00956E46"/>
    <w:rsid w:val="009579EB"/>
    <w:rsid w:val="00957A5F"/>
    <w:rsid w:val="00957D61"/>
    <w:rsid w:val="00957F55"/>
    <w:rsid w:val="0096063E"/>
    <w:rsid w:val="00960B06"/>
    <w:rsid w:val="00960CC4"/>
    <w:rsid w:val="00960D42"/>
    <w:rsid w:val="009626C2"/>
    <w:rsid w:val="00962C30"/>
    <w:rsid w:val="00963757"/>
    <w:rsid w:val="00963EB1"/>
    <w:rsid w:val="00965420"/>
    <w:rsid w:val="00966C35"/>
    <w:rsid w:val="00967592"/>
    <w:rsid w:val="00967C54"/>
    <w:rsid w:val="00970960"/>
    <w:rsid w:val="0097177D"/>
    <w:rsid w:val="00972F73"/>
    <w:rsid w:val="009732C8"/>
    <w:rsid w:val="00973754"/>
    <w:rsid w:val="00975C10"/>
    <w:rsid w:val="00977813"/>
    <w:rsid w:val="00977B71"/>
    <w:rsid w:val="009808CD"/>
    <w:rsid w:val="009809EF"/>
    <w:rsid w:val="00981910"/>
    <w:rsid w:val="009834E8"/>
    <w:rsid w:val="00984442"/>
    <w:rsid w:val="0098453D"/>
    <w:rsid w:val="009849A3"/>
    <w:rsid w:val="00985661"/>
    <w:rsid w:val="00985E73"/>
    <w:rsid w:val="00990397"/>
    <w:rsid w:val="00990B34"/>
    <w:rsid w:val="00991779"/>
    <w:rsid w:val="0099311A"/>
    <w:rsid w:val="00993A2C"/>
    <w:rsid w:val="00994468"/>
    <w:rsid w:val="009948B4"/>
    <w:rsid w:val="009950B5"/>
    <w:rsid w:val="0099705F"/>
    <w:rsid w:val="009A0206"/>
    <w:rsid w:val="009A0A57"/>
    <w:rsid w:val="009A0ADF"/>
    <w:rsid w:val="009A2315"/>
    <w:rsid w:val="009A4F1A"/>
    <w:rsid w:val="009A523F"/>
    <w:rsid w:val="009B096B"/>
    <w:rsid w:val="009B0AC4"/>
    <w:rsid w:val="009B1FAA"/>
    <w:rsid w:val="009B2562"/>
    <w:rsid w:val="009B2576"/>
    <w:rsid w:val="009B3B07"/>
    <w:rsid w:val="009B4897"/>
    <w:rsid w:val="009B4902"/>
    <w:rsid w:val="009B50EA"/>
    <w:rsid w:val="009B6771"/>
    <w:rsid w:val="009B76CB"/>
    <w:rsid w:val="009B78A3"/>
    <w:rsid w:val="009B79BC"/>
    <w:rsid w:val="009B7A6F"/>
    <w:rsid w:val="009C0B57"/>
    <w:rsid w:val="009C1806"/>
    <w:rsid w:val="009C29C9"/>
    <w:rsid w:val="009C3D19"/>
    <w:rsid w:val="009C3FD6"/>
    <w:rsid w:val="009C4265"/>
    <w:rsid w:val="009C4450"/>
    <w:rsid w:val="009C4C3A"/>
    <w:rsid w:val="009C4F0B"/>
    <w:rsid w:val="009C7057"/>
    <w:rsid w:val="009C7A40"/>
    <w:rsid w:val="009D0370"/>
    <w:rsid w:val="009D0836"/>
    <w:rsid w:val="009D176F"/>
    <w:rsid w:val="009D1D2D"/>
    <w:rsid w:val="009D205A"/>
    <w:rsid w:val="009D2135"/>
    <w:rsid w:val="009D24A9"/>
    <w:rsid w:val="009D2D9A"/>
    <w:rsid w:val="009D2ED6"/>
    <w:rsid w:val="009D352F"/>
    <w:rsid w:val="009D375D"/>
    <w:rsid w:val="009D4B57"/>
    <w:rsid w:val="009D54C2"/>
    <w:rsid w:val="009D5D42"/>
    <w:rsid w:val="009D659D"/>
    <w:rsid w:val="009D694D"/>
    <w:rsid w:val="009D7015"/>
    <w:rsid w:val="009E0326"/>
    <w:rsid w:val="009E07F9"/>
    <w:rsid w:val="009E092B"/>
    <w:rsid w:val="009E16AD"/>
    <w:rsid w:val="009E211C"/>
    <w:rsid w:val="009E2E7E"/>
    <w:rsid w:val="009E3071"/>
    <w:rsid w:val="009E44D9"/>
    <w:rsid w:val="009E4F33"/>
    <w:rsid w:val="009E5538"/>
    <w:rsid w:val="009E5643"/>
    <w:rsid w:val="009E5975"/>
    <w:rsid w:val="009E5BB8"/>
    <w:rsid w:val="009E6A2E"/>
    <w:rsid w:val="009E7CC0"/>
    <w:rsid w:val="009F009B"/>
    <w:rsid w:val="009F0AF8"/>
    <w:rsid w:val="009F1628"/>
    <w:rsid w:val="009F20CD"/>
    <w:rsid w:val="009F4D34"/>
    <w:rsid w:val="009F65FF"/>
    <w:rsid w:val="009F7160"/>
    <w:rsid w:val="009F7557"/>
    <w:rsid w:val="009F7833"/>
    <w:rsid w:val="00A00AC4"/>
    <w:rsid w:val="00A00B8A"/>
    <w:rsid w:val="00A00D28"/>
    <w:rsid w:val="00A016CB"/>
    <w:rsid w:val="00A033B6"/>
    <w:rsid w:val="00A038B8"/>
    <w:rsid w:val="00A03921"/>
    <w:rsid w:val="00A0425A"/>
    <w:rsid w:val="00A05461"/>
    <w:rsid w:val="00A0561E"/>
    <w:rsid w:val="00A06D8B"/>
    <w:rsid w:val="00A07528"/>
    <w:rsid w:val="00A10004"/>
    <w:rsid w:val="00A10511"/>
    <w:rsid w:val="00A11BDB"/>
    <w:rsid w:val="00A12542"/>
    <w:rsid w:val="00A12671"/>
    <w:rsid w:val="00A13802"/>
    <w:rsid w:val="00A13A40"/>
    <w:rsid w:val="00A15559"/>
    <w:rsid w:val="00A162A7"/>
    <w:rsid w:val="00A201A8"/>
    <w:rsid w:val="00A2231A"/>
    <w:rsid w:val="00A223B7"/>
    <w:rsid w:val="00A224F1"/>
    <w:rsid w:val="00A226E0"/>
    <w:rsid w:val="00A23FB8"/>
    <w:rsid w:val="00A248E1"/>
    <w:rsid w:val="00A24C63"/>
    <w:rsid w:val="00A25E49"/>
    <w:rsid w:val="00A25E99"/>
    <w:rsid w:val="00A262A0"/>
    <w:rsid w:val="00A26CC0"/>
    <w:rsid w:val="00A26E29"/>
    <w:rsid w:val="00A26EA6"/>
    <w:rsid w:val="00A27058"/>
    <w:rsid w:val="00A27D28"/>
    <w:rsid w:val="00A2DC43"/>
    <w:rsid w:val="00A300FB"/>
    <w:rsid w:val="00A301D4"/>
    <w:rsid w:val="00A30EBA"/>
    <w:rsid w:val="00A33149"/>
    <w:rsid w:val="00A36F8A"/>
    <w:rsid w:val="00A375BD"/>
    <w:rsid w:val="00A412C3"/>
    <w:rsid w:val="00A42A13"/>
    <w:rsid w:val="00A42CC9"/>
    <w:rsid w:val="00A433D6"/>
    <w:rsid w:val="00A43A78"/>
    <w:rsid w:val="00A45687"/>
    <w:rsid w:val="00A460B8"/>
    <w:rsid w:val="00A47C9C"/>
    <w:rsid w:val="00A47D58"/>
    <w:rsid w:val="00A50DBF"/>
    <w:rsid w:val="00A5129C"/>
    <w:rsid w:val="00A513E0"/>
    <w:rsid w:val="00A51448"/>
    <w:rsid w:val="00A51ABD"/>
    <w:rsid w:val="00A537BB"/>
    <w:rsid w:val="00A55914"/>
    <w:rsid w:val="00A57003"/>
    <w:rsid w:val="00A6082C"/>
    <w:rsid w:val="00A60E15"/>
    <w:rsid w:val="00A61165"/>
    <w:rsid w:val="00A620E7"/>
    <w:rsid w:val="00A6227E"/>
    <w:rsid w:val="00A62306"/>
    <w:rsid w:val="00A655CF"/>
    <w:rsid w:val="00A656C6"/>
    <w:rsid w:val="00A6715A"/>
    <w:rsid w:val="00A67721"/>
    <w:rsid w:val="00A70F76"/>
    <w:rsid w:val="00A710FF"/>
    <w:rsid w:val="00A724E6"/>
    <w:rsid w:val="00A735F0"/>
    <w:rsid w:val="00A741EE"/>
    <w:rsid w:val="00A7478A"/>
    <w:rsid w:val="00A74C5D"/>
    <w:rsid w:val="00A762B9"/>
    <w:rsid w:val="00A80965"/>
    <w:rsid w:val="00A817E2"/>
    <w:rsid w:val="00A83A58"/>
    <w:rsid w:val="00A84A4C"/>
    <w:rsid w:val="00A8582D"/>
    <w:rsid w:val="00A86705"/>
    <w:rsid w:val="00A87B43"/>
    <w:rsid w:val="00A87B52"/>
    <w:rsid w:val="00A87E7E"/>
    <w:rsid w:val="00A913A6"/>
    <w:rsid w:val="00A9273C"/>
    <w:rsid w:val="00A94344"/>
    <w:rsid w:val="00A94FD7"/>
    <w:rsid w:val="00A96165"/>
    <w:rsid w:val="00AA119E"/>
    <w:rsid w:val="00AA1C5D"/>
    <w:rsid w:val="00AA1CC5"/>
    <w:rsid w:val="00AA3875"/>
    <w:rsid w:val="00AA7992"/>
    <w:rsid w:val="00AB12B9"/>
    <w:rsid w:val="00AB15AA"/>
    <w:rsid w:val="00AB1B86"/>
    <w:rsid w:val="00AB2F60"/>
    <w:rsid w:val="00AB3B1E"/>
    <w:rsid w:val="00AB4761"/>
    <w:rsid w:val="00AB4995"/>
    <w:rsid w:val="00AB54B0"/>
    <w:rsid w:val="00AB55D8"/>
    <w:rsid w:val="00AB5FD1"/>
    <w:rsid w:val="00AB6343"/>
    <w:rsid w:val="00AB6B74"/>
    <w:rsid w:val="00AC238E"/>
    <w:rsid w:val="00AC2A86"/>
    <w:rsid w:val="00AC356D"/>
    <w:rsid w:val="00AC425F"/>
    <w:rsid w:val="00AC62B3"/>
    <w:rsid w:val="00AD008A"/>
    <w:rsid w:val="00AD0D60"/>
    <w:rsid w:val="00AD0D81"/>
    <w:rsid w:val="00AD0F02"/>
    <w:rsid w:val="00AD23F3"/>
    <w:rsid w:val="00AD286A"/>
    <w:rsid w:val="00AD3E4A"/>
    <w:rsid w:val="00AD403D"/>
    <w:rsid w:val="00AD461A"/>
    <w:rsid w:val="00AD5F93"/>
    <w:rsid w:val="00AD6F31"/>
    <w:rsid w:val="00AD7719"/>
    <w:rsid w:val="00AD7B3E"/>
    <w:rsid w:val="00AD7B94"/>
    <w:rsid w:val="00AE0F4D"/>
    <w:rsid w:val="00AE1F0D"/>
    <w:rsid w:val="00AE2222"/>
    <w:rsid w:val="00AE2F2F"/>
    <w:rsid w:val="00AE32C5"/>
    <w:rsid w:val="00AE4010"/>
    <w:rsid w:val="00AE5CAC"/>
    <w:rsid w:val="00AE632E"/>
    <w:rsid w:val="00AE72D6"/>
    <w:rsid w:val="00AF109B"/>
    <w:rsid w:val="00AF17D0"/>
    <w:rsid w:val="00AF223E"/>
    <w:rsid w:val="00AF2E17"/>
    <w:rsid w:val="00AF406C"/>
    <w:rsid w:val="00AF482A"/>
    <w:rsid w:val="00AF4F4E"/>
    <w:rsid w:val="00AF5A57"/>
    <w:rsid w:val="00AF6B02"/>
    <w:rsid w:val="00AF7FD8"/>
    <w:rsid w:val="00B00E70"/>
    <w:rsid w:val="00B026BB"/>
    <w:rsid w:val="00B035DF"/>
    <w:rsid w:val="00B04D04"/>
    <w:rsid w:val="00B0587A"/>
    <w:rsid w:val="00B05B84"/>
    <w:rsid w:val="00B07C7D"/>
    <w:rsid w:val="00B104E7"/>
    <w:rsid w:val="00B10BBA"/>
    <w:rsid w:val="00B111C5"/>
    <w:rsid w:val="00B11BA7"/>
    <w:rsid w:val="00B11C2F"/>
    <w:rsid w:val="00B11F88"/>
    <w:rsid w:val="00B14C86"/>
    <w:rsid w:val="00B1612B"/>
    <w:rsid w:val="00B16182"/>
    <w:rsid w:val="00B168CB"/>
    <w:rsid w:val="00B17A1D"/>
    <w:rsid w:val="00B20434"/>
    <w:rsid w:val="00B20861"/>
    <w:rsid w:val="00B21045"/>
    <w:rsid w:val="00B22AAB"/>
    <w:rsid w:val="00B22C46"/>
    <w:rsid w:val="00B24196"/>
    <w:rsid w:val="00B241CD"/>
    <w:rsid w:val="00B25E1B"/>
    <w:rsid w:val="00B27FE2"/>
    <w:rsid w:val="00B3048D"/>
    <w:rsid w:val="00B31F0D"/>
    <w:rsid w:val="00B33B3D"/>
    <w:rsid w:val="00B34D18"/>
    <w:rsid w:val="00B36660"/>
    <w:rsid w:val="00B401C9"/>
    <w:rsid w:val="00B41B90"/>
    <w:rsid w:val="00B426CB"/>
    <w:rsid w:val="00B42C2A"/>
    <w:rsid w:val="00B43E43"/>
    <w:rsid w:val="00B445B7"/>
    <w:rsid w:val="00B44EE4"/>
    <w:rsid w:val="00B47792"/>
    <w:rsid w:val="00B47D9B"/>
    <w:rsid w:val="00B51023"/>
    <w:rsid w:val="00B513B2"/>
    <w:rsid w:val="00B51B45"/>
    <w:rsid w:val="00B51DBE"/>
    <w:rsid w:val="00B51FDD"/>
    <w:rsid w:val="00B526CF"/>
    <w:rsid w:val="00B527A8"/>
    <w:rsid w:val="00B57A6B"/>
    <w:rsid w:val="00B60A8E"/>
    <w:rsid w:val="00B61B4B"/>
    <w:rsid w:val="00B61F4B"/>
    <w:rsid w:val="00B61F64"/>
    <w:rsid w:val="00B6202B"/>
    <w:rsid w:val="00B62121"/>
    <w:rsid w:val="00B6275E"/>
    <w:rsid w:val="00B6310E"/>
    <w:rsid w:val="00B637E9"/>
    <w:rsid w:val="00B64B24"/>
    <w:rsid w:val="00B64C34"/>
    <w:rsid w:val="00B64CA7"/>
    <w:rsid w:val="00B657BB"/>
    <w:rsid w:val="00B65856"/>
    <w:rsid w:val="00B65A37"/>
    <w:rsid w:val="00B67EE5"/>
    <w:rsid w:val="00B70C65"/>
    <w:rsid w:val="00B711E5"/>
    <w:rsid w:val="00B714E9"/>
    <w:rsid w:val="00B72482"/>
    <w:rsid w:val="00B73D1D"/>
    <w:rsid w:val="00B748F7"/>
    <w:rsid w:val="00B7646D"/>
    <w:rsid w:val="00B76A29"/>
    <w:rsid w:val="00B77389"/>
    <w:rsid w:val="00B808B8"/>
    <w:rsid w:val="00B80943"/>
    <w:rsid w:val="00B80D28"/>
    <w:rsid w:val="00B81266"/>
    <w:rsid w:val="00B81757"/>
    <w:rsid w:val="00B83B36"/>
    <w:rsid w:val="00B83C31"/>
    <w:rsid w:val="00B84744"/>
    <w:rsid w:val="00B84E11"/>
    <w:rsid w:val="00B85BBD"/>
    <w:rsid w:val="00B901C7"/>
    <w:rsid w:val="00B90694"/>
    <w:rsid w:val="00B90F6B"/>
    <w:rsid w:val="00B91796"/>
    <w:rsid w:val="00B925DF"/>
    <w:rsid w:val="00B92E12"/>
    <w:rsid w:val="00B9332E"/>
    <w:rsid w:val="00B939F6"/>
    <w:rsid w:val="00B943F4"/>
    <w:rsid w:val="00B95E0F"/>
    <w:rsid w:val="00B96926"/>
    <w:rsid w:val="00B969BC"/>
    <w:rsid w:val="00BA02E4"/>
    <w:rsid w:val="00BA05D7"/>
    <w:rsid w:val="00BA17C3"/>
    <w:rsid w:val="00BA32B1"/>
    <w:rsid w:val="00BA4ABC"/>
    <w:rsid w:val="00BA4E7B"/>
    <w:rsid w:val="00BB06A5"/>
    <w:rsid w:val="00BB11BA"/>
    <w:rsid w:val="00BB2219"/>
    <w:rsid w:val="00BB2487"/>
    <w:rsid w:val="00BB2E51"/>
    <w:rsid w:val="00BB3CD0"/>
    <w:rsid w:val="00BB452C"/>
    <w:rsid w:val="00BB489D"/>
    <w:rsid w:val="00BB5728"/>
    <w:rsid w:val="00BB58CC"/>
    <w:rsid w:val="00BB6D81"/>
    <w:rsid w:val="00BB7E2B"/>
    <w:rsid w:val="00BC43E2"/>
    <w:rsid w:val="00BC45EC"/>
    <w:rsid w:val="00BC5260"/>
    <w:rsid w:val="00BC5FD4"/>
    <w:rsid w:val="00BD02F8"/>
    <w:rsid w:val="00BD0794"/>
    <w:rsid w:val="00BD114E"/>
    <w:rsid w:val="00BD2B4A"/>
    <w:rsid w:val="00BD3515"/>
    <w:rsid w:val="00BD4316"/>
    <w:rsid w:val="00BE0070"/>
    <w:rsid w:val="00BE0136"/>
    <w:rsid w:val="00BE0DE3"/>
    <w:rsid w:val="00BE1AD7"/>
    <w:rsid w:val="00BE286A"/>
    <w:rsid w:val="00BE2D12"/>
    <w:rsid w:val="00BE3719"/>
    <w:rsid w:val="00BE7B26"/>
    <w:rsid w:val="00BF0400"/>
    <w:rsid w:val="00BF05E7"/>
    <w:rsid w:val="00BF2832"/>
    <w:rsid w:val="00BF29A8"/>
    <w:rsid w:val="00BF2D45"/>
    <w:rsid w:val="00BF385C"/>
    <w:rsid w:val="00BF3AA5"/>
    <w:rsid w:val="00BF4B8A"/>
    <w:rsid w:val="00BF4CB3"/>
    <w:rsid w:val="00BF6600"/>
    <w:rsid w:val="00BF7BCD"/>
    <w:rsid w:val="00C0031A"/>
    <w:rsid w:val="00C00C58"/>
    <w:rsid w:val="00C01202"/>
    <w:rsid w:val="00C0234E"/>
    <w:rsid w:val="00C02D72"/>
    <w:rsid w:val="00C03A8E"/>
    <w:rsid w:val="00C04CC7"/>
    <w:rsid w:val="00C061D5"/>
    <w:rsid w:val="00C067EF"/>
    <w:rsid w:val="00C07742"/>
    <w:rsid w:val="00C07AF4"/>
    <w:rsid w:val="00C07DD1"/>
    <w:rsid w:val="00C108F3"/>
    <w:rsid w:val="00C10E7A"/>
    <w:rsid w:val="00C12A39"/>
    <w:rsid w:val="00C12C0C"/>
    <w:rsid w:val="00C12D9A"/>
    <w:rsid w:val="00C13359"/>
    <w:rsid w:val="00C14851"/>
    <w:rsid w:val="00C152CE"/>
    <w:rsid w:val="00C15CCC"/>
    <w:rsid w:val="00C17013"/>
    <w:rsid w:val="00C22735"/>
    <w:rsid w:val="00C24CF6"/>
    <w:rsid w:val="00C24F27"/>
    <w:rsid w:val="00C25902"/>
    <w:rsid w:val="00C259D9"/>
    <w:rsid w:val="00C27EEE"/>
    <w:rsid w:val="00C30A48"/>
    <w:rsid w:val="00C30D86"/>
    <w:rsid w:val="00C3107E"/>
    <w:rsid w:val="00C31F59"/>
    <w:rsid w:val="00C3258B"/>
    <w:rsid w:val="00C3323E"/>
    <w:rsid w:val="00C35F08"/>
    <w:rsid w:val="00C361BA"/>
    <w:rsid w:val="00C37D0A"/>
    <w:rsid w:val="00C40048"/>
    <w:rsid w:val="00C401A3"/>
    <w:rsid w:val="00C406EC"/>
    <w:rsid w:val="00C43318"/>
    <w:rsid w:val="00C43858"/>
    <w:rsid w:val="00C44022"/>
    <w:rsid w:val="00C44053"/>
    <w:rsid w:val="00C457A6"/>
    <w:rsid w:val="00C46298"/>
    <w:rsid w:val="00C463CE"/>
    <w:rsid w:val="00C46B6A"/>
    <w:rsid w:val="00C46CB7"/>
    <w:rsid w:val="00C47062"/>
    <w:rsid w:val="00C47564"/>
    <w:rsid w:val="00C51E82"/>
    <w:rsid w:val="00C51F00"/>
    <w:rsid w:val="00C523DA"/>
    <w:rsid w:val="00C52D2F"/>
    <w:rsid w:val="00C53142"/>
    <w:rsid w:val="00C53CE2"/>
    <w:rsid w:val="00C544CC"/>
    <w:rsid w:val="00C5487A"/>
    <w:rsid w:val="00C55461"/>
    <w:rsid w:val="00C554F2"/>
    <w:rsid w:val="00C57A79"/>
    <w:rsid w:val="00C60F88"/>
    <w:rsid w:val="00C61F72"/>
    <w:rsid w:val="00C6346C"/>
    <w:rsid w:val="00C635C2"/>
    <w:rsid w:val="00C64703"/>
    <w:rsid w:val="00C65B09"/>
    <w:rsid w:val="00C65D59"/>
    <w:rsid w:val="00C6672F"/>
    <w:rsid w:val="00C668D0"/>
    <w:rsid w:val="00C67554"/>
    <w:rsid w:val="00C70197"/>
    <w:rsid w:val="00C70522"/>
    <w:rsid w:val="00C7059D"/>
    <w:rsid w:val="00C70F18"/>
    <w:rsid w:val="00C71231"/>
    <w:rsid w:val="00C72457"/>
    <w:rsid w:val="00C7261C"/>
    <w:rsid w:val="00C7277B"/>
    <w:rsid w:val="00C7346A"/>
    <w:rsid w:val="00C73A77"/>
    <w:rsid w:val="00C74154"/>
    <w:rsid w:val="00C7446F"/>
    <w:rsid w:val="00C75F1C"/>
    <w:rsid w:val="00C76AFD"/>
    <w:rsid w:val="00C778F7"/>
    <w:rsid w:val="00C77B5F"/>
    <w:rsid w:val="00C77E7E"/>
    <w:rsid w:val="00C81068"/>
    <w:rsid w:val="00C81B10"/>
    <w:rsid w:val="00C81C4F"/>
    <w:rsid w:val="00C81CE6"/>
    <w:rsid w:val="00C8307A"/>
    <w:rsid w:val="00C839B9"/>
    <w:rsid w:val="00C83B7F"/>
    <w:rsid w:val="00C84543"/>
    <w:rsid w:val="00C8623C"/>
    <w:rsid w:val="00C86AD0"/>
    <w:rsid w:val="00C90E49"/>
    <w:rsid w:val="00C91246"/>
    <w:rsid w:val="00C91EE4"/>
    <w:rsid w:val="00C92AED"/>
    <w:rsid w:val="00C92CB7"/>
    <w:rsid w:val="00C92D93"/>
    <w:rsid w:val="00C93CF9"/>
    <w:rsid w:val="00C94589"/>
    <w:rsid w:val="00C94B56"/>
    <w:rsid w:val="00C96C65"/>
    <w:rsid w:val="00C97E64"/>
    <w:rsid w:val="00CA0BC7"/>
    <w:rsid w:val="00CA0FBA"/>
    <w:rsid w:val="00CA168B"/>
    <w:rsid w:val="00CA2A5A"/>
    <w:rsid w:val="00CA2DBA"/>
    <w:rsid w:val="00CA7AC3"/>
    <w:rsid w:val="00CA7CBF"/>
    <w:rsid w:val="00CB08B0"/>
    <w:rsid w:val="00CB0DE8"/>
    <w:rsid w:val="00CB2311"/>
    <w:rsid w:val="00CB2403"/>
    <w:rsid w:val="00CB3358"/>
    <w:rsid w:val="00CB5D2C"/>
    <w:rsid w:val="00CB6F93"/>
    <w:rsid w:val="00CB71CA"/>
    <w:rsid w:val="00CB7B15"/>
    <w:rsid w:val="00CC0823"/>
    <w:rsid w:val="00CC0E1E"/>
    <w:rsid w:val="00CC1258"/>
    <w:rsid w:val="00CC17C1"/>
    <w:rsid w:val="00CC191E"/>
    <w:rsid w:val="00CC213D"/>
    <w:rsid w:val="00CC2C4B"/>
    <w:rsid w:val="00CC3972"/>
    <w:rsid w:val="00CC41C6"/>
    <w:rsid w:val="00CC4889"/>
    <w:rsid w:val="00CC4EAE"/>
    <w:rsid w:val="00CC52C3"/>
    <w:rsid w:val="00CC59A9"/>
    <w:rsid w:val="00CD02FC"/>
    <w:rsid w:val="00CD056A"/>
    <w:rsid w:val="00CD09DA"/>
    <w:rsid w:val="00CD0BFA"/>
    <w:rsid w:val="00CD0C67"/>
    <w:rsid w:val="00CD1B24"/>
    <w:rsid w:val="00CD31B6"/>
    <w:rsid w:val="00CD3646"/>
    <w:rsid w:val="00CD3E86"/>
    <w:rsid w:val="00CD43AE"/>
    <w:rsid w:val="00CD5B18"/>
    <w:rsid w:val="00CD5BEA"/>
    <w:rsid w:val="00CE0834"/>
    <w:rsid w:val="00CE15BC"/>
    <w:rsid w:val="00CE1B4E"/>
    <w:rsid w:val="00CE21A8"/>
    <w:rsid w:val="00CE2779"/>
    <w:rsid w:val="00CE3D2D"/>
    <w:rsid w:val="00CE5CD6"/>
    <w:rsid w:val="00CF071C"/>
    <w:rsid w:val="00CF08CC"/>
    <w:rsid w:val="00CF11A6"/>
    <w:rsid w:val="00CF1FC6"/>
    <w:rsid w:val="00CF3867"/>
    <w:rsid w:val="00CF3D6C"/>
    <w:rsid w:val="00CF4CEA"/>
    <w:rsid w:val="00CF51D4"/>
    <w:rsid w:val="00CF5962"/>
    <w:rsid w:val="00CF5C8D"/>
    <w:rsid w:val="00CF5D5E"/>
    <w:rsid w:val="00CF6016"/>
    <w:rsid w:val="00CF6623"/>
    <w:rsid w:val="00CF7227"/>
    <w:rsid w:val="00D00626"/>
    <w:rsid w:val="00D012E2"/>
    <w:rsid w:val="00D01755"/>
    <w:rsid w:val="00D01B94"/>
    <w:rsid w:val="00D026A5"/>
    <w:rsid w:val="00D046F9"/>
    <w:rsid w:val="00D06667"/>
    <w:rsid w:val="00D06838"/>
    <w:rsid w:val="00D07E8C"/>
    <w:rsid w:val="00D10832"/>
    <w:rsid w:val="00D10E18"/>
    <w:rsid w:val="00D11F5E"/>
    <w:rsid w:val="00D12822"/>
    <w:rsid w:val="00D1432D"/>
    <w:rsid w:val="00D149E1"/>
    <w:rsid w:val="00D164DF"/>
    <w:rsid w:val="00D17159"/>
    <w:rsid w:val="00D17B78"/>
    <w:rsid w:val="00D201F8"/>
    <w:rsid w:val="00D206EB"/>
    <w:rsid w:val="00D2116D"/>
    <w:rsid w:val="00D22240"/>
    <w:rsid w:val="00D22AEF"/>
    <w:rsid w:val="00D22E1C"/>
    <w:rsid w:val="00D2363F"/>
    <w:rsid w:val="00D23FE1"/>
    <w:rsid w:val="00D26013"/>
    <w:rsid w:val="00D30848"/>
    <w:rsid w:val="00D314F0"/>
    <w:rsid w:val="00D3305B"/>
    <w:rsid w:val="00D332B8"/>
    <w:rsid w:val="00D34637"/>
    <w:rsid w:val="00D35A22"/>
    <w:rsid w:val="00D36E4D"/>
    <w:rsid w:val="00D37801"/>
    <w:rsid w:val="00D41148"/>
    <w:rsid w:val="00D4243E"/>
    <w:rsid w:val="00D45090"/>
    <w:rsid w:val="00D4537E"/>
    <w:rsid w:val="00D45817"/>
    <w:rsid w:val="00D464A0"/>
    <w:rsid w:val="00D46E5B"/>
    <w:rsid w:val="00D46F4B"/>
    <w:rsid w:val="00D503ED"/>
    <w:rsid w:val="00D5118A"/>
    <w:rsid w:val="00D51D63"/>
    <w:rsid w:val="00D54995"/>
    <w:rsid w:val="00D57BF0"/>
    <w:rsid w:val="00D57CB8"/>
    <w:rsid w:val="00D626D1"/>
    <w:rsid w:val="00D662B8"/>
    <w:rsid w:val="00D66F38"/>
    <w:rsid w:val="00D7034E"/>
    <w:rsid w:val="00D71454"/>
    <w:rsid w:val="00D7179C"/>
    <w:rsid w:val="00D72308"/>
    <w:rsid w:val="00D76A5D"/>
    <w:rsid w:val="00D77893"/>
    <w:rsid w:val="00D80D3D"/>
    <w:rsid w:val="00D81D20"/>
    <w:rsid w:val="00D81E79"/>
    <w:rsid w:val="00D823E2"/>
    <w:rsid w:val="00D8252B"/>
    <w:rsid w:val="00D82B22"/>
    <w:rsid w:val="00D848CF"/>
    <w:rsid w:val="00D85E38"/>
    <w:rsid w:val="00D86400"/>
    <w:rsid w:val="00D870A5"/>
    <w:rsid w:val="00D87452"/>
    <w:rsid w:val="00D87863"/>
    <w:rsid w:val="00D87CF8"/>
    <w:rsid w:val="00D902E1"/>
    <w:rsid w:val="00D92505"/>
    <w:rsid w:val="00D92874"/>
    <w:rsid w:val="00D93FFA"/>
    <w:rsid w:val="00D95ADE"/>
    <w:rsid w:val="00D96FFD"/>
    <w:rsid w:val="00D9740C"/>
    <w:rsid w:val="00D97836"/>
    <w:rsid w:val="00DA2583"/>
    <w:rsid w:val="00DA3C4E"/>
    <w:rsid w:val="00DA493A"/>
    <w:rsid w:val="00DA52B2"/>
    <w:rsid w:val="00DA59CE"/>
    <w:rsid w:val="00DA62C1"/>
    <w:rsid w:val="00DA7DA2"/>
    <w:rsid w:val="00DA7EA0"/>
    <w:rsid w:val="00DB0313"/>
    <w:rsid w:val="00DB2FDA"/>
    <w:rsid w:val="00DB45A5"/>
    <w:rsid w:val="00DB48D3"/>
    <w:rsid w:val="00DB4EFF"/>
    <w:rsid w:val="00DB5323"/>
    <w:rsid w:val="00DB5417"/>
    <w:rsid w:val="00DB55E7"/>
    <w:rsid w:val="00DB6312"/>
    <w:rsid w:val="00DC0B53"/>
    <w:rsid w:val="00DC44CB"/>
    <w:rsid w:val="00DC502B"/>
    <w:rsid w:val="00DC5BD3"/>
    <w:rsid w:val="00DC646E"/>
    <w:rsid w:val="00DC6680"/>
    <w:rsid w:val="00DC7454"/>
    <w:rsid w:val="00DD1D6B"/>
    <w:rsid w:val="00DD31DA"/>
    <w:rsid w:val="00DD567F"/>
    <w:rsid w:val="00DD704A"/>
    <w:rsid w:val="00DD7155"/>
    <w:rsid w:val="00DE1354"/>
    <w:rsid w:val="00DE2F90"/>
    <w:rsid w:val="00DE44F2"/>
    <w:rsid w:val="00DE77BA"/>
    <w:rsid w:val="00DF08D6"/>
    <w:rsid w:val="00DF0929"/>
    <w:rsid w:val="00DF28A0"/>
    <w:rsid w:val="00DF3BD6"/>
    <w:rsid w:val="00DF3D89"/>
    <w:rsid w:val="00DF7B01"/>
    <w:rsid w:val="00E0062E"/>
    <w:rsid w:val="00E03AFF"/>
    <w:rsid w:val="00E03BFE"/>
    <w:rsid w:val="00E04090"/>
    <w:rsid w:val="00E0539F"/>
    <w:rsid w:val="00E05BFF"/>
    <w:rsid w:val="00E05D64"/>
    <w:rsid w:val="00E065F8"/>
    <w:rsid w:val="00E07B4A"/>
    <w:rsid w:val="00E10C04"/>
    <w:rsid w:val="00E12321"/>
    <w:rsid w:val="00E125E7"/>
    <w:rsid w:val="00E12BD4"/>
    <w:rsid w:val="00E14EF1"/>
    <w:rsid w:val="00E153AB"/>
    <w:rsid w:val="00E1621B"/>
    <w:rsid w:val="00E201A5"/>
    <w:rsid w:val="00E201D6"/>
    <w:rsid w:val="00E209D9"/>
    <w:rsid w:val="00E21298"/>
    <w:rsid w:val="00E2201F"/>
    <w:rsid w:val="00E22581"/>
    <w:rsid w:val="00E23D32"/>
    <w:rsid w:val="00E24501"/>
    <w:rsid w:val="00E24511"/>
    <w:rsid w:val="00E2528B"/>
    <w:rsid w:val="00E253FA"/>
    <w:rsid w:val="00E25EBC"/>
    <w:rsid w:val="00E26D04"/>
    <w:rsid w:val="00E27860"/>
    <w:rsid w:val="00E31886"/>
    <w:rsid w:val="00E32F31"/>
    <w:rsid w:val="00E34BCF"/>
    <w:rsid w:val="00E36130"/>
    <w:rsid w:val="00E36B7A"/>
    <w:rsid w:val="00E3797F"/>
    <w:rsid w:val="00E404B2"/>
    <w:rsid w:val="00E406CA"/>
    <w:rsid w:val="00E4137A"/>
    <w:rsid w:val="00E41C2C"/>
    <w:rsid w:val="00E43031"/>
    <w:rsid w:val="00E44A23"/>
    <w:rsid w:val="00E45BE6"/>
    <w:rsid w:val="00E45EBF"/>
    <w:rsid w:val="00E465A1"/>
    <w:rsid w:val="00E46F5E"/>
    <w:rsid w:val="00E4711F"/>
    <w:rsid w:val="00E47D66"/>
    <w:rsid w:val="00E50A47"/>
    <w:rsid w:val="00E50ECD"/>
    <w:rsid w:val="00E5182F"/>
    <w:rsid w:val="00E51BCD"/>
    <w:rsid w:val="00E520DA"/>
    <w:rsid w:val="00E546E1"/>
    <w:rsid w:val="00E5538D"/>
    <w:rsid w:val="00E572E6"/>
    <w:rsid w:val="00E5749C"/>
    <w:rsid w:val="00E5762F"/>
    <w:rsid w:val="00E577D5"/>
    <w:rsid w:val="00E57E72"/>
    <w:rsid w:val="00E57F00"/>
    <w:rsid w:val="00E603F9"/>
    <w:rsid w:val="00E6133D"/>
    <w:rsid w:val="00E628EA"/>
    <w:rsid w:val="00E62A13"/>
    <w:rsid w:val="00E63024"/>
    <w:rsid w:val="00E638CC"/>
    <w:rsid w:val="00E63CF2"/>
    <w:rsid w:val="00E644F6"/>
    <w:rsid w:val="00E65091"/>
    <w:rsid w:val="00E657DB"/>
    <w:rsid w:val="00E67742"/>
    <w:rsid w:val="00E67D04"/>
    <w:rsid w:val="00E7128C"/>
    <w:rsid w:val="00E71CD3"/>
    <w:rsid w:val="00E71F1E"/>
    <w:rsid w:val="00E72698"/>
    <w:rsid w:val="00E728D9"/>
    <w:rsid w:val="00E7394C"/>
    <w:rsid w:val="00E74A7B"/>
    <w:rsid w:val="00E74F03"/>
    <w:rsid w:val="00E75B57"/>
    <w:rsid w:val="00E77B12"/>
    <w:rsid w:val="00E8002B"/>
    <w:rsid w:val="00E82231"/>
    <w:rsid w:val="00E83DB7"/>
    <w:rsid w:val="00E84993"/>
    <w:rsid w:val="00E85016"/>
    <w:rsid w:val="00E85A19"/>
    <w:rsid w:val="00E85CE0"/>
    <w:rsid w:val="00E86473"/>
    <w:rsid w:val="00E86577"/>
    <w:rsid w:val="00E868F4"/>
    <w:rsid w:val="00E873CC"/>
    <w:rsid w:val="00E8749E"/>
    <w:rsid w:val="00E91BC2"/>
    <w:rsid w:val="00E9296A"/>
    <w:rsid w:val="00E93231"/>
    <w:rsid w:val="00E93272"/>
    <w:rsid w:val="00E93FA3"/>
    <w:rsid w:val="00E96484"/>
    <w:rsid w:val="00E971A1"/>
    <w:rsid w:val="00E97A53"/>
    <w:rsid w:val="00E97C5A"/>
    <w:rsid w:val="00EA00B6"/>
    <w:rsid w:val="00EA0FDA"/>
    <w:rsid w:val="00EA1772"/>
    <w:rsid w:val="00EA1978"/>
    <w:rsid w:val="00EA297E"/>
    <w:rsid w:val="00EA2B1F"/>
    <w:rsid w:val="00EA4484"/>
    <w:rsid w:val="00EA47BE"/>
    <w:rsid w:val="00EA53AD"/>
    <w:rsid w:val="00EA6F50"/>
    <w:rsid w:val="00EA7400"/>
    <w:rsid w:val="00EB0E23"/>
    <w:rsid w:val="00EB1116"/>
    <w:rsid w:val="00EB1CAD"/>
    <w:rsid w:val="00EB1E32"/>
    <w:rsid w:val="00EB4694"/>
    <w:rsid w:val="00EB5638"/>
    <w:rsid w:val="00EB5AE2"/>
    <w:rsid w:val="00EB6160"/>
    <w:rsid w:val="00EB645F"/>
    <w:rsid w:val="00EB6ACF"/>
    <w:rsid w:val="00EB733C"/>
    <w:rsid w:val="00EB7CDF"/>
    <w:rsid w:val="00EC0D6E"/>
    <w:rsid w:val="00EC1273"/>
    <w:rsid w:val="00EC184E"/>
    <w:rsid w:val="00EC1E1E"/>
    <w:rsid w:val="00EC232B"/>
    <w:rsid w:val="00EC4A31"/>
    <w:rsid w:val="00EC4A7D"/>
    <w:rsid w:val="00EC6043"/>
    <w:rsid w:val="00ED0BE2"/>
    <w:rsid w:val="00ED12CD"/>
    <w:rsid w:val="00ED1A42"/>
    <w:rsid w:val="00ED24FD"/>
    <w:rsid w:val="00ED5A27"/>
    <w:rsid w:val="00ED72AD"/>
    <w:rsid w:val="00EE0A12"/>
    <w:rsid w:val="00EE0B8E"/>
    <w:rsid w:val="00EE1FB1"/>
    <w:rsid w:val="00EE4C77"/>
    <w:rsid w:val="00EE4C7D"/>
    <w:rsid w:val="00EE5F81"/>
    <w:rsid w:val="00EE6A22"/>
    <w:rsid w:val="00EE6A56"/>
    <w:rsid w:val="00EE731A"/>
    <w:rsid w:val="00EE7CCA"/>
    <w:rsid w:val="00EF10C5"/>
    <w:rsid w:val="00EF1FB1"/>
    <w:rsid w:val="00EF2AA0"/>
    <w:rsid w:val="00EF2C25"/>
    <w:rsid w:val="00EF3162"/>
    <w:rsid w:val="00EF3746"/>
    <w:rsid w:val="00EF502F"/>
    <w:rsid w:val="00EF674D"/>
    <w:rsid w:val="00F015CC"/>
    <w:rsid w:val="00F0249A"/>
    <w:rsid w:val="00F030A0"/>
    <w:rsid w:val="00F033B4"/>
    <w:rsid w:val="00F06734"/>
    <w:rsid w:val="00F06D61"/>
    <w:rsid w:val="00F07E9C"/>
    <w:rsid w:val="00F107B8"/>
    <w:rsid w:val="00F1109D"/>
    <w:rsid w:val="00F12662"/>
    <w:rsid w:val="00F13241"/>
    <w:rsid w:val="00F13DFB"/>
    <w:rsid w:val="00F140BD"/>
    <w:rsid w:val="00F15D75"/>
    <w:rsid w:val="00F167DC"/>
    <w:rsid w:val="00F1751C"/>
    <w:rsid w:val="00F175E1"/>
    <w:rsid w:val="00F17C1F"/>
    <w:rsid w:val="00F17D17"/>
    <w:rsid w:val="00F2050E"/>
    <w:rsid w:val="00F20966"/>
    <w:rsid w:val="00F21C43"/>
    <w:rsid w:val="00F22570"/>
    <w:rsid w:val="00F26A55"/>
    <w:rsid w:val="00F33BB5"/>
    <w:rsid w:val="00F33D82"/>
    <w:rsid w:val="00F340DF"/>
    <w:rsid w:val="00F34AC9"/>
    <w:rsid w:val="00F3585B"/>
    <w:rsid w:val="00F35EDB"/>
    <w:rsid w:val="00F370C8"/>
    <w:rsid w:val="00F37903"/>
    <w:rsid w:val="00F37B6E"/>
    <w:rsid w:val="00F408A2"/>
    <w:rsid w:val="00F42283"/>
    <w:rsid w:val="00F449F0"/>
    <w:rsid w:val="00F44CBB"/>
    <w:rsid w:val="00F44EF0"/>
    <w:rsid w:val="00F44F24"/>
    <w:rsid w:val="00F454BA"/>
    <w:rsid w:val="00F467A7"/>
    <w:rsid w:val="00F468A3"/>
    <w:rsid w:val="00F47FBB"/>
    <w:rsid w:val="00F50F10"/>
    <w:rsid w:val="00F51A2B"/>
    <w:rsid w:val="00F52441"/>
    <w:rsid w:val="00F52F06"/>
    <w:rsid w:val="00F530C0"/>
    <w:rsid w:val="00F5421A"/>
    <w:rsid w:val="00F56F11"/>
    <w:rsid w:val="00F5771B"/>
    <w:rsid w:val="00F60575"/>
    <w:rsid w:val="00F61A55"/>
    <w:rsid w:val="00F61F10"/>
    <w:rsid w:val="00F6514D"/>
    <w:rsid w:val="00F65157"/>
    <w:rsid w:val="00F65546"/>
    <w:rsid w:val="00F661A4"/>
    <w:rsid w:val="00F67B4E"/>
    <w:rsid w:val="00F70B37"/>
    <w:rsid w:val="00F70E78"/>
    <w:rsid w:val="00F720B2"/>
    <w:rsid w:val="00F72C4D"/>
    <w:rsid w:val="00F74F14"/>
    <w:rsid w:val="00F759DB"/>
    <w:rsid w:val="00F76426"/>
    <w:rsid w:val="00F80CBB"/>
    <w:rsid w:val="00F81342"/>
    <w:rsid w:val="00F821B0"/>
    <w:rsid w:val="00F837D5"/>
    <w:rsid w:val="00F83F62"/>
    <w:rsid w:val="00F84FAB"/>
    <w:rsid w:val="00F86394"/>
    <w:rsid w:val="00F908C5"/>
    <w:rsid w:val="00F940D7"/>
    <w:rsid w:val="00F940FC"/>
    <w:rsid w:val="00F9455C"/>
    <w:rsid w:val="00F9633F"/>
    <w:rsid w:val="00F964D1"/>
    <w:rsid w:val="00F966C4"/>
    <w:rsid w:val="00F96CC2"/>
    <w:rsid w:val="00F972DD"/>
    <w:rsid w:val="00F97350"/>
    <w:rsid w:val="00F97CB3"/>
    <w:rsid w:val="00FA0149"/>
    <w:rsid w:val="00FA3757"/>
    <w:rsid w:val="00FA39BC"/>
    <w:rsid w:val="00FA5746"/>
    <w:rsid w:val="00FA627B"/>
    <w:rsid w:val="00FA6569"/>
    <w:rsid w:val="00FB006A"/>
    <w:rsid w:val="00FB3222"/>
    <w:rsid w:val="00FB4C88"/>
    <w:rsid w:val="00FB56F1"/>
    <w:rsid w:val="00FB628B"/>
    <w:rsid w:val="00FB67A4"/>
    <w:rsid w:val="00FC067D"/>
    <w:rsid w:val="00FC1466"/>
    <w:rsid w:val="00FC1C94"/>
    <w:rsid w:val="00FC2802"/>
    <w:rsid w:val="00FC2F85"/>
    <w:rsid w:val="00FC487C"/>
    <w:rsid w:val="00FC4D21"/>
    <w:rsid w:val="00FC5913"/>
    <w:rsid w:val="00FC599E"/>
    <w:rsid w:val="00FC5E36"/>
    <w:rsid w:val="00FD02C4"/>
    <w:rsid w:val="00FD0E82"/>
    <w:rsid w:val="00FD20E2"/>
    <w:rsid w:val="00FD33C8"/>
    <w:rsid w:val="00FD34DB"/>
    <w:rsid w:val="00FD3C40"/>
    <w:rsid w:val="00FD3D13"/>
    <w:rsid w:val="00FD3E61"/>
    <w:rsid w:val="00FD4109"/>
    <w:rsid w:val="00FD45E7"/>
    <w:rsid w:val="00FD5BBB"/>
    <w:rsid w:val="00FD6B3C"/>
    <w:rsid w:val="00FD7040"/>
    <w:rsid w:val="00FD7988"/>
    <w:rsid w:val="00FE1616"/>
    <w:rsid w:val="00FE2A2B"/>
    <w:rsid w:val="00FE2C8B"/>
    <w:rsid w:val="00FE30E1"/>
    <w:rsid w:val="00FE458F"/>
    <w:rsid w:val="00FE4952"/>
    <w:rsid w:val="00FE4BE3"/>
    <w:rsid w:val="00FE55A3"/>
    <w:rsid w:val="00FE58E3"/>
    <w:rsid w:val="00FF226A"/>
    <w:rsid w:val="00FF23D3"/>
    <w:rsid w:val="00FF2C3C"/>
    <w:rsid w:val="00FF3A25"/>
    <w:rsid w:val="00FF3CE0"/>
    <w:rsid w:val="00FF3E1D"/>
    <w:rsid w:val="00FF677D"/>
    <w:rsid w:val="00FF6C27"/>
    <w:rsid w:val="00FF716E"/>
    <w:rsid w:val="00FF72CE"/>
    <w:rsid w:val="011BA5EE"/>
    <w:rsid w:val="0148826A"/>
    <w:rsid w:val="01F99109"/>
    <w:rsid w:val="021D816C"/>
    <w:rsid w:val="023743D1"/>
    <w:rsid w:val="023B6143"/>
    <w:rsid w:val="0297B84D"/>
    <w:rsid w:val="029873B3"/>
    <w:rsid w:val="02E37DCE"/>
    <w:rsid w:val="031C3284"/>
    <w:rsid w:val="03213A7E"/>
    <w:rsid w:val="0332D0CC"/>
    <w:rsid w:val="03348780"/>
    <w:rsid w:val="033ED2D7"/>
    <w:rsid w:val="037792CA"/>
    <w:rsid w:val="0394BAA3"/>
    <w:rsid w:val="0398DD82"/>
    <w:rsid w:val="03B5230B"/>
    <w:rsid w:val="03BBB877"/>
    <w:rsid w:val="03C66F8A"/>
    <w:rsid w:val="03D0399F"/>
    <w:rsid w:val="03F104EB"/>
    <w:rsid w:val="04020C5D"/>
    <w:rsid w:val="04395EFC"/>
    <w:rsid w:val="04647453"/>
    <w:rsid w:val="0498047C"/>
    <w:rsid w:val="049E2F18"/>
    <w:rsid w:val="04EADDD3"/>
    <w:rsid w:val="04EE8701"/>
    <w:rsid w:val="05084594"/>
    <w:rsid w:val="05656FA1"/>
    <w:rsid w:val="0568418B"/>
    <w:rsid w:val="057785E3"/>
    <w:rsid w:val="058FCCCF"/>
    <w:rsid w:val="0592E875"/>
    <w:rsid w:val="0598D7FB"/>
    <w:rsid w:val="05BD6DFA"/>
    <w:rsid w:val="05E905AB"/>
    <w:rsid w:val="05EDDB11"/>
    <w:rsid w:val="0618453C"/>
    <w:rsid w:val="0631D26B"/>
    <w:rsid w:val="063EF39B"/>
    <w:rsid w:val="0664BDF4"/>
    <w:rsid w:val="068B72A4"/>
    <w:rsid w:val="0710FCE6"/>
    <w:rsid w:val="072296D1"/>
    <w:rsid w:val="07382BF8"/>
    <w:rsid w:val="07458AD2"/>
    <w:rsid w:val="07616B87"/>
    <w:rsid w:val="079226B8"/>
    <w:rsid w:val="07BAE4A1"/>
    <w:rsid w:val="082664C7"/>
    <w:rsid w:val="08380B8E"/>
    <w:rsid w:val="08B802A4"/>
    <w:rsid w:val="08D18EAB"/>
    <w:rsid w:val="0901EB5A"/>
    <w:rsid w:val="091AAEC8"/>
    <w:rsid w:val="0923B352"/>
    <w:rsid w:val="097D4B30"/>
    <w:rsid w:val="097EE14B"/>
    <w:rsid w:val="09895082"/>
    <w:rsid w:val="099E5EF0"/>
    <w:rsid w:val="09D3255C"/>
    <w:rsid w:val="09FD0115"/>
    <w:rsid w:val="0A12D7C7"/>
    <w:rsid w:val="0A6FD20F"/>
    <w:rsid w:val="0AC25229"/>
    <w:rsid w:val="0AE66317"/>
    <w:rsid w:val="0AEF9562"/>
    <w:rsid w:val="0AF78401"/>
    <w:rsid w:val="0B3043B1"/>
    <w:rsid w:val="0B3ACE47"/>
    <w:rsid w:val="0B623EE7"/>
    <w:rsid w:val="0B834DF4"/>
    <w:rsid w:val="0BB0CB05"/>
    <w:rsid w:val="0BBFE31F"/>
    <w:rsid w:val="0BC4323C"/>
    <w:rsid w:val="0BD10E7C"/>
    <w:rsid w:val="0BD2DCED"/>
    <w:rsid w:val="0BF3B407"/>
    <w:rsid w:val="0C0DDED7"/>
    <w:rsid w:val="0C713C78"/>
    <w:rsid w:val="0D5EFC34"/>
    <w:rsid w:val="0D679B19"/>
    <w:rsid w:val="0DB3B6AE"/>
    <w:rsid w:val="0DFC474E"/>
    <w:rsid w:val="0E6715AB"/>
    <w:rsid w:val="0E84948F"/>
    <w:rsid w:val="0E93920D"/>
    <w:rsid w:val="0EB1AE7D"/>
    <w:rsid w:val="0ECD4335"/>
    <w:rsid w:val="0F0A8B0F"/>
    <w:rsid w:val="0F35E4DC"/>
    <w:rsid w:val="0F8BB5BE"/>
    <w:rsid w:val="0F931EF9"/>
    <w:rsid w:val="0F97CA1D"/>
    <w:rsid w:val="0F98C049"/>
    <w:rsid w:val="0FB0EA8E"/>
    <w:rsid w:val="0FCF7AC8"/>
    <w:rsid w:val="10014BE5"/>
    <w:rsid w:val="101F991C"/>
    <w:rsid w:val="105F7948"/>
    <w:rsid w:val="10606ABC"/>
    <w:rsid w:val="10900442"/>
    <w:rsid w:val="10BD412C"/>
    <w:rsid w:val="11036C4D"/>
    <w:rsid w:val="1104FF60"/>
    <w:rsid w:val="11097A40"/>
    <w:rsid w:val="11190AD8"/>
    <w:rsid w:val="111A07D9"/>
    <w:rsid w:val="1159FFD2"/>
    <w:rsid w:val="11774A5C"/>
    <w:rsid w:val="117920CD"/>
    <w:rsid w:val="11876A22"/>
    <w:rsid w:val="11AF6F30"/>
    <w:rsid w:val="123629F2"/>
    <w:rsid w:val="1261C4F0"/>
    <w:rsid w:val="127BD9D1"/>
    <w:rsid w:val="12A4275B"/>
    <w:rsid w:val="12B44DE0"/>
    <w:rsid w:val="12F1BCA0"/>
    <w:rsid w:val="13423564"/>
    <w:rsid w:val="13665308"/>
    <w:rsid w:val="13A2F5FE"/>
    <w:rsid w:val="13A7FEB4"/>
    <w:rsid w:val="13AD0CA5"/>
    <w:rsid w:val="13D9849F"/>
    <w:rsid w:val="1441D528"/>
    <w:rsid w:val="146A3536"/>
    <w:rsid w:val="14A02612"/>
    <w:rsid w:val="14DF946B"/>
    <w:rsid w:val="1587D0F4"/>
    <w:rsid w:val="160BD4D8"/>
    <w:rsid w:val="1612C235"/>
    <w:rsid w:val="1668CE30"/>
    <w:rsid w:val="16AE99BC"/>
    <w:rsid w:val="16C6AE41"/>
    <w:rsid w:val="16E2CEC2"/>
    <w:rsid w:val="171A087A"/>
    <w:rsid w:val="17205F29"/>
    <w:rsid w:val="1758D60E"/>
    <w:rsid w:val="175F7F93"/>
    <w:rsid w:val="1779299D"/>
    <w:rsid w:val="17CBD78B"/>
    <w:rsid w:val="1863D17A"/>
    <w:rsid w:val="186C920C"/>
    <w:rsid w:val="187CBA37"/>
    <w:rsid w:val="187F8F2F"/>
    <w:rsid w:val="1915A2D9"/>
    <w:rsid w:val="193E55D1"/>
    <w:rsid w:val="1A1774BB"/>
    <w:rsid w:val="1A3F7EC0"/>
    <w:rsid w:val="1A4B06A6"/>
    <w:rsid w:val="1AA7F9EA"/>
    <w:rsid w:val="1ACE3759"/>
    <w:rsid w:val="1AE1032E"/>
    <w:rsid w:val="1AE111E2"/>
    <w:rsid w:val="1B0CDA71"/>
    <w:rsid w:val="1B421876"/>
    <w:rsid w:val="1B5A1BBA"/>
    <w:rsid w:val="1B5E89C0"/>
    <w:rsid w:val="1B924B7B"/>
    <w:rsid w:val="1B9A51C1"/>
    <w:rsid w:val="1BE5FBFD"/>
    <w:rsid w:val="1BF13649"/>
    <w:rsid w:val="1C2FA4F0"/>
    <w:rsid w:val="1C32B493"/>
    <w:rsid w:val="1C385F74"/>
    <w:rsid w:val="1C4F84C1"/>
    <w:rsid w:val="1CB138D9"/>
    <w:rsid w:val="1CCCF3FC"/>
    <w:rsid w:val="1CD4784F"/>
    <w:rsid w:val="1CF065E3"/>
    <w:rsid w:val="1CF61CCE"/>
    <w:rsid w:val="1D07E38C"/>
    <w:rsid w:val="1DCF74BD"/>
    <w:rsid w:val="1DEB4C25"/>
    <w:rsid w:val="1DEF34AA"/>
    <w:rsid w:val="1E26F916"/>
    <w:rsid w:val="1E31648E"/>
    <w:rsid w:val="1E59DBA8"/>
    <w:rsid w:val="1E9C62DD"/>
    <w:rsid w:val="1ED18FBB"/>
    <w:rsid w:val="1ED2D87A"/>
    <w:rsid w:val="1EEF970F"/>
    <w:rsid w:val="1F441B03"/>
    <w:rsid w:val="1F4FC341"/>
    <w:rsid w:val="1F512AE6"/>
    <w:rsid w:val="1F7956A3"/>
    <w:rsid w:val="1FDB3000"/>
    <w:rsid w:val="1FF346D3"/>
    <w:rsid w:val="200A9277"/>
    <w:rsid w:val="201DCD29"/>
    <w:rsid w:val="2035EDC9"/>
    <w:rsid w:val="20568C2D"/>
    <w:rsid w:val="20F2421C"/>
    <w:rsid w:val="212FF4CF"/>
    <w:rsid w:val="213D7692"/>
    <w:rsid w:val="2154FCD8"/>
    <w:rsid w:val="21705C0E"/>
    <w:rsid w:val="217167FE"/>
    <w:rsid w:val="21739230"/>
    <w:rsid w:val="2174B058"/>
    <w:rsid w:val="217D9321"/>
    <w:rsid w:val="21C34E5A"/>
    <w:rsid w:val="21D4FF82"/>
    <w:rsid w:val="21E64E3B"/>
    <w:rsid w:val="21F0A689"/>
    <w:rsid w:val="22083E9C"/>
    <w:rsid w:val="2229FC78"/>
    <w:rsid w:val="222C3EE5"/>
    <w:rsid w:val="225DC10A"/>
    <w:rsid w:val="226ABB07"/>
    <w:rsid w:val="22A56EAC"/>
    <w:rsid w:val="22C2DDDF"/>
    <w:rsid w:val="22F5DD00"/>
    <w:rsid w:val="2304663E"/>
    <w:rsid w:val="233BD945"/>
    <w:rsid w:val="236ED447"/>
    <w:rsid w:val="237858F3"/>
    <w:rsid w:val="239F97A0"/>
    <w:rsid w:val="23BE6ADA"/>
    <w:rsid w:val="242F73EC"/>
    <w:rsid w:val="242FE6DC"/>
    <w:rsid w:val="243E1205"/>
    <w:rsid w:val="24776F28"/>
    <w:rsid w:val="247B47F4"/>
    <w:rsid w:val="24A8055B"/>
    <w:rsid w:val="251F1A01"/>
    <w:rsid w:val="259623D0"/>
    <w:rsid w:val="25A7C3AA"/>
    <w:rsid w:val="25D9F416"/>
    <w:rsid w:val="25FB0C26"/>
    <w:rsid w:val="266B1EA7"/>
    <w:rsid w:val="2678560D"/>
    <w:rsid w:val="2696226C"/>
    <w:rsid w:val="26C2649C"/>
    <w:rsid w:val="26E0F474"/>
    <w:rsid w:val="26EC987F"/>
    <w:rsid w:val="277C9865"/>
    <w:rsid w:val="27A75954"/>
    <w:rsid w:val="27C36AFA"/>
    <w:rsid w:val="27CEBF15"/>
    <w:rsid w:val="27EAD5E7"/>
    <w:rsid w:val="27F06CA9"/>
    <w:rsid w:val="285E026A"/>
    <w:rsid w:val="2872584F"/>
    <w:rsid w:val="28A2EBA7"/>
    <w:rsid w:val="28E1ACCD"/>
    <w:rsid w:val="2904006D"/>
    <w:rsid w:val="29042411"/>
    <w:rsid w:val="29258772"/>
    <w:rsid w:val="292AD35F"/>
    <w:rsid w:val="294B2DF2"/>
    <w:rsid w:val="295A21C9"/>
    <w:rsid w:val="297FBCEE"/>
    <w:rsid w:val="29BF2B5D"/>
    <w:rsid w:val="2A2208FC"/>
    <w:rsid w:val="2A2E0712"/>
    <w:rsid w:val="2A4A2D39"/>
    <w:rsid w:val="2AE82D4D"/>
    <w:rsid w:val="2B09E457"/>
    <w:rsid w:val="2B23C276"/>
    <w:rsid w:val="2B2BF18D"/>
    <w:rsid w:val="2B63CC34"/>
    <w:rsid w:val="2C1224D6"/>
    <w:rsid w:val="2C42D3C4"/>
    <w:rsid w:val="2C57AAE6"/>
    <w:rsid w:val="2C676E9A"/>
    <w:rsid w:val="2C67C779"/>
    <w:rsid w:val="2C8EB255"/>
    <w:rsid w:val="2C9F617F"/>
    <w:rsid w:val="2CAD6DB5"/>
    <w:rsid w:val="2CBEE1DE"/>
    <w:rsid w:val="2CC0E78B"/>
    <w:rsid w:val="2CFFC31C"/>
    <w:rsid w:val="2D30808A"/>
    <w:rsid w:val="2D8EB5F4"/>
    <w:rsid w:val="2DB0BB56"/>
    <w:rsid w:val="2DB769B8"/>
    <w:rsid w:val="2DB9673C"/>
    <w:rsid w:val="2DC8EC9E"/>
    <w:rsid w:val="2DE5220B"/>
    <w:rsid w:val="2E030AC4"/>
    <w:rsid w:val="2E28CE8E"/>
    <w:rsid w:val="2E638F88"/>
    <w:rsid w:val="2EBA2958"/>
    <w:rsid w:val="2EEC668E"/>
    <w:rsid w:val="2F0081C8"/>
    <w:rsid w:val="2F2F3ADE"/>
    <w:rsid w:val="2F333DF2"/>
    <w:rsid w:val="2F878FAD"/>
    <w:rsid w:val="300ADBDE"/>
    <w:rsid w:val="3029FA74"/>
    <w:rsid w:val="305E1F48"/>
    <w:rsid w:val="307A5345"/>
    <w:rsid w:val="307AAB99"/>
    <w:rsid w:val="3086FB8C"/>
    <w:rsid w:val="30B48D0F"/>
    <w:rsid w:val="30E0B315"/>
    <w:rsid w:val="3121C53F"/>
    <w:rsid w:val="316ACE04"/>
    <w:rsid w:val="317E62D6"/>
    <w:rsid w:val="318F5A50"/>
    <w:rsid w:val="31E8270A"/>
    <w:rsid w:val="32138BAA"/>
    <w:rsid w:val="3222EE77"/>
    <w:rsid w:val="3255ECD0"/>
    <w:rsid w:val="328B7907"/>
    <w:rsid w:val="329BDAF7"/>
    <w:rsid w:val="32B84CB2"/>
    <w:rsid w:val="32D6BAD8"/>
    <w:rsid w:val="32DF011A"/>
    <w:rsid w:val="32E382B2"/>
    <w:rsid w:val="33029AC4"/>
    <w:rsid w:val="330D5DE2"/>
    <w:rsid w:val="3315A1A2"/>
    <w:rsid w:val="339C6B62"/>
    <w:rsid w:val="33E16679"/>
    <w:rsid w:val="3402E99D"/>
    <w:rsid w:val="342B03A9"/>
    <w:rsid w:val="343CA3E8"/>
    <w:rsid w:val="344337F9"/>
    <w:rsid w:val="346A6A66"/>
    <w:rsid w:val="3504D99B"/>
    <w:rsid w:val="351F31E0"/>
    <w:rsid w:val="3542E025"/>
    <w:rsid w:val="356F6B48"/>
    <w:rsid w:val="3571B0BF"/>
    <w:rsid w:val="3591207A"/>
    <w:rsid w:val="35923610"/>
    <w:rsid w:val="35A764B6"/>
    <w:rsid w:val="36181906"/>
    <w:rsid w:val="362C0EF1"/>
    <w:rsid w:val="363F44B2"/>
    <w:rsid w:val="3656357A"/>
    <w:rsid w:val="36B6647D"/>
    <w:rsid w:val="36E66C95"/>
    <w:rsid w:val="36F964DA"/>
    <w:rsid w:val="37117013"/>
    <w:rsid w:val="37346C44"/>
    <w:rsid w:val="3791115A"/>
    <w:rsid w:val="3797BE63"/>
    <w:rsid w:val="380EB860"/>
    <w:rsid w:val="3824DD92"/>
    <w:rsid w:val="382DE983"/>
    <w:rsid w:val="384B2837"/>
    <w:rsid w:val="3861F1F9"/>
    <w:rsid w:val="389AFB2B"/>
    <w:rsid w:val="38A93E2A"/>
    <w:rsid w:val="38EBAF10"/>
    <w:rsid w:val="3931F9B3"/>
    <w:rsid w:val="393E120E"/>
    <w:rsid w:val="3948D639"/>
    <w:rsid w:val="39986BFE"/>
    <w:rsid w:val="39B5B994"/>
    <w:rsid w:val="39E0D770"/>
    <w:rsid w:val="3A0F5B2B"/>
    <w:rsid w:val="3A9DBEA0"/>
    <w:rsid w:val="3AC82A6D"/>
    <w:rsid w:val="3ADA9DDB"/>
    <w:rsid w:val="3AE2A805"/>
    <w:rsid w:val="3B4ED329"/>
    <w:rsid w:val="3B705A8B"/>
    <w:rsid w:val="3B90B109"/>
    <w:rsid w:val="3B9221A7"/>
    <w:rsid w:val="3BBF7850"/>
    <w:rsid w:val="3BC57976"/>
    <w:rsid w:val="3BC6D57D"/>
    <w:rsid w:val="3BD10821"/>
    <w:rsid w:val="3BD913A5"/>
    <w:rsid w:val="3C0E328A"/>
    <w:rsid w:val="3C1D2FDC"/>
    <w:rsid w:val="3C751DE3"/>
    <w:rsid w:val="3C75E9C0"/>
    <w:rsid w:val="3CA44E7F"/>
    <w:rsid w:val="3D36D996"/>
    <w:rsid w:val="3D427791"/>
    <w:rsid w:val="3D670E56"/>
    <w:rsid w:val="3D9CBD04"/>
    <w:rsid w:val="3DC81E3E"/>
    <w:rsid w:val="3DEF1A1F"/>
    <w:rsid w:val="3DFEA082"/>
    <w:rsid w:val="3E3FE7E1"/>
    <w:rsid w:val="3E49E6CA"/>
    <w:rsid w:val="3E4AEDF0"/>
    <w:rsid w:val="3E4B53F5"/>
    <w:rsid w:val="3E8190BC"/>
    <w:rsid w:val="3E9C3567"/>
    <w:rsid w:val="3E9D442B"/>
    <w:rsid w:val="3EBCC843"/>
    <w:rsid w:val="3EBD9FB5"/>
    <w:rsid w:val="3ED75A4C"/>
    <w:rsid w:val="3F0A6228"/>
    <w:rsid w:val="3F433542"/>
    <w:rsid w:val="3F4726E9"/>
    <w:rsid w:val="3F496CD6"/>
    <w:rsid w:val="3FBFC1CA"/>
    <w:rsid w:val="3FCC8142"/>
    <w:rsid w:val="3FD46800"/>
    <w:rsid w:val="4024B88D"/>
    <w:rsid w:val="4032C444"/>
    <w:rsid w:val="404F8BF5"/>
    <w:rsid w:val="40E3E363"/>
    <w:rsid w:val="40F67B4D"/>
    <w:rsid w:val="41026388"/>
    <w:rsid w:val="4104AAC8"/>
    <w:rsid w:val="414D8989"/>
    <w:rsid w:val="41B73D6D"/>
    <w:rsid w:val="41C8D7B0"/>
    <w:rsid w:val="41E343EB"/>
    <w:rsid w:val="42059B79"/>
    <w:rsid w:val="422449A7"/>
    <w:rsid w:val="423CB610"/>
    <w:rsid w:val="426BAC06"/>
    <w:rsid w:val="426BC248"/>
    <w:rsid w:val="428E71B9"/>
    <w:rsid w:val="42A6A005"/>
    <w:rsid w:val="42C8EC20"/>
    <w:rsid w:val="42F5A700"/>
    <w:rsid w:val="432E7423"/>
    <w:rsid w:val="4352D6B1"/>
    <w:rsid w:val="437B3092"/>
    <w:rsid w:val="439C6CB3"/>
    <w:rsid w:val="43CA410C"/>
    <w:rsid w:val="43E4D9A7"/>
    <w:rsid w:val="44275A11"/>
    <w:rsid w:val="445FBE74"/>
    <w:rsid w:val="44681630"/>
    <w:rsid w:val="4474EAC3"/>
    <w:rsid w:val="4485128A"/>
    <w:rsid w:val="44F90D83"/>
    <w:rsid w:val="45203298"/>
    <w:rsid w:val="4524BACC"/>
    <w:rsid w:val="45472172"/>
    <w:rsid w:val="455B4329"/>
    <w:rsid w:val="45C9B2AA"/>
    <w:rsid w:val="45E108B9"/>
    <w:rsid w:val="45FB61B3"/>
    <w:rsid w:val="461768B1"/>
    <w:rsid w:val="46384680"/>
    <w:rsid w:val="46759234"/>
    <w:rsid w:val="467E3B62"/>
    <w:rsid w:val="46DEF6BF"/>
    <w:rsid w:val="46F175C4"/>
    <w:rsid w:val="4704A9FA"/>
    <w:rsid w:val="4744C425"/>
    <w:rsid w:val="47468ADC"/>
    <w:rsid w:val="47496903"/>
    <w:rsid w:val="477BA17D"/>
    <w:rsid w:val="47B15C6F"/>
    <w:rsid w:val="47DEBC81"/>
    <w:rsid w:val="47E89613"/>
    <w:rsid w:val="47EC5E1F"/>
    <w:rsid w:val="47EF3285"/>
    <w:rsid w:val="4832BC83"/>
    <w:rsid w:val="48A3DD30"/>
    <w:rsid w:val="48AA68B8"/>
    <w:rsid w:val="48AACA9E"/>
    <w:rsid w:val="48B14247"/>
    <w:rsid w:val="48D3863D"/>
    <w:rsid w:val="48E097AC"/>
    <w:rsid w:val="490FB367"/>
    <w:rsid w:val="493CF85F"/>
    <w:rsid w:val="494DF684"/>
    <w:rsid w:val="4982169D"/>
    <w:rsid w:val="49CBD8AA"/>
    <w:rsid w:val="4A0CF963"/>
    <w:rsid w:val="4A41846B"/>
    <w:rsid w:val="4A4730BD"/>
    <w:rsid w:val="4A68FEEF"/>
    <w:rsid w:val="4A859A40"/>
    <w:rsid w:val="4AAA3BA3"/>
    <w:rsid w:val="4AB0D73A"/>
    <w:rsid w:val="4ABFFF80"/>
    <w:rsid w:val="4AE5203A"/>
    <w:rsid w:val="4B021D31"/>
    <w:rsid w:val="4BC401EA"/>
    <w:rsid w:val="4BE5E2F9"/>
    <w:rsid w:val="4BF62D71"/>
    <w:rsid w:val="4C0C3B2B"/>
    <w:rsid w:val="4C51665F"/>
    <w:rsid w:val="4CA884B3"/>
    <w:rsid w:val="4D2B9945"/>
    <w:rsid w:val="4D2CDBB7"/>
    <w:rsid w:val="4D4D1BE4"/>
    <w:rsid w:val="4D555C9E"/>
    <w:rsid w:val="4D5ADE46"/>
    <w:rsid w:val="4DA5BA3A"/>
    <w:rsid w:val="4DAA3B95"/>
    <w:rsid w:val="4DD4251E"/>
    <w:rsid w:val="4DFDC79B"/>
    <w:rsid w:val="4E0B1CA8"/>
    <w:rsid w:val="4E19D6BC"/>
    <w:rsid w:val="4ECF07E7"/>
    <w:rsid w:val="4F01FA97"/>
    <w:rsid w:val="4F2E834D"/>
    <w:rsid w:val="4F4F56BF"/>
    <w:rsid w:val="4FA9DC74"/>
    <w:rsid w:val="4FB5D748"/>
    <w:rsid w:val="4FC6AB31"/>
    <w:rsid w:val="5040AABF"/>
    <w:rsid w:val="5068C183"/>
    <w:rsid w:val="50E04733"/>
    <w:rsid w:val="50FB80F4"/>
    <w:rsid w:val="515600DA"/>
    <w:rsid w:val="51617D0B"/>
    <w:rsid w:val="5166C3BB"/>
    <w:rsid w:val="51715111"/>
    <w:rsid w:val="51E59383"/>
    <w:rsid w:val="520963FF"/>
    <w:rsid w:val="523E12AB"/>
    <w:rsid w:val="52565861"/>
    <w:rsid w:val="52E99687"/>
    <w:rsid w:val="531418C1"/>
    <w:rsid w:val="5346DC26"/>
    <w:rsid w:val="53752DF2"/>
    <w:rsid w:val="539F08BF"/>
    <w:rsid w:val="53A6A84C"/>
    <w:rsid w:val="53AD9D8B"/>
    <w:rsid w:val="54111A53"/>
    <w:rsid w:val="5465A730"/>
    <w:rsid w:val="549D967B"/>
    <w:rsid w:val="549FF31A"/>
    <w:rsid w:val="54C3476D"/>
    <w:rsid w:val="5537E105"/>
    <w:rsid w:val="5563FA5E"/>
    <w:rsid w:val="5610A1FD"/>
    <w:rsid w:val="5611920C"/>
    <w:rsid w:val="562088CA"/>
    <w:rsid w:val="56226B4F"/>
    <w:rsid w:val="562FE212"/>
    <w:rsid w:val="56415590"/>
    <w:rsid w:val="565547EC"/>
    <w:rsid w:val="56567220"/>
    <w:rsid w:val="56657ECE"/>
    <w:rsid w:val="5691CCFB"/>
    <w:rsid w:val="56B729BA"/>
    <w:rsid w:val="56C43A50"/>
    <w:rsid w:val="56EF7DAB"/>
    <w:rsid w:val="57133CD9"/>
    <w:rsid w:val="571923AE"/>
    <w:rsid w:val="573652AD"/>
    <w:rsid w:val="5752C022"/>
    <w:rsid w:val="5753567C"/>
    <w:rsid w:val="57BBE826"/>
    <w:rsid w:val="57F4ECF6"/>
    <w:rsid w:val="58442926"/>
    <w:rsid w:val="584AB69C"/>
    <w:rsid w:val="58B2DB67"/>
    <w:rsid w:val="58BA4518"/>
    <w:rsid w:val="58CAA2DB"/>
    <w:rsid w:val="58D9B43C"/>
    <w:rsid w:val="58DC1ECC"/>
    <w:rsid w:val="598B6694"/>
    <w:rsid w:val="59AFC464"/>
    <w:rsid w:val="59CECE4E"/>
    <w:rsid w:val="59D10501"/>
    <w:rsid w:val="59DCED7C"/>
    <w:rsid w:val="5A41D3C8"/>
    <w:rsid w:val="5A50B21E"/>
    <w:rsid w:val="5A669E4C"/>
    <w:rsid w:val="5ACEE041"/>
    <w:rsid w:val="5ADBAE77"/>
    <w:rsid w:val="5ADCB049"/>
    <w:rsid w:val="5AEBF861"/>
    <w:rsid w:val="5AFA824A"/>
    <w:rsid w:val="5B118FB1"/>
    <w:rsid w:val="5B138968"/>
    <w:rsid w:val="5B437FEB"/>
    <w:rsid w:val="5B82EDC5"/>
    <w:rsid w:val="5BD335EC"/>
    <w:rsid w:val="5C3420BD"/>
    <w:rsid w:val="5C4BD975"/>
    <w:rsid w:val="5C5CE37B"/>
    <w:rsid w:val="5C688107"/>
    <w:rsid w:val="5CA1D997"/>
    <w:rsid w:val="5CB1F199"/>
    <w:rsid w:val="5CB3E358"/>
    <w:rsid w:val="5CBE5C70"/>
    <w:rsid w:val="5D1D8D8C"/>
    <w:rsid w:val="5D1DBC20"/>
    <w:rsid w:val="5D39205C"/>
    <w:rsid w:val="5D5F0F4E"/>
    <w:rsid w:val="5DC1C13E"/>
    <w:rsid w:val="5DDD7004"/>
    <w:rsid w:val="5E1C01CD"/>
    <w:rsid w:val="5E66AAEC"/>
    <w:rsid w:val="5E6D018D"/>
    <w:rsid w:val="5E783604"/>
    <w:rsid w:val="5E7CDE9E"/>
    <w:rsid w:val="5E969D08"/>
    <w:rsid w:val="5EA289BC"/>
    <w:rsid w:val="5EB124C5"/>
    <w:rsid w:val="5F1AC8D2"/>
    <w:rsid w:val="5F324D7B"/>
    <w:rsid w:val="5F39F89C"/>
    <w:rsid w:val="5F4D2871"/>
    <w:rsid w:val="5F539DC6"/>
    <w:rsid w:val="5FA7B0FB"/>
    <w:rsid w:val="5FAD1AB6"/>
    <w:rsid w:val="5FEDDBC5"/>
    <w:rsid w:val="6028EBB9"/>
    <w:rsid w:val="602CCB38"/>
    <w:rsid w:val="6039DF55"/>
    <w:rsid w:val="6048D4F9"/>
    <w:rsid w:val="604CE3B6"/>
    <w:rsid w:val="605FAC46"/>
    <w:rsid w:val="60A648A8"/>
    <w:rsid w:val="60DD9698"/>
    <w:rsid w:val="6105CB1F"/>
    <w:rsid w:val="611FDC86"/>
    <w:rsid w:val="612AE151"/>
    <w:rsid w:val="61381800"/>
    <w:rsid w:val="613A7960"/>
    <w:rsid w:val="616ECDD0"/>
    <w:rsid w:val="6175D43F"/>
    <w:rsid w:val="61BAA3E7"/>
    <w:rsid w:val="61DF28DB"/>
    <w:rsid w:val="6238FAB1"/>
    <w:rsid w:val="6258108C"/>
    <w:rsid w:val="6304D7FA"/>
    <w:rsid w:val="63252C92"/>
    <w:rsid w:val="637B0528"/>
    <w:rsid w:val="63C7FAF0"/>
    <w:rsid w:val="63FD03C3"/>
    <w:rsid w:val="640EB508"/>
    <w:rsid w:val="641F3008"/>
    <w:rsid w:val="642F1C94"/>
    <w:rsid w:val="646045DB"/>
    <w:rsid w:val="649B1EC1"/>
    <w:rsid w:val="64BBEE9D"/>
    <w:rsid w:val="64FA3321"/>
    <w:rsid w:val="6505A97A"/>
    <w:rsid w:val="6559A5FD"/>
    <w:rsid w:val="6566AC93"/>
    <w:rsid w:val="65726DB6"/>
    <w:rsid w:val="65A4AB42"/>
    <w:rsid w:val="65A963C1"/>
    <w:rsid w:val="65C8B2B6"/>
    <w:rsid w:val="65DD3778"/>
    <w:rsid w:val="661C36A9"/>
    <w:rsid w:val="665290F6"/>
    <w:rsid w:val="6672F38B"/>
    <w:rsid w:val="66796826"/>
    <w:rsid w:val="669252D1"/>
    <w:rsid w:val="66A04CED"/>
    <w:rsid w:val="66A8EBDD"/>
    <w:rsid w:val="66E53ABD"/>
    <w:rsid w:val="66EB5345"/>
    <w:rsid w:val="671D5886"/>
    <w:rsid w:val="673D2C33"/>
    <w:rsid w:val="678977D6"/>
    <w:rsid w:val="67B6A477"/>
    <w:rsid w:val="67D89E56"/>
    <w:rsid w:val="67EE46AD"/>
    <w:rsid w:val="6817BA77"/>
    <w:rsid w:val="68305FAF"/>
    <w:rsid w:val="683EC0B3"/>
    <w:rsid w:val="68508BD2"/>
    <w:rsid w:val="6854C93E"/>
    <w:rsid w:val="6871F626"/>
    <w:rsid w:val="687506B1"/>
    <w:rsid w:val="687ABD81"/>
    <w:rsid w:val="68903971"/>
    <w:rsid w:val="68BB7DC4"/>
    <w:rsid w:val="68CFCE81"/>
    <w:rsid w:val="68D7E5DF"/>
    <w:rsid w:val="68F3BBDA"/>
    <w:rsid w:val="6930ED38"/>
    <w:rsid w:val="693B463B"/>
    <w:rsid w:val="695C9A78"/>
    <w:rsid w:val="698C05B0"/>
    <w:rsid w:val="69F4F04E"/>
    <w:rsid w:val="6A14FEE1"/>
    <w:rsid w:val="6A2CBCB1"/>
    <w:rsid w:val="6A306EBD"/>
    <w:rsid w:val="6A3EDDA1"/>
    <w:rsid w:val="6A943B58"/>
    <w:rsid w:val="6A9808E8"/>
    <w:rsid w:val="6B2893B3"/>
    <w:rsid w:val="6B47A180"/>
    <w:rsid w:val="6B4FB476"/>
    <w:rsid w:val="6B5478E7"/>
    <w:rsid w:val="6B68D847"/>
    <w:rsid w:val="6B758A87"/>
    <w:rsid w:val="6B8A56C9"/>
    <w:rsid w:val="6BB4CBF5"/>
    <w:rsid w:val="6C025962"/>
    <w:rsid w:val="6C08BAC7"/>
    <w:rsid w:val="6C12FA47"/>
    <w:rsid w:val="6C1FDF2B"/>
    <w:rsid w:val="6C3474D2"/>
    <w:rsid w:val="6C462B6F"/>
    <w:rsid w:val="6C72E75F"/>
    <w:rsid w:val="6C78E747"/>
    <w:rsid w:val="6CB26436"/>
    <w:rsid w:val="6CF7668C"/>
    <w:rsid w:val="6D01BE98"/>
    <w:rsid w:val="6DCE4CB9"/>
    <w:rsid w:val="6DDC1359"/>
    <w:rsid w:val="6DEAA812"/>
    <w:rsid w:val="6E34496E"/>
    <w:rsid w:val="6E78A5FE"/>
    <w:rsid w:val="6EBF9356"/>
    <w:rsid w:val="6EDF2FC3"/>
    <w:rsid w:val="6EE98CE1"/>
    <w:rsid w:val="6F86A8C3"/>
    <w:rsid w:val="6FC067E1"/>
    <w:rsid w:val="6FD41557"/>
    <w:rsid w:val="70128B73"/>
    <w:rsid w:val="70B2F386"/>
    <w:rsid w:val="713BF066"/>
    <w:rsid w:val="715AC1B1"/>
    <w:rsid w:val="716777E2"/>
    <w:rsid w:val="7190AA1E"/>
    <w:rsid w:val="71CF4053"/>
    <w:rsid w:val="720D4F8C"/>
    <w:rsid w:val="72194D41"/>
    <w:rsid w:val="721C6D9C"/>
    <w:rsid w:val="726BB337"/>
    <w:rsid w:val="72701B04"/>
    <w:rsid w:val="7299899D"/>
    <w:rsid w:val="72AB0AD8"/>
    <w:rsid w:val="72CF9640"/>
    <w:rsid w:val="72E8BD3B"/>
    <w:rsid w:val="72EA9437"/>
    <w:rsid w:val="73189CB1"/>
    <w:rsid w:val="733BC339"/>
    <w:rsid w:val="733C0FC2"/>
    <w:rsid w:val="735CC7BD"/>
    <w:rsid w:val="73779B6B"/>
    <w:rsid w:val="73919ED5"/>
    <w:rsid w:val="73CEA7D3"/>
    <w:rsid w:val="73D62C9B"/>
    <w:rsid w:val="73EC7AD0"/>
    <w:rsid w:val="74104F29"/>
    <w:rsid w:val="7410C4CE"/>
    <w:rsid w:val="7422755F"/>
    <w:rsid w:val="7454B35A"/>
    <w:rsid w:val="74B67D09"/>
    <w:rsid w:val="74B947CC"/>
    <w:rsid w:val="74CFD47B"/>
    <w:rsid w:val="751963FE"/>
    <w:rsid w:val="75464B7C"/>
    <w:rsid w:val="7554CF8E"/>
    <w:rsid w:val="7558F1A7"/>
    <w:rsid w:val="75600E55"/>
    <w:rsid w:val="75632032"/>
    <w:rsid w:val="7573BA52"/>
    <w:rsid w:val="757B6AEF"/>
    <w:rsid w:val="758CD9BC"/>
    <w:rsid w:val="75C4D0BE"/>
    <w:rsid w:val="75EBF50C"/>
    <w:rsid w:val="75EC1143"/>
    <w:rsid w:val="76B1BF9F"/>
    <w:rsid w:val="76BEE5BB"/>
    <w:rsid w:val="77486F29"/>
    <w:rsid w:val="774FE34F"/>
    <w:rsid w:val="7758D07D"/>
    <w:rsid w:val="775B4A15"/>
    <w:rsid w:val="7771E6D4"/>
    <w:rsid w:val="7786E52A"/>
    <w:rsid w:val="779543F5"/>
    <w:rsid w:val="77CEB397"/>
    <w:rsid w:val="7806CEC1"/>
    <w:rsid w:val="782AADFE"/>
    <w:rsid w:val="7844630C"/>
    <w:rsid w:val="7847795F"/>
    <w:rsid w:val="7857B143"/>
    <w:rsid w:val="787BB860"/>
    <w:rsid w:val="78A0E40C"/>
    <w:rsid w:val="78D7942B"/>
    <w:rsid w:val="78D9D5D8"/>
    <w:rsid w:val="78F22CD1"/>
    <w:rsid w:val="79114578"/>
    <w:rsid w:val="7956B38D"/>
    <w:rsid w:val="79B98042"/>
    <w:rsid w:val="79CCB068"/>
    <w:rsid w:val="79EC3532"/>
    <w:rsid w:val="7A4A58CB"/>
    <w:rsid w:val="7A648FC6"/>
    <w:rsid w:val="7AA3495B"/>
    <w:rsid w:val="7AC42452"/>
    <w:rsid w:val="7AF6CC94"/>
    <w:rsid w:val="7B1DE2FE"/>
    <w:rsid w:val="7B2A4CFC"/>
    <w:rsid w:val="7B82FA36"/>
    <w:rsid w:val="7B853459"/>
    <w:rsid w:val="7BCFCC9E"/>
    <w:rsid w:val="7BF1007D"/>
    <w:rsid w:val="7BF7B74E"/>
    <w:rsid w:val="7C4DAB8C"/>
    <w:rsid w:val="7C74DA36"/>
    <w:rsid w:val="7C8E5A4E"/>
    <w:rsid w:val="7C9E97A1"/>
    <w:rsid w:val="7CC49023"/>
    <w:rsid w:val="7CE2B531"/>
    <w:rsid w:val="7CF3413A"/>
    <w:rsid w:val="7D25B201"/>
    <w:rsid w:val="7D2B4A1F"/>
    <w:rsid w:val="7D45F1CD"/>
    <w:rsid w:val="7D7B2997"/>
    <w:rsid w:val="7DAA513D"/>
    <w:rsid w:val="7DD47395"/>
    <w:rsid w:val="7E19D763"/>
    <w:rsid w:val="7E1D12FA"/>
    <w:rsid w:val="7E478E5B"/>
    <w:rsid w:val="7E668FF6"/>
    <w:rsid w:val="7E82322E"/>
    <w:rsid w:val="7ED1EDC2"/>
    <w:rsid w:val="7EFD47A0"/>
    <w:rsid w:val="7F1B8455"/>
    <w:rsid w:val="7FFF0B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603A7A"/>
  <w15:chartTrackingRefBased/>
  <w15:docId w15:val="{BE961698-D6A0-41BB-86A1-1AD4CA274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DAC"/>
  </w:style>
  <w:style w:type="paragraph" w:styleId="Heading1">
    <w:name w:val="heading 1"/>
    <w:basedOn w:val="Normal"/>
    <w:next w:val="Normal"/>
    <w:link w:val="Heading1Char"/>
    <w:uiPriority w:val="9"/>
    <w:qFormat/>
    <w:rsid w:val="009D03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03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03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03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03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03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3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3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3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3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03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03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03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03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03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3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3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370"/>
    <w:rPr>
      <w:rFonts w:eastAsiaTheme="majorEastAsia" w:cstheme="majorBidi"/>
      <w:color w:val="272727" w:themeColor="text1" w:themeTint="D8"/>
    </w:rPr>
  </w:style>
  <w:style w:type="paragraph" w:styleId="Title">
    <w:name w:val="Title"/>
    <w:basedOn w:val="Normal"/>
    <w:next w:val="Normal"/>
    <w:link w:val="TitleChar"/>
    <w:uiPriority w:val="10"/>
    <w:qFormat/>
    <w:rsid w:val="009D03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3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3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3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370"/>
    <w:pPr>
      <w:spacing w:before="160"/>
      <w:jc w:val="center"/>
    </w:pPr>
    <w:rPr>
      <w:i/>
      <w:iCs/>
      <w:color w:val="404040" w:themeColor="text1" w:themeTint="BF"/>
    </w:rPr>
  </w:style>
  <w:style w:type="character" w:customStyle="1" w:styleId="QuoteChar">
    <w:name w:val="Quote Char"/>
    <w:basedOn w:val="DefaultParagraphFont"/>
    <w:link w:val="Quote"/>
    <w:uiPriority w:val="29"/>
    <w:rsid w:val="009D0370"/>
    <w:rPr>
      <w:i/>
      <w:iCs/>
      <w:color w:val="404040" w:themeColor="text1" w:themeTint="BF"/>
    </w:rPr>
  </w:style>
  <w:style w:type="paragraph" w:styleId="ListParagraph">
    <w:name w:val="List Paragraph"/>
    <w:basedOn w:val="Normal"/>
    <w:uiPriority w:val="34"/>
    <w:qFormat/>
    <w:rsid w:val="009D0370"/>
    <w:pPr>
      <w:ind w:left="720"/>
      <w:contextualSpacing/>
    </w:pPr>
  </w:style>
  <w:style w:type="character" w:styleId="IntenseEmphasis">
    <w:name w:val="Intense Emphasis"/>
    <w:basedOn w:val="DefaultParagraphFont"/>
    <w:uiPriority w:val="21"/>
    <w:qFormat/>
    <w:rsid w:val="009D0370"/>
    <w:rPr>
      <w:i/>
      <w:iCs/>
      <w:color w:val="0F4761" w:themeColor="accent1" w:themeShade="BF"/>
    </w:rPr>
  </w:style>
  <w:style w:type="paragraph" w:styleId="IntenseQuote">
    <w:name w:val="Intense Quote"/>
    <w:basedOn w:val="Normal"/>
    <w:next w:val="Normal"/>
    <w:link w:val="IntenseQuoteChar"/>
    <w:uiPriority w:val="30"/>
    <w:qFormat/>
    <w:rsid w:val="009D03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0370"/>
    <w:rPr>
      <w:i/>
      <w:iCs/>
      <w:color w:val="0F4761" w:themeColor="accent1" w:themeShade="BF"/>
    </w:rPr>
  </w:style>
  <w:style w:type="character" w:styleId="IntenseReference">
    <w:name w:val="Intense Reference"/>
    <w:basedOn w:val="DefaultParagraphFont"/>
    <w:uiPriority w:val="32"/>
    <w:qFormat/>
    <w:rsid w:val="009D0370"/>
    <w:rPr>
      <w:b/>
      <w:bCs/>
      <w:smallCaps/>
      <w:color w:val="0F4761" w:themeColor="accent1" w:themeShade="BF"/>
      <w:spacing w:val="5"/>
    </w:rPr>
  </w:style>
  <w:style w:type="table" w:styleId="TableGrid">
    <w:name w:val="Table Grid"/>
    <w:basedOn w:val="TableNormal"/>
    <w:uiPriority w:val="39"/>
    <w:rsid w:val="00670C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B3CD0"/>
    <w:rPr>
      <w:sz w:val="16"/>
      <w:szCs w:val="16"/>
    </w:rPr>
  </w:style>
  <w:style w:type="paragraph" w:styleId="CommentText">
    <w:name w:val="annotation text"/>
    <w:basedOn w:val="Normal"/>
    <w:link w:val="CommentTextChar"/>
    <w:uiPriority w:val="99"/>
    <w:unhideWhenUsed/>
    <w:rsid w:val="00BB3CD0"/>
    <w:pPr>
      <w:spacing w:line="240" w:lineRule="auto"/>
    </w:pPr>
    <w:rPr>
      <w:sz w:val="20"/>
      <w:szCs w:val="20"/>
    </w:rPr>
  </w:style>
  <w:style w:type="character" w:customStyle="1" w:styleId="CommentTextChar">
    <w:name w:val="Comment Text Char"/>
    <w:basedOn w:val="DefaultParagraphFont"/>
    <w:link w:val="CommentText"/>
    <w:uiPriority w:val="99"/>
    <w:rsid w:val="00BB3CD0"/>
    <w:rPr>
      <w:sz w:val="20"/>
      <w:szCs w:val="20"/>
    </w:rPr>
  </w:style>
  <w:style w:type="paragraph" w:styleId="CommentSubject">
    <w:name w:val="annotation subject"/>
    <w:basedOn w:val="CommentText"/>
    <w:next w:val="CommentText"/>
    <w:link w:val="CommentSubjectChar"/>
    <w:uiPriority w:val="99"/>
    <w:semiHidden/>
    <w:unhideWhenUsed/>
    <w:rsid w:val="00BB3CD0"/>
    <w:rPr>
      <w:b/>
      <w:bCs/>
    </w:rPr>
  </w:style>
  <w:style w:type="character" w:customStyle="1" w:styleId="CommentSubjectChar">
    <w:name w:val="Comment Subject Char"/>
    <w:basedOn w:val="CommentTextChar"/>
    <w:link w:val="CommentSubject"/>
    <w:uiPriority w:val="99"/>
    <w:semiHidden/>
    <w:rsid w:val="00BB3CD0"/>
    <w:rPr>
      <w:b/>
      <w:bCs/>
      <w:sz w:val="20"/>
      <w:szCs w:val="20"/>
    </w:rPr>
  </w:style>
  <w:style w:type="character" w:styleId="Hyperlink">
    <w:name w:val="Hyperlink"/>
    <w:basedOn w:val="DefaultParagraphFont"/>
    <w:uiPriority w:val="99"/>
    <w:unhideWhenUsed/>
    <w:rsid w:val="00BB3CD0"/>
    <w:rPr>
      <w:color w:val="467886" w:themeColor="hyperlink"/>
      <w:u w:val="single"/>
    </w:rPr>
  </w:style>
  <w:style w:type="character" w:styleId="UnresolvedMention">
    <w:name w:val="Unresolved Mention"/>
    <w:basedOn w:val="DefaultParagraphFont"/>
    <w:uiPriority w:val="99"/>
    <w:semiHidden/>
    <w:unhideWhenUsed/>
    <w:rsid w:val="00BB3CD0"/>
    <w:rPr>
      <w:color w:val="605E5C"/>
      <w:shd w:val="clear" w:color="auto" w:fill="E1DFDD"/>
    </w:rPr>
  </w:style>
  <w:style w:type="paragraph" w:styleId="Bibliography">
    <w:name w:val="Bibliography"/>
    <w:basedOn w:val="Normal"/>
    <w:next w:val="Normal"/>
    <w:uiPriority w:val="37"/>
    <w:unhideWhenUsed/>
    <w:rsid w:val="001D606B"/>
    <w:pPr>
      <w:tabs>
        <w:tab w:val="left" w:pos="504"/>
      </w:tabs>
      <w:spacing w:after="240" w:line="240" w:lineRule="auto"/>
      <w:ind w:left="504" w:hanging="504"/>
    </w:pPr>
  </w:style>
  <w:style w:type="character" w:styleId="FollowedHyperlink">
    <w:name w:val="FollowedHyperlink"/>
    <w:basedOn w:val="DefaultParagraphFont"/>
    <w:uiPriority w:val="99"/>
    <w:semiHidden/>
    <w:unhideWhenUsed/>
    <w:rsid w:val="00ED5A27"/>
    <w:rPr>
      <w:color w:val="96607D" w:themeColor="followedHyperlink"/>
      <w:u w:val="single"/>
    </w:rPr>
  </w:style>
  <w:style w:type="paragraph" w:styleId="Revision">
    <w:name w:val="Revision"/>
    <w:hidden/>
    <w:uiPriority w:val="99"/>
    <w:semiHidden/>
    <w:rsid w:val="00776BB8"/>
    <w:pPr>
      <w:spacing w:after="0" w:line="240" w:lineRule="auto"/>
    </w:pPr>
  </w:style>
  <w:style w:type="character" w:customStyle="1" w:styleId="fontstyle01">
    <w:name w:val="fontstyle01"/>
    <w:basedOn w:val="DefaultParagraphFont"/>
    <w:rsid w:val="002A6289"/>
    <w:rPr>
      <w:rFonts w:ascii="ArialMT" w:hAnsi="ArialMT" w:hint="default"/>
      <w:b w:val="0"/>
      <w:bCs w:val="0"/>
      <w:i w:val="0"/>
      <w:iCs w:val="0"/>
      <w:color w:val="000000"/>
      <w:sz w:val="14"/>
      <w:szCs w:val="14"/>
    </w:rPr>
  </w:style>
  <w:style w:type="paragraph" w:styleId="Caption">
    <w:name w:val="caption"/>
    <w:basedOn w:val="Normal"/>
    <w:next w:val="Normal"/>
    <w:uiPriority w:val="35"/>
    <w:unhideWhenUsed/>
    <w:qFormat/>
    <w:rsid w:val="00A42A13"/>
    <w:pPr>
      <w:spacing w:after="200" w:line="240" w:lineRule="auto"/>
    </w:pPr>
    <w:rPr>
      <w:i/>
      <w:iCs/>
      <w:color w:val="0E2841" w:themeColor="text2"/>
      <w:sz w:val="18"/>
      <w:szCs w:val="18"/>
    </w:rPr>
  </w:style>
  <w:style w:type="character" w:styleId="Strong">
    <w:name w:val="Strong"/>
    <w:basedOn w:val="DefaultParagraphFont"/>
    <w:uiPriority w:val="22"/>
    <w:qFormat/>
    <w:rsid w:val="0007301B"/>
    <w:rPr>
      <w:b/>
      <w:bCs/>
    </w:rPr>
  </w:style>
  <w:style w:type="character" w:styleId="LineNumber">
    <w:name w:val="line number"/>
    <w:basedOn w:val="DefaultParagraphFont"/>
    <w:uiPriority w:val="99"/>
    <w:semiHidden/>
    <w:unhideWhenUsed/>
    <w:rsid w:val="002B12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78231">
      <w:bodyDiv w:val="1"/>
      <w:marLeft w:val="0"/>
      <w:marRight w:val="0"/>
      <w:marTop w:val="0"/>
      <w:marBottom w:val="0"/>
      <w:divBdr>
        <w:top w:val="none" w:sz="0" w:space="0" w:color="auto"/>
        <w:left w:val="none" w:sz="0" w:space="0" w:color="auto"/>
        <w:bottom w:val="none" w:sz="0" w:space="0" w:color="auto"/>
        <w:right w:val="none" w:sz="0" w:space="0" w:color="auto"/>
      </w:divBdr>
    </w:div>
    <w:div w:id="118963203">
      <w:bodyDiv w:val="1"/>
      <w:marLeft w:val="0"/>
      <w:marRight w:val="0"/>
      <w:marTop w:val="0"/>
      <w:marBottom w:val="0"/>
      <w:divBdr>
        <w:top w:val="none" w:sz="0" w:space="0" w:color="auto"/>
        <w:left w:val="none" w:sz="0" w:space="0" w:color="auto"/>
        <w:bottom w:val="none" w:sz="0" w:space="0" w:color="auto"/>
        <w:right w:val="none" w:sz="0" w:space="0" w:color="auto"/>
      </w:divBdr>
    </w:div>
    <w:div w:id="169957373">
      <w:bodyDiv w:val="1"/>
      <w:marLeft w:val="0"/>
      <w:marRight w:val="0"/>
      <w:marTop w:val="0"/>
      <w:marBottom w:val="0"/>
      <w:divBdr>
        <w:top w:val="none" w:sz="0" w:space="0" w:color="auto"/>
        <w:left w:val="none" w:sz="0" w:space="0" w:color="auto"/>
        <w:bottom w:val="none" w:sz="0" w:space="0" w:color="auto"/>
        <w:right w:val="none" w:sz="0" w:space="0" w:color="auto"/>
      </w:divBdr>
    </w:div>
    <w:div w:id="189495317">
      <w:bodyDiv w:val="1"/>
      <w:marLeft w:val="0"/>
      <w:marRight w:val="0"/>
      <w:marTop w:val="0"/>
      <w:marBottom w:val="0"/>
      <w:divBdr>
        <w:top w:val="none" w:sz="0" w:space="0" w:color="auto"/>
        <w:left w:val="none" w:sz="0" w:space="0" w:color="auto"/>
        <w:bottom w:val="none" w:sz="0" w:space="0" w:color="auto"/>
        <w:right w:val="none" w:sz="0" w:space="0" w:color="auto"/>
      </w:divBdr>
    </w:div>
    <w:div w:id="202063342">
      <w:bodyDiv w:val="1"/>
      <w:marLeft w:val="0"/>
      <w:marRight w:val="0"/>
      <w:marTop w:val="0"/>
      <w:marBottom w:val="0"/>
      <w:divBdr>
        <w:top w:val="none" w:sz="0" w:space="0" w:color="auto"/>
        <w:left w:val="none" w:sz="0" w:space="0" w:color="auto"/>
        <w:bottom w:val="none" w:sz="0" w:space="0" w:color="auto"/>
        <w:right w:val="none" w:sz="0" w:space="0" w:color="auto"/>
      </w:divBdr>
    </w:div>
    <w:div w:id="216478150">
      <w:bodyDiv w:val="1"/>
      <w:marLeft w:val="0"/>
      <w:marRight w:val="0"/>
      <w:marTop w:val="0"/>
      <w:marBottom w:val="0"/>
      <w:divBdr>
        <w:top w:val="none" w:sz="0" w:space="0" w:color="auto"/>
        <w:left w:val="none" w:sz="0" w:space="0" w:color="auto"/>
        <w:bottom w:val="none" w:sz="0" w:space="0" w:color="auto"/>
        <w:right w:val="none" w:sz="0" w:space="0" w:color="auto"/>
      </w:divBdr>
      <w:divsChild>
        <w:div w:id="292712232">
          <w:marLeft w:val="0"/>
          <w:marRight w:val="0"/>
          <w:marTop w:val="0"/>
          <w:marBottom w:val="0"/>
          <w:divBdr>
            <w:top w:val="none" w:sz="0" w:space="0" w:color="auto"/>
            <w:left w:val="none" w:sz="0" w:space="0" w:color="auto"/>
            <w:bottom w:val="none" w:sz="0" w:space="0" w:color="auto"/>
            <w:right w:val="none" w:sz="0" w:space="0" w:color="auto"/>
          </w:divBdr>
          <w:divsChild>
            <w:div w:id="290937052">
              <w:marLeft w:val="0"/>
              <w:marRight w:val="0"/>
              <w:marTop w:val="0"/>
              <w:marBottom w:val="0"/>
              <w:divBdr>
                <w:top w:val="single" w:sz="6" w:space="0" w:color="454545"/>
                <w:left w:val="single" w:sz="6" w:space="0" w:color="454545"/>
                <w:bottom w:val="single" w:sz="6" w:space="0" w:color="000000"/>
                <w:right w:val="single" w:sz="6" w:space="0" w:color="454545"/>
              </w:divBdr>
              <w:divsChild>
                <w:div w:id="133530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80187">
          <w:marLeft w:val="0"/>
          <w:marRight w:val="0"/>
          <w:marTop w:val="0"/>
          <w:marBottom w:val="0"/>
          <w:divBdr>
            <w:top w:val="none" w:sz="0" w:space="0" w:color="auto"/>
            <w:left w:val="none" w:sz="0" w:space="0" w:color="auto"/>
            <w:bottom w:val="none" w:sz="0" w:space="0" w:color="auto"/>
            <w:right w:val="none" w:sz="0" w:space="0" w:color="auto"/>
          </w:divBdr>
          <w:divsChild>
            <w:div w:id="654989047">
              <w:marLeft w:val="0"/>
              <w:marRight w:val="0"/>
              <w:marTop w:val="0"/>
              <w:marBottom w:val="0"/>
              <w:divBdr>
                <w:top w:val="none" w:sz="0" w:space="0" w:color="auto"/>
                <w:left w:val="none" w:sz="0" w:space="0" w:color="auto"/>
                <w:bottom w:val="none" w:sz="0" w:space="0" w:color="auto"/>
                <w:right w:val="none" w:sz="0" w:space="0" w:color="auto"/>
              </w:divBdr>
              <w:divsChild>
                <w:div w:id="1285116648">
                  <w:marLeft w:val="0"/>
                  <w:marRight w:val="0"/>
                  <w:marTop w:val="0"/>
                  <w:marBottom w:val="0"/>
                  <w:divBdr>
                    <w:top w:val="none" w:sz="0" w:space="0" w:color="auto"/>
                    <w:left w:val="none" w:sz="0" w:space="0" w:color="auto"/>
                    <w:bottom w:val="none" w:sz="0" w:space="0" w:color="auto"/>
                    <w:right w:val="none" w:sz="0" w:space="0" w:color="auto"/>
                  </w:divBdr>
                  <w:divsChild>
                    <w:div w:id="171259843">
                      <w:marLeft w:val="0"/>
                      <w:marRight w:val="0"/>
                      <w:marTop w:val="0"/>
                      <w:marBottom w:val="0"/>
                      <w:divBdr>
                        <w:top w:val="none" w:sz="0" w:space="0" w:color="auto"/>
                        <w:left w:val="none" w:sz="0" w:space="0" w:color="auto"/>
                        <w:bottom w:val="dashed" w:sz="6" w:space="0" w:color="BFBFBF"/>
                        <w:right w:val="none" w:sz="0" w:space="0" w:color="auto"/>
                      </w:divBdr>
                      <w:divsChild>
                        <w:div w:id="1982415707">
                          <w:marLeft w:val="0"/>
                          <w:marRight w:val="0"/>
                          <w:marTop w:val="0"/>
                          <w:marBottom w:val="0"/>
                          <w:divBdr>
                            <w:top w:val="none" w:sz="0" w:space="0" w:color="auto"/>
                            <w:left w:val="none" w:sz="0" w:space="0" w:color="auto"/>
                            <w:bottom w:val="none" w:sz="0" w:space="0" w:color="auto"/>
                            <w:right w:val="none" w:sz="0" w:space="0" w:color="auto"/>
                          </w:divBdr>
                          <w:divsChild>
                            <w:div w:id="1423186942">
                              <w:marLeft w:val="0"/>
                              <w:marRight w:val="0"/>
                              <w:marTop w:val="0"/>
                              <w:marBottom w:val="0"/>
                              <w:divBdr>
                                <w:top w:val="none" w:sz="0" w:space="0" w:color="auto"/>
                                <w:left w:val="none" w:sz="0" w:space="0" w:color="auto"/>
                                <w:bottom w:val="none" w:sz="0" w:space="0" w:color="auto"/>
                                <w:right w:val="none" w:sz="0" w:space="0" w:color="auto"/>
                              </w:divBdr>
                              <w:divsChild>
                                <w:div w:id="707098458">
                                  <w:marLeft w:val="0"/>
                                  <w:marRight w:val="0"/>
                                  <w:marTop w:val="0"/>
                                  <w:marBottom w:val="0"/>
                                  <w:divBdr>
                                    <w:top w:val="none" w:sz="0" w:space="0" w:color="auto"/>
                                    <w:left w:val="none" w:sz="0" w:space="0" w:color="auto"/>
                                    <w:bottom w:val="none" w:sz="0" w:space="0" w:color="auto"/>
                                    <w:right w:val="none" w:sz="0" w:space="0" w:color="auto"/>
                                  </w:divBdr>
                                  <w:divsChild>
                                    <w:div w:id="1067918107">
                                      <w:marLeft w:val="0"/>
                                      <w:marRight w:val="0"/>
                                      <w:marTop w:val="0"/>
                                      <w:marBottom w:val="0"/>
                                      <w:divBdr>
                                        <w:top w:val="none" w:sz="0" w:space="0" w:color="auto"/>
                                        <w:left w:val="none" w:sz="0" w:space="0" w:color="auto"/>
                                        <w:bottom w:val="none" w:sz="0" w:space="0" w:color="auto"/>
                                        <w:right w:val="none" w:sz="0" w:space="0" w:color="auto"/>
                                      </w:divBdr>
                                      <w:divsChild>
                                        <w:div w:id="50076128">
                                          <w:marLeft w:val="0"/>
                                          <w:marRight w:val="0"/>
                                          <w:marTop w:val="0"/>
                                          <w:marBottom w:val="0"/>
                                          <w:divBdr>
                                            <w:top w:val="none" w:sz="0" w:space="0" w:color="auto"/>
                                            <w:left w:val="none" w:sz="0" w:space="0" w:color="auto"/>
                                            <w:bottom w:val="none" w:sz="0" w:space="0" w:color="auto"/>
                                            <w:right w:val="none" w:sz="0" w:space="0" w:color="auto"/>
                                          </w:divBdr>
                                        </w:div>
                                      </w:divsChild>
                                    </w:div>
                                    <w:div w:id="1812676320">
                                      <w:marLeft w:val="0"/>
                                      <w:marRight w:val="0"/>
                                      <w:marTop w:val="0"/>
                                      <w:marBottom w:val="0"/>
                                      <w:divBdr>
                                        <w:top w:val="none" w:sz="0" w:space="0" w:color="auto"/>
                                        <w:left w:val="none" w:sz="0" w:space="0" w:color="auto"/>
                                        <w:bottom w:val="none" w:sz="0" w:space="0" w:color="auto"/>
                                        <w:right w:val="none" w:sz="0" w:space="0" w:color="auto"/>
                                      </w:divBdr>
                                      <w:divsChild>
                                        <w:div w:id="182520228">
                                          <w:marLeft w:val="0"/>
                                          <w:marRight w:val="0"/>
                                          <w:marTop w:val="0"/>
                                          <w:marBottom w:val="0"/>
                                          <w:divBdr>
                                            <w:top w:val="none" w:sz="0" w:space="0" w:color="auto"/>
                                            <w:left w:val="none" w:sz="0" w:space="0" w:color="auto"/>
                                            <w:bottom w:val="none" w:sz="0" w:space="0" w:color="auto"/>
                                            <w:right w:val="none" w:sz="0" w:space="0" w:color="auto"/>
                                          </w:divBdr>
                                        </w:div>
                                        <w:div w:id="959993615">
                                          <w:marLeft w:val="0"/>
                                          <w:marRight w:val="0"/>
                                          <w:marTop w:val="0"/>
                                          <w:marBottom w:val="0"/>
                                          <w:divBdr>
                                            <w:top w:val="none" w:sz="0" w:space="0" w:color="auto"/>
                                            <w:left w:val="none" w:sz="0" w:space="0" w:color="auto"/>
                                            <w:bottom w:val="none" w:sz="0" w:space="0" w:color="auto"/>
                                            <w:right w:val="none" w:sz="0" w:space="0" w:color="auto"/>
                                          </w:divBdr>
                                        </w:div>
                                        <w:div w:id="161489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7057707">
      <w:bodyDiv w:val="1"/>
      <w:marLeft w:val="0"/>
      <w:marRight w:val="0"/>
      <w:marTop w:val="0"/>
      <w:marBottom w:val="0"/>
      <w:divBdr>
        <w:top w:val="none" w:sz="0" w:space="0" w:color="auto"/>
        <w:left w:val="none" w:sz="0" w:space="0" w:color="auto"/>
        <w:bottom w:val="none" w:sz="0" w:space="0" w:color="auto"/>
        <w:right w:val="none" w:sz="0" w:space="0" w:color="auto"/>
      </w:divBdr>
    </w:div>
    <w:div w:id="237639293">
      <w:bodyDiv w:val="1"/>
      <w:marLeft w:val="0"/>
      <w:marRight w:val="0"/>
      <w:marTop w:val="0"/>
      <w:marBottom w:val="0"/>
      <w:divBdr>
        <w:top w:val="none" w:sz="0" w:space="0" w:color="auto"/>
        <w:left w:val="none" w:sz="0" w:space="0" w:color="auto"/>
        <w:bottom w:val="none" w:sz="0" w:space="0" w:color="auto"/>
        <w:right w:val="none" w:sz="0" w:space="0" w:color="auto"/>
      </w:divBdr>
    </w:div>
    <w:div w:id="288559609">
      <w:bodyDiv w:val="1"/>
      <w:marLeft w:val="0"/>
      <w:marRight w:val="0"/>
      <w:marTop w:val="0"/>
      <w:marBottom w:val="0"/>
      <w:divBdr>
        <w:top w:val="none" w:sz="0" w:space="0" w:color="auto"/>
        <w:left w:val="none" w:sz="0" w:space="0" w:color="auto"/>
        <w:bottom w:val="none" w:sz="0" w:space="0" w:color="auto"/>
        <w:right w:val="none" w:sz="0" w:space="0" w:color="auto"/>
      </w:divBdr>
    </w:div>
    <w:div w:id="352535783">
      <w:bodyDiv w:val="1"/>
      <w:marLeft w:val="0"/>
      <w:marRight w:val="0"/>
      <w:marTop w:val="0"/>
      <w:marBottom w:val="0"/>
      <w:divBdr>
        <w:top w:val="none" w:sz="0" w:space="0" w:color="auto"/>
        <w:left w:val="none" w:sz="0" w:space="0" w:color="auto"/>
        <w:bottom w:val="none" w:sz="0" w:space="0" w:color="auto"/>
        <w:right w:val="none" w:sz="0" w:space="0" w:color="auto"/>
      </w:divBdr>
    </w:div>
    <w:div w:id="362368630">
      <w:bodyDiv w:val="1"/>
      <w:marLeft w:val="0"/>
      <w:marRight w:val="0"/>
      <w:marTop w:val="0"/>
      <w:marBottom w:val="0"/>
      <w:divBdr>
        <w:top w:val="none" w:sz="0" w:space="0" w:color="auto"/>
        <w:left w:val="none" w:sz="0" w:space="0" w:color="auto"/>
        <w:bottom w:val="none" w:sz="0" w:space="0" w:color="auto"/>
        <w:right w:val="none" w:sz="0" w:space="0" w:color="auto"/>
      </w:divBdr>
    </w:div>
    <w:div w:id="475610946">
      <w:bodyDiv w:val="1"/>
      <w:marLeft w:val="0"/>
      <w:marRight w:val="0"/>
      <w:marTop w:val="0"/>
      <w:marBottom w:val="0"/>
      <w:divBdr>
        <w:top w:val="none" w:sz="0" w:space="0" w:color="auto"/>
        <w:left w:val="none" w:sz="0" w:space="0" w:color="auto"/>
        <w:bottom w:val="none" w:sz="0" w:space="0" w:color="auto"/>
        <w:right w:val="none" w:sz="0" w:space="0" w:color="auto"/>
      </w:divBdr>
    </w:div>
    <w:div w:id="582763365">
      <w:bodyDiv w:val="1"/>
      <w:marLeft w:val="0"/>
      <w:marRight w:val="0"/>
      <w:marTop w:val="0"/>
      <w:marBottom w:val="0"/>
      <w:divBdr>
        <w:top w:val="none" w:sz="0" w:space="0" w:color="auto"/>
        <w:left w:val="none" w:sz="0" w:space="0" w:color="auto"/>
        <w:bottom w:val="none" w:sz="0" w:space="0" w:color="auto"/>
        <w:right w:val="none" w:sz="0" w:space="0" w:color="auto"/>
      </w:divBdr>
    </w:div>
    <w:div w:id="631208085">
      <w:bodyDiv w:val="1"/>
      <w:marLeft w:val="0"/>
      <w:marRight w:val="0"/>
      <w:marTop w:val="0"/>
      <w:marBottom w:val="0"/>
      <w:divBdr>
        <w:top w:val="none" w:sz="0" w:space="0" w:color="auto"/>
        <w:left w:val="none" w:sz="0" w:space="0" w:color="auto"/>
        <w:bottom w:val="none" w:sz="0" w:space="0" w:color="auto"/>
        <w:right w:val="none" w:sz="0" w:space="0" w:color="auto"/>
      </w:divBdr>
      <w:divsChild>
        <w:div w:id="336926526">
          <w:marLeft w:val="0"/>
          <w:marRight w:val="0"/>
          <w:marTop w:val="0"/>
          <w:marBottom w:val="0"/>
          <w:divBdr>
            <w:top w:val="none" w:sz="0" w:space="0" w:color="auto"/>
            <w:left w:val="none" w:sz="0" w:space="0" w:color="auto"/>
            <w:bottom w:val="none" w:sz="0" w:space="0" w:color="auto"/>
            <w:right w:val="none" w:sz="0" w:space="0" w:color="auto"/>
          </w:divBdr>
          <w:divsChild>
            <w:div w:id="1440832095">
              <w:marLeft w:val="0"/>
              <w:marRight w:val="0"/>
              <w:marTop w:val="0"/>
              <w:marBottom w:val="0"/>
              <w:divBdr>
                <w:top w:val="single" w:sz="6" w:space="0" w:color="454545"/>
                <w:left w:val="single" w:sz="6" w:space="0" w:color="454545"/>
                <w:bottom w:val="single" w:sz="6" w:space="0" w:color="000000"/>
                <w:right w:val="single" w:sz="6" w:space="0" w:color="454545"/>
              </w:divBdr>
              <w:divsChild>
                <w:div w:id="203846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680283">
          <w:marLeft w:val="0"/>
          <w:marRight w:val="0"/>
          <w:marTop w:val="0"/>
          <w:marBottom w:val="0"/>
          <w:divBdr>
            <w:top w:val="none" w:sz="0" w:space="0" w:color="auto"/>
            <w:left w:val="none" w:sz="0" w:space="0" w:color="auto"/>
            <w:bottom w:val="none" w:sz="0" w:space="0" w:color="auto"/>
            <w:right w:val="none" w:sz="0" w:space="0" w:color="auto"/>
          </w:divBdr>
          <w:divsChild>
            <w:div w:id="597367201">
              <w:marLeft w:val="0"/>
              <w:marRight w:val="0"/>
              <w:marTop w:val="0"/>
              <w:marBottom w:val="0"/>
              <w:divBdr>
                <w:top w:val="none" w:sz="0" w:space="0" w:color="auto"/>
                <w:left w:val="none" w:sz="0" w:space="0" w:color="auto"/>
                <w:bottom w:val="none" w:sz="0" w:space="0" w:color="auto"/>
                <w:right w:val="none" w:sz="0" w:space="0" w:color="auto"/>
              </w:divBdr>
              <w:divsChild>
                <w:div w:id="1674988297">
                  <w:marLeft w:val="0"/>
                  <w:marRight w:val="0"/>
                  <w:marTop w:val="0"/>
                  <w:marBottom w:val="0"/>
                  <w:divBdr>
                    <w:top w:val="none" w:sz="0" w:space="0" w:color="auto"/>
                    <w:left w:val="none" w:sz="0" w:space="0" w:color="auto"/>
                    <w:bottom w:val="none" w:sz="0" w:space="0" w:color="auto"/>
                    <w:right w:val="none" w:sz="0" w:space="0" w:color="auto"/>
                  </w:divBdr>
                  <w:divsChild>
                    <w:div w:id="340471640">
                      <w:marLeft w:val="0"/>
                      <w:marRight w:val="0"/>
                      <w:marTop w:val="0"/>
                      <w:marBottom w:val="0"/>
                      <w:divBdr>
                        <w:top w:val="none" w:sz="0" w:space="0" w:color="auto"/>
                        <w:left w:val="none" w:sz="0" w:space="0" w:color="auto"/>
                        <w:bottom w:val="dashed" w:sz="6" w:space="0" w:color="BFBFBF"/>
                        <w:right w:val="none" w:sz="0" w:space="0" w:color="auto"/>
                      </w:divBdr>
                      <w:divsChild>
                        <w:div w:id="1300381254">
                          <w:marLeft w:val="0"/>
                          <w:marRight w:val="0"/>
                          <w:marTop w:val="0"/>
                          <w:marBottom w:val="0"/>
                          <w:divBdr>
                            <w:top w:val="none" w:sz="0" w:space="0" w:color="auto"/>
                            <w:left w:val="none" w:sz="0" w:space="0" w:color="auto"/>
                            <w:bottom w:val="none" w:sz="0" w:space="0" w:color="auto"/>
                            <w:right w:val="none" w:sz="0" w:space="0" w:color="auto"/>
                          </w:divBdr>
                          <w:divsChild>
                            <w:div w:id="1977098858">
                              <w:marLeft w:val="0"/>
                              <w:marRight w:val="0"/>
                              <w:marTop w:val="0"/>
                              <w:marBottom w:val="0"/>
                              <w:divBdr>
                                <w:top w:val="none" w:sz="0" w:space="0" w:color="auto"/>
                                <w:left w:val="none" w:sz="0" w:space="0" w:color="auto"/>
                                <w:bottom w:val="none" w:sz="0" w:space="0" w:color="auto"/>
                                <w:right w:val="none" w:sz="0" w:space="0" w:color="auto"/>
                              </w:divBdr>
                              <w:divsChild>
                                <w:div w:id="1713114443">
                                  <w:marLeft w:val="0"/>
                                  <w:marRight w:val="0"/>
                                  <w:marTop w:val="0"/>
                                  <w:marBottom w:val="0"/>
                                  <w:divBdr>
                                    <w:top w:val="none" w:sz="0" w:space="0" w:color="auto"/>
                                    <w:left w:val="none" w:sz="0" w:space="0" w:color="auto"/>
                                    <w:bottom w:val="none" w:sz="0" w:space="0" w:color="auto"/>
                                    <w:right w:val="none" w:sz="0" w:space="0" w:color="auto"/>
                                  </w:divBdr>
                                  <w:divsChild>
                                    <w:div w:id="1245408403">
                                      <w:marLeft w:val="0"/>
                                      <w:marRight w:val="0"/>
                                      <w:marTop w:val="0"/>
                                      <w:marBottom w:val="0"/>
                                      <w:divBdr>
                                        <w:top w:val="none" w:sz="0" w:space="0" w:color="auto"/>
                                        <w:left w:val="none" w:sz="0" w:space="0" w:color="auto"/>
                                        <w:bottom w:val="none" w:sz="0" w:space="0" w:color="auto"/>
                                        <w:right w:val="none" w:sz="0" w:space="0" w:color="auto"/>
                                      </w:divBdr>
                                      <w:divsChild>
                                        <w:div w:id="114369536">
                                          <w:marLeft w:val="0"/>
                                          <w:marRight w:val="0"/>
                                          <w:marTop w:val="0"/>
                                          <w:marBottom w:val="0"/>
                                          <w:divBdr>
                                            <w:top w:val="none" w:sz="0" w:space="0" w:color="auto"/>
                                            <w:left w:val="none" w:sz="0" w:space="0" w:color="auto"/>
                                            <w:bottom w:val="none" w:sz="0" w:space="0" w:color="auto"/>
                                            <w:right w:val="none" w:sz="0" w:space="0" w:color="auto"/>
                                          </w:divBdr>
                                        </w:div>
                                        <w:div w:id="810438360">
                                          <w:marLeft w:val="0"/>
                                          <w:marRight w:val="0"/>
                                          <w:marTop w:val="0"/>
                                          <w:marBottom w:val="0"/>
                                          <w:divBdr>
                                            <w:top w:val="none" w:sz="0" w:space="0" w:color="auto"/>
                                            <w:left w:val="none" w:sz="0" w:space="0" w:color="auto"/>
                                            <w:bottom w:val="none" w:sz="0" w:space="0" w:color="auto"/>
                                            <w:right w:val="none" w:sz="0" w:space="0" w:color="auto"/>
                                          </w:divBdr>
                                        </w:div>
                                        <w:div w:id="1538666177">
                                          <w:marLeft w:val="0"/>
                                          <w:marRight w:val="0"/>
                                          <w:marTop w:val="0"/>
                                          <w:marBottom w:val="0"/>
                                          <w:divBdr>
                                            <w:top w:val="none" w:sz="0" w:space="0" w:color="auto"/>
                                            <w:left w:val="none" w:sz="0" w:space="0" w:color="auto"/>
                                            <w:bottom w:val="none" w:sz="0" w:space="0" w:color="auto"/>
                                            <w:right w:val="none" w:sz="0" w:space="0" w:color="auto"/>
                                          </w:divBdr>
                                        </w:div>
                                      </w:divsChild>
                                    </w:div>
                                    <w:div w:id="1257521934">
                                      <w:marLeft w:val="0"/>
                                      <w:marRight w:val="0"/>
                                      <w:marTop w:val="0"/>
                                      <w:marBottom w:val="0"/>
                                      <w:divBdr>
                                        <w:top w:val="none" w:sz="0" w:space="0" w:color="auto"/>
                                        <w:left w:val="none" w:sz="0" w:space="0" w:color="auto"/>
                                        <w:bottom w:val="none" w:sz="0" w:space="0" w:color="auto"/>
                                        <w:right w:val="none" w:sz="0" w:space="0" w:color="auto"/>
                                      </w:divBdr>
                                      <w:divsChild>
                                        <w:div w:id="194422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0281216">
      <w:bodyDiv w:val="1"/>
      <w:marLeft w:val="0"/>
      <w:marRight w:val="0"/>
      <w:marTop w:val="0"/>
      <w:marBottom w:val="0"/>
      <w:divBdr>
        <w:top w:val="none" w:sz="0" w:space="0" w:color="auto"/>
        <w:left w:val="none" w:sz="0" w:space="0" w:color="auto"/>
        <w:bottom w:val="none" w:sz="0" w:space="0" w:color="auto"/>
        <w:right w:val="none" w:sz="0" w:space="0" w:color="auto"/>
      </w:divBdr>
    </w:div>
    <w:div w:id="696541659">
      <w:bodyDiv w:val="1"/>
      <w:marLeft w:val="0"/>
      <w:marRight w:val="0"/>
      <w:marTop w:val="0"/>
      <w:marBottom w:val="0"/>
      <w:divBdr>
        <w:top w:val="none" w:sz="0" w:space="0" w:color="auto"/>
        <w:left w:val="none" w:sz="0" w:space="0" w:color="auto"/>
        <w:bottom w:val="none" w:sz="0" w:space="0" w:color="auto"/>
        <w:right w:val="none" w:sz="0" w:space="0" w:color="auto"/>
      </w:divBdr>
    </w:div>
    <w:div w:id="781728222">
      <w:bodyDiv w:val="1"/>
      <w:marLeft w:val="0"/>
      <w:marRight w:val="0"/>
      <w:marTop w:val="0"/>
      <w:marBottom w:val="0"/>
      <w:divBdr>
        <w:top w:val="none" w:sz="0" w:space="0" w:color="auto"/>
        <w:left w:val="none" w:sz="0" w:space="0" w:color="auto"/>
        <w:bottom w:val="none" w:sz="0" w:space="0" w:color="auto"/>
        <w:right w:val="none" w:sz="0" w:space="0" w:color="auto"/>
      </w:divBdr>
    </w:div>
    <w:div w:id="803813641">
      <w:bodyDiv w:val="1"/>
      <w:marLeft w:val="0"/>
      <w:marRight w:val="0"/>
      <w:marTop w:val="0"/>
      <w:marBottom w:val="0"/>
      <w:divBdr>
        <w:top w:val="none" w:sz="0" w:space="0" w:color="auto"/>
        <w:left w:val="none" w:sz="0" w:space="0" w:color="auto"/>
        <w:bottom w:val="none" w:sz="0" w:space="0" w:color="auto"/>
        <w:right w:val="none" w:sz="0" w:space="0" w:color="auto"/>
      </w:divBdr>
    </w:div>
    <w:div w:id="898245562">
      <w:bodyDiv w:val="1"/>
      <w:marLeft w:val="0"/>
      <w:marRight w:val="0"/>
      <w:marTop w:val="0"/>
      <w:marBottom w:val="0"/>
      <w:divBdr>
        <w:top w:val="none" w:sz="0" w:space="0" w:color="auto"/>
        <w:left w:val="none" w:sz="0" w:space="0" w:color="auto"/>
        <w:bottom w:val="none" w:sz="0" w:space="0" w:color="auto"/>
        <w:right w:val="none" w:sz="0" w:space="0" w:color="auto"/>
      </w:divBdr>
    </w:div>
    <w:div w:id="903487091">
      <w:bodyDiv w:val="1"/>
      <w:marLeft w:val="0"/>
      <w:marRight w:val="0"/>
      <w:marTop w:val="0"/>
      <w:marBottom w:val="0"/>
      <w:divBdr>
        <w:top w:val="none" w:sz="0" w:space="0" w:color="auto"/>
        <w:left w:val="none" w:sz="0" w:space="0" w:color="auto"/>
        <w:bottom w:val="none" w:sz="0" w:space="0" w:color="auto"/>
        <w:right w:val="none" w:sz="0" w:space="0" w:color="auto"/>
      </w:divBdr>
    </w:div>
    <w:div w:id="931857567">
      <w:bodyDiv w:val="1"/>
      <w:marLeft w:val="0"/>
      <w:marRight w:val="0"/>
      <w:marTop w:val="0"/>
      <w:marBottom w:val="0"/>
      <w:divBdr>
        <w:top w:val="none" w:sz="0" w:space="0" w:color="auto"/>
        <w:left w:val="none" w:sz="0" w:space="0" w:color="auto"/>
        <w:bottom w:val="none" w:sz="0" w:space="0" w:color="auto"/>
        <w:right w:val="none" w:sz="0" w:space="0" w:color="auto"/>
      </w:divBdr>
    </w:div>
    <w:div w:id="1017735237">
      <w:bodyDiv w:val="1"/>
      <w:marLeft w:val="0"/>
      <w:marRight w:val="0"/>
      <w:marTop w:val="0"/>
      <w:marBottom w:val="0"/>
      <w:divBdr>
        <w:top w:val="none" w:sz="0" w:space="0" w:color="auto"/>
        <w:left w:val="none" w:sz="0" w:space="0" w:color="auto"/>
        <w:bottom w:val="none" w:sz="0" w:space="0" w:color="auto"/>
        <w:right w:val="none" w:sz="0" w:space="0" w:color="auto"/>
      </w:divBdr>
    </w:div>
    <w:div w:id="1026251529">
      <w:bodyDiv w:val="1"/>
      <w:marLeft w:val="0"/>
      <w:marRight w:val="0"/>
      <w:marTop w:val="0"/>
      <w:marBottom w:val="0"/>
      <w:divBdr>
        <w:top w:val="none" w:sz="0" w:space="0" w:color="auto"/>
        <w:left w:val="none" w:sz="0" w:space="0" w:color="auto"/>
        <w:bottom w:val="none" w:sz="0" w:space="0" w:color="auto"/>
        <w:right w:val="none" w:sz="0" w:space="0" w:color="auto"/>
      </w:divBdr>
    </w:div>
    <w:div w:id="1082292145">
      <w:bodyDiv w:val="1"/>
      <w:marLeft w:val="0"/>
      <w:marRight w:val="0"/>
      <w:marTop w:val="0"/>
      <w:marBottom w:val="0"/>
      <w:divBdr>
        <w:top w:val="none" w:sz="0" w:space="0" w:color="auto"/>
        <w:left w:val="none" w:sz="0" w:space="0" w:color="auto"/>
        <w:bottom w:val="none" w:sz="0" w:space="0" w:color="auto"/>
        <w:right w:val="none" w:sz="0" w:space="0" w:color="auto"/>
      </w:divBdr>
    </w:div>
    <w:div w:id="1124038925">
      <w:bodyDiv w:val="1"/>
      <w:marLeft w:val="0"/>
      <w:marRight w:val="0"/>
      <w:marTop w:val="0"/>
      <w:marBottom w:val="0"/>
      <w:divBdr>
        <w:top w:val="none" w:sz="0" w:space="0" w:color="auto"/>
        <w:left w:val="none" w:sz="0" w:space="0" w:color="auto"/>
        <w:bottom w:val="none" w:sz="0" w:space="0" w:color="auto"/>
        <w:right w:val="none" w:sz="0" w:space="0" w:color="auto"/>
      </w:divBdr>
    </w:div>
    <w:div w:id="1130976128">
      <w:bodyDiv w:val="1"/>
      <w:marLeft w:val="0"/>
      <w:marRight w:val="0"/>
      <w:marTop w:val="0"/>
      <w:marBottom w:val="0"/>
      <w:divBdr>
        <w:top w:val="none" w:sz="0" w:space="0" w:color="auto"/>
        <w:left w:val="none" w:sz="0" w:space="0" w:color="auto"/>
        <w:bottom w:val="none" w:sz="0" w:space="0" w:color="auto"/>
        <w:right w:val="none" w:sz="0" w:space="0" w:color="auto"/>
      </w:divBdr>
    </w:div>
    <w:div w:id="1216619868">
      <w:bodyDiv w:val="1"/>
      <w:marLeft w:val="0"/>
      <w:marRight w:val="0"/>
      <w:marTop w:val="0"/>
      <w:marBottom w:val="0"/>
      <w:divBdr>
        <w:top w:val="none" w:sz="0" w:space="0" w:color="auto"/>
        <w:left w:val="none" w:sz="0" w:space="0" w:color="auto"/>
        <w:bottom w:val="none" w:sz="0" w:space="0" w:color="auto"/>
        <w:right w:val="none" w:sz="0" w:space="0" w:color="auto"/>
      </w:divBdr>
    </w:div>
    <w:div w:id="1242759897">
      <w:bodyDiv w:val="1"/>
      <w:marLeft w:val="0"/>
      <w:marRight w:val="0"/>
      <w:marTop w:val="0"/>
      <w:marBottom w:val="0"/>
      <w:divBdr>
        <w:top w:val="none" w:sz="0" w:space="0" w:color="auto"/>
        <w:left w:val="none" w:sz="0" w:space="0" w:color="auto"/>
        <w:bottom w:val="none" w:sz="0" w:space="0" w:color="auto"/>
        <w:right w:val="none" w:sz="0" w:space="0" w:color="auto"/>
      </w:divBdr>
    </w:div>
    <w:div w:id="1377699456">
      <w:bodyDiv w:val="1"/>
      <w:marLeft w:val="0"/>
      <w:marRight w:val="0"/>
      <w:marTop w:val="0"/>
      <w:marBottom w:val="0"/>
      <w:divBdr>
        <w:top w:val="none" w:sz="0" w:space="0" w:color="auto"/>
        <w:left w:val="none" w:sz="0" w:space="0" w:color="auto"/>
        <w:bottom w:val="none" w:sz="0" w:space="0" w:color="auto"/>
        <w:right w:val="none" w:sz="0" w:space="0" w:color="auto"/>
      </w:divBdr>
    </w:div>
    <w:div w:id="1390810606">
      <w:bodyDiv w:val="1"/>
      <w:marLeft w:val="0"/>
      <w:marRight w:val="0"/>
      <w:marTop w:val="0"/>
      <w:marBottom w:val="0"/>
      <w:divBdr>
        <w:top w:val="none" w:sz="0" w:space="0" w:color="auto"/>
        <w:left w:val="none" w:sz="0" w:space="0" w:color="auto"/>
        <w:bottom w:val="none" w:sz="0" w:space="0" w:color="auto"/>
        <w:right w:val="none" w:sz="0" w:space="0" w:color="auto"/>
      </w:divBdr>
    </w:div>
    <w:div w:id="1399477061">
      <w:bodyDiv w:val="1"/>
      <w:marLeft w:val="0"/>
      <w:marRight w:val="0"/>
      <w:marTop w:val="0"/>
      <w:marBottom w:val="0"/>
      <w:divBdr>
        <w:top w:val="none" w:sz="0" w:space="0" w:color="auto"/>
        <w:left w:val="none" w:sz="0" w:space="0" w:color="auto"/>
        <w:bottom w:val="none" w:sz="0" w:space="0" w:color="auto"/>
        <w:right w:val="none" w:sz="0" w:space="0" w:color="auto"/>
      </w:divBdr>
    </w:div>
    <w:div w:id="1431853215">
      <w:bodyDiv w:val="1"/>
      <w:marLeft w:val="0"/>
      <w:marRight w:val="0"/>
      <w:marTop w:val="0"/>
      <w:marBottom w:val="0"/>
      <w:divBdr>
        <w:top w:val="none" w:sz="0" w:space="0" w:color="auto"/>
        <w:left w:val="none" w:sz="0" w:space="0" w:color="auto"/>
        <w:bottom w:val="none" w:sz="0" w:space="0" w:color="auto"/>
        <w:right w:val="none" w:sz="0" w:space="0" w:color="auto"/>
      </w:divBdr>
    </w:div>
    <w:div w:id="1514874718">
      <w:bodyDiv w:val="1"/>
      <w:marLeft w:val="0"/>
      <w:marRight w:val="0"/>
      <w:marTop w:val="0"/>
      <w:marBottom w:val="0"/>
      <w:divBdr>
        <w:top w:val="none" w:sz="0" w:space="0" w:color="auto"/>
        <w:left w:val="none" w:sz="0" w:space="0" w:color="auto"/>
        <w:bottom w:val="none" w:sz="0" w:space="0" w:color="auto"/>
        <w:right w:val="none" w:sz="0" w:space="0" w:color="auto"/>
      </w:divBdr>
    </w:div>
    <w:div w:id="1523788668">
      <w:bodyDiv w:val="1"/>
      <w:marLeft w:val="0"/>
      <w:marRight w:val="0"/>
      <w:marTop w:val="0"/>
      <w:marBottom w:val="0"/>
      <w:divBdr>
        <w:top w:val="none" w:sz="0" w:space="0" w:color="auto"/>
        <w:left w:val="none" w:sz="0" w:space="0" w:color="auto"/>
        <w:bottom w:val="none" w:sz="0" w:space="0" w:color="auto"/>
        <w:right w:val="none" w:sz="0" w:space="0" w:color="auto"/>
      </w:divBdr>
    </w:div>
    <w:div w:id="1667440327">
      <w:bodyDiv w:val="1"/>
      <w:marLeft w:val="0"/>
      <w:marRight w:val="0"/>
      <w:marTop w:val="0"/>
      <w:marBottom w:val="0"/>
      <w:divBdr>
        <w:top w:val="none" w:sz="0" w:space="0" w:color="auto"/>
        <w:left w:val="none" w:sz="0" w:space="0" w:color="auto"/>
        <w:bottom w:val="none" w:sz="0" w:space="0" w:color="auto"/>
        <w:right w:val="none" w:sz="0" w:space="0" w:color="auto"/>
      </w:divBdr>
    </w:div>
    <w:div w:id="1702781278">
      <w:bodyDiv w:val="1"/>
      <w:marLeft w:val="0"/>
      <w:marRight w:val="0"/>
      <w:marTop w:val="0"/>
      <w:marBottom w:val="0"/>
      <w:divBdr>
        <w:top w:val="none" w:sz="0" w:space="0" w:color="auto"/>
        <w:left w:val="none" w:sz="0" w:space="0" w:color="auto"/>
        <w:bottom w:val="none" w:sz="0" w:space="0" w:color="auto"/>
        <w:right w:val="none" w:sz="0" w:space="0" w:color="auto"/>
      </w:divBdr>
    </w:div>
    <w:div w:id="1824227251">
      <w:bodyDiv w:val="1"/>
      <w:marLeft w:val="0"/>
      <w:marRight w:val="0"/>
      <w:marTop w:val="0"/>
      <w:marBottom w:val="0"/>
      <w:divBdr>
        <w:top w:val="none" w:sz="0" w:space="0" w:color="auto"/>
        <w:left w:val="none" w:sz="0" w:space="0" w:color="auto"/>
        <w:bottom w:val="none" w:sz="0" w:space="0" w:color="auto"/>
        <w:right w:val="none" w:sz="0" w:space="0" w:color="auto"/>
      </w:divBdr>
    </w:div>
    <w:div w:id="1984389814">
      <w:bodyDiv w:val="1"/>
      <w:marLeft w:val="0"/>
      <w:marRight w:val="0"/>
      <w:marTop w:val="0"/>
      <w:marBottom w:val="0"/>
      <w:divBdr>
        <w:top w:val="none" w:sz="0" w:space="0" w:color="auto"/>
        <w:left w:val="none" w:sz="0" w:space="0" w:color="auto"/>
        <w:bottom w:val="none" w:sz="0" w:space="0" w:color="auto"/>
        <w:right w:val="none" w:sz="0" w:space="0" w:color="auto"/>
      </w:divBdr>
    </w:div>
    <w:div w:id="2027170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hsprogram.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xyu2@memphis.edu" TargetMode="Externa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ikram.adhikariadhitya@gmai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Adrisyaone/Undernutritiona-and-anemia" TargetMode="External"/><Relationship Id="rId4" Type="http://schemas.openxmlformats.org/officeDocument/2006/relationships/settings" Target="settings.xml"/><Relationship Id="rId9" Type="http://schemas.openxmlformats.org/officeDocument/2006/relationships/hyperlink" Target="https://dhsprogram.com/data/dataset/Nepal_Standard-DHS_2022.cfm?flag=1" TargetMode="Externa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8CAA9C-D083-4B39-9990-33D53F9D48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418</TotalTime>
  <Pages>24</Pages>
  <Words>7407</Words>
  <Characters>43626</Characters>
  <Application>Microsoft Office Word</Application>
  <DocSecurity>0</DocSecurity>
  <Lines>1863</Lines>
  <Paragraphs>1043</Paragraphs>
  <ScaleCrop>false</ScaleCrop>
  <HeadingPairs>
    <vt:vector size="2" baseType="variant">
      <vt:variant>
        <vt:lpstr>Title</vt:lpstr>
      </vt:variant>
      <vt:variant>
        <vt:i4>1</vt:i4>
      </vt:variant>
    </vt:vector>
  </HeadingPairs>
  <TitlesOfParts>
    <vt:vector size="1" baseType="lpstr">
      <vt:lpstr/>
    </vt:vector>
  </TitlesOfParts>
  <Company>The University of Memphis</Company>
  <LinksUpToDate>false</LinksUpToDate>
  <CharactersWithSpaces>50747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Bikram Adhikari (bdhikari)</dc:creator>
  <cp:keywords/>
  <dc:description/>
  <cp:lastModifiedBy>Bikram Adhikari (bdhikari)</cp:lastModifiedBy>
  <cp:revision>652</cp:revision>
  <cp:lastPrinted>2025-02-03T23:54:00Z</cp:lastPrinted>
  <dcterms:created xsi:type="dcterms:W3CDTF">2025-03-19T02:50:00Z</dcterms:created>
  <dcterms:modified xsi:type="dcterms:W3CDTF">2025-12-10T18:01:00Z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id="tFz0y9oQ"/&gt;&lt;style id="http://www.zotero.org/styles/plos-one" hasBibliography="1" bibliographyStyleHasBeenSet="1"/&gt;&lt;prefs&gt;&lt;pref name="fieldType" value="Field"/&gt;&lt;pref name="automaticJournalAbbrevia</vt:lpwstr>
  </property>
  <property fmtid="{D5CDD505-2E9C-101B-9397-08002B2CF9AE}" pid="3" name="ZOTERO_PREF_2">
    <vt:lpwstr>tions" value="true"/&gt;&lt;/prefs&gt;&lt;/data&gt;</vt:lpwstr>
  </property>
  <property fmtid="{D5CDD505-2E9C-101B-9397-08002B2CF9AE}" pid="4" name="GrammarlyDocumentId">
    <vt:lpwstr>be8c7060f0c55d9d4ed48db05556f973782abbae0f492975b8eb7e0a1b99dbff</vt:lpwstr>
  </property>
</Properties>
</file>