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8B74EC" w:rsidRDefault="00C01202" w:rsidP="0ECD4335">
      <w:pPr>
        <w:spacing w:line="360" w:lineRule="auto"/>
        <w:jc w:val="both"/>
        <w:rPr>
          <w:rFonts w:asciiTheme="majorBidi" w:hAnsiTheme="majorBidi" w:cstheme="majorBidi"/>
          <w:b/>
          <w:bCs/>
        </w:rPr>
      </w:pPr>
      <w:r w:rsidRPr="008B74EC">
        <w:rPr>
          <w:rFonts w:asciiTheme="majorBidi" w:hAnsiTheme="majorBidi" w:cstheme="majorBidi"/>
          <w:b/>
          <w:bCs/>
        </w:rPr>
        <w:t>Determinants of</w:t>
      </w:r>
      <w:r w:rsidR="0014465F" w:rsidRPr="008B74EC">
        <w:rPr>
          <w:rFonts w:asciiTheme="majorBidi" w:hAnsiTheme="majorBidi" w:cstheme="majorBidi"/>
          <w:b/>
          <w:bCs/>
        </w:rPr>
        <w:t xml:space="preserve"> </w:t>
      </w:r>
      <w:r w:rsidR="0598D7FB" w:rsidRPr="008B74EC">
        <w:rPr>
          <w:rFonts w:asciiTheme="majorBidi" w:hAnsiTheme="majorBidi" w:cstheme="majorBidi"/>
          <w:b/>
          <w:bCs/>
        </w:rPr>
        <w:t xml:space="preserve">Co-existence of </w:t>
      </w:r>
      <w:r w:rsidR="00881C7C" w:rsidRPr="008B74EC">
        <w:rPr>
          <w:rFonts w:asciiTheme="majorBidi" w:hAnsiTheme="majorBidi" w:cstheme="majorBidi"/>
          <w:b/>
          <w:bCs/>
        </w:rPr>
        <w:t>U</w:t>
      </w:r>
      <w:r w:rsidR="0000011B" w:rsidRPr="008B74EC">
        <w:rPr>
          <w:rFonts w:asciiTheme="majorBidi" w:hAnsiTheme="majorBidi" w:cstheme="majorBidi"/>
          <w:b/>
          <w:bCs/>
        </w:rPr>
        <w:t>ndernutrition</w:t>
      </w:r>
      <w:r w:rsidR="007434AA" w:rsidRPr="008B74EC">
        <w:rPr>
          <w:rFonts w:asciiTheme="majorBidi" w:hAnsiTheme="majorBidi" w:cstheme="majorBidi"/>
          <w:b/>
          <w:bCs/>
        </w:rPr>
        <w:t xml:space="preserve"> and</w:t>
      </w:r>
      <w:r w:rsidR="0000011B" w:rsidRPr="008B74EC">
        <w:rPr>
          <w:rFonts w:asciiTheme="majorBidi" w:hAnsiTheme="majorBidi" w:cstheme="majorBidi"/>
          <w:b/>
          <w:bCs/>
        </w:rPr>
        <w:t xml:space="preserve"> </w:t>
      </w:r>
      <w:r w:rsidR="00C668D0" w:rsidRPr="008B74EC">
        <w:rPr>
          <w:rFonts w:asciiTheme="majorBidi" w:hAnsiTheme="majorBidi" w:cstheme="majorBidi"/>
          <w:b/>
          <w:bCs/>
        </w:rPr>
        <w:t>Anemia among</w:t>
      </w:r>
      <w:r w:rsidR="00414DDF" w:rsidRPr="008B74EC">
        <w:rPr>
          <w:rFonts w:asciiTheme="majorBidi" w:hAnsiTheme="majorBidi" w:cstheme="majorBidi"/>
          <w:b/>
          <w:bCs/>
        </w:rPr>
        <w:t xml:space="preserve"> Children aged</w:t>
      </w:r>
      <w:r w:rsidR="004955C2" w:rsidRPr="008B74EC">
        <w:rPr>
          <w:rFonts w:asciiTheme="majorBidi" w:hAnsiTheme="majorBidi" w:cstheme="majorBidi"/>
          <w:b/>
          <w:bCs/>
        </w:rPr>
        <w:t xml:space="preserve"> 6-59 </w:t>
      </w:r>
      <w:r w:rsidR="58BA4518" w:rsidRPr="008B74EC">
        <w:rPr>
          <w:rFonts w:asciiTheme="majorBidi" w:hAnsiTheme="majorBidi" w:cstheme="majorBidi"/>
          <w:b/>
          <w:bCs/>
        </w:rPr>
        <w:t>M</w:t>
      </w:r>
      <w:r w:rsidR="004955C2" w:rsidRPr="008B74EC">
        <w:rPr>
          <w:rFonts w:asciiTheme="majorBidi" w:hAnsiTheme="majorBidi" w:cstheme="majorBidi"/>
          <w:b/>
          <w:bCs/>
        </w:rPr>
        <w:t xml:space="preserve">onths in Nepal: </w:t>
      </w:r>
      <w:r w:rsidR="00097E14" w:rsidRPr="008B74EC">
        <w:rPr>
          <w:rFonts w:asciiTheme="majorBidi" w:hAnsiTheme="majorBidi" w:cstheme="majorBidi"/>
          <w:b/>
          <w:bCs/>
        </w:rPr>
        <w:t>Evidence from</w:t>
      </w:r>
      <w:r w:rsidR="007C3E4E" w:rsidRPr="008B74EC">
        <w:rPr>
          <w:rFonts w:asciiTheme="majorBidi" w:hAnsiTheme="majorBidi" w:cstheme="majorBidi"/>
          <w:b/>
          <w:bCs/>
        </w:rPr>
        <w:t xml:space="preserve"> the 2022</w:t>
      </w:r>
      <w:r w:rsidR="00BE0DE3" w:rsidRPr="008B74EC">
        <w:rPr>
          <w:rFonts w:asciiTheme="majorBidi" w:hAnsiTheme="majorBidi" w:cstheme="majorBidi"/>
          <w:b/>
          <w:bCs/>
        </w:rPr>
        <w:t xml:space="preserve"> </w:t>
      </w:r>
      <w:r w:rsidR="004955C2" w:rsidRPr="008B74EC">
        <w:rPr>
          <w:rFonts w:asciiTheme="majorBidi" w:hAnsiTheme="majorBidi" w:cstheme="majorBidi"/>
          <w:b/>
          <w:bCs/>
        </w:rPr>
        <w:t>Nepal Demographic and Health Survey</w:t>
      </w:r>
    </w:p>
    <w:p w14:paraId="374A736E" w14:textId="643101E5" w:rsidR="007B79CD" w:rsidRPr="008B74EC" w:rsidRDefault="00BF3AA5" w:rsidP="0ECD4335">
      <w:pPr>
        <w:spacing w:line="360" w:lineRule="auto"/>
        <w:jc w:val="both"/>
        <w:rPr>
          <w:rFonts w:asciiTheme="majorBidi" w:hAnsiTheme="majorBidi" w:cstheme="majorBidi"/>
        </w:rPr>
      </w:pPr>
      <w:r w:rsidRPr="008B74EC">
        <w:rPr>
          <w:rFonts w:asciiTheme="majorBidi" w:hAnsiTheme="majorBidi" w:cstheme="majorBidi"/>
          <w:i/>
          <w:iCs/>
          <w:sz w:val="22"/>
          <w:szCs w:val="22"/>
        </w:rPr>
        <w:t>Bikram Adhikari</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00985E73" w:rsidRPr="008B74EC">
        <w:rPr>
          <w:rFonts w:asciiTheme="majorBidi" w:hAnsiTheme="majorBidi" w:cstheme="majorBidi"/>
          <w:i/>
          <w:iCs/>
          <w:sz w:val="22"/>
          <w:szCs w:val="22"/>
          <w:vertAlign w:val="superscript"/>
        </w:rPr>
        <w:t>*</w:t>
      </w:r>
      <w:r w:rsidRPr="008B74EC">
        <w:rPr>
          <w:rFonts w:asciiTheme="majorBidi" w:hAnsiTheme="majorBidi" w:cstheme="majorBidi"/>
          <w:i/>
          <w:iCs/>
          <w:sz w:val="22"/>
          <w:szCs w:val="22"/>
        </w:rPr>
        <w:t xml:space="preserve">, </w:t>
      </w:r>
      <w:r w:rsidR="6E34496E" w:rsidRPr="008B74EC">
        <w:rPr>
          <w:rFonts w:asciiTheme="majorBidi" w:hAnsiTheme="majorBidi" w:cstheme="majorBidi"/>
          <w:i/>
          <w:iCs/>
          <w:sz w:val="22"/>
          <w:szCs w:val="22"/>
        </w:rPr>
        <w:t>B</w:t>
      </w:r>
      <w:r w:rsidRPr="008B74EC">
        <w:rPr>
          <w:rFonts w:asciiTheme="majorBidi" w:hAnsiTheme="majorBidi" w:cstheme="majorBidi"/>
          <w:i/>
          <w:iCs/>
          <w:sz w:val="22"/>
          <w:szCs w:val="22"/>
        </w:rPr>
        <w:t>ir</w:t>
      </w:r>
      <w:r w:rsidR="00985E73" w:rsidRPr="008B74EC">
        <w:rPr>
          <w:rFonts w:asciiTheme="majorBidi" w:hAnsiTheme="majorBidi" w:cstheme="majorBidi"/>
          <w:i/>
          <w:iCs/>
          <w:sz w:val="22"/>
          <w:szCs w:val="22"/>
        </w:rPr>
        <w:t>a</w:t>
      </w:r>
      <w:r w:rsidRPr="008B74EC">
        <w:rPr>
          <w:rFonts w:asciiTheme="majorBidi" w:hAnsiTheme="majorBidi" w:cstheme="majorBidi"/>
          <w:i/>
          <w:iCs/>
          <w:sz w:val="22"/>
          <w:szCs w:val="22"/>
        </w:rPr>
        <w:t>j Neupane</w:t>
      </w:r>
      <w:r w:rsidR="003C71B3" w:rsidRPr="008B74EC">
        <w:rPr>
          <w:rFonts w:asciiTheme="majorBidi" w:hAnsiTheme="majorBidi" w:cstheme="majorBidi"/>
          <w:i/>
          <w:iCs/>
          <w:sz w:val="22"/>
          <w:szCs w:val="22"/>
          <w:vertAlign w:val="superscript"/>
        </w:rPr>
        <w:t>3,2</w:t>
      </w:r>
      <w:r w:rsidRPr="008B74EC">
        <w:rPr>
          <w:rFonts w:asciiTheme="majorBidi" w:hAnsiTheme="majorBidi" w:cstheme="majorBidi"/>
          <w:i/>
          <w:iCs/>
          <w:sz w:val="22"/>
          <w:szCs w:val="22"/>
        </w:rPr>
        <w:t xml:space="preserve">, </w:t>
      </w:r>
      <w:r w:rsidR="00DD1D6B" w:rsidRPr="008B74EC">
        <w:rPr>
          <w:rFonts w:asciiTheme="majorBidi" w:hAnsiTheme="majorBidi" w:cstheme="majorBidi"/>
          <w:i/>
          <w:iCs/>
          <w:sz w:val="22"/>
          <w:szCs w:val="22"/>
        </w:rPr>
        <w:t>Jessica Rice</w:t>
      </w:r>
      <w:r w:rsidR="00DD1D6B" w:rsidRPr="008B74EC">
        <w:rPr>
          <w:rFonts w:asciiTheme="majorBidi" w:hAnsiTheme="majorBidi" w:cstheme="majorBidi"/>
          <w:i/>
          <w:iCs/>
          <w:sz w:val="22"/>
          <w:szCs w:val="22"/>
          <w:vertAlign w:val="superscript"/>
        </w:rPr>
        <w:t>1</w:t>
      </w:r>
      <w:r w:rsidR="00FB67A4"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N</w:t>
      </w:r>
      <w:r w:rsidR="68903971" w:rsidRPr="008B74EC">
        <w:rPr>
          <w:rFonts w:asciiTheme="majorBidi" w:hAnsiTheme="majorBidi" w:cstheme="majorBidi"/>
          <w:i/>
          <w:iCs/>
          <w:sz w:val="22"/>
          <w:szCs w:val="22"/>
        </w:rPr>
        <w:t>iharika Jha</w:t>
      </w:r>
      <w:r w:rsidR="00985E73" w:rsidRPr="008B74EC">
        <w:rPr>
          <w:rFonts w:asciiTheme="majorBidi" w:hAnsiTheme="majorBidi" w:cstheme="majorBidi"/>
          <w:i/>
          <w:iCs/>
          <w:sz w:val="22"/>
          <w:szCs w:val="22"/>
          <w:vertAlign w:val="superscript"/>
        </w:rPr>
        <w:t>1</w:t>
      </w:r>
      <w:r w:rsidR="003C71B3" w:rsidRPr="008B74EC">
        <w:rPr>
          <w:rFonts w:asciiTheme="majorBidi" w:hAnsiTheme="majorBidi" w:cstheme="majorBidi"/>
          <w:i/>
          <w:iCs/>
          <w:sz w:val="22"/>
          <w:szCs w:val="22"/>
          <w:vertAlign w:val="superscript"/>
        </w:rPr>
        <w:t>,2</w:t>
      </w:r>
      <w:r w:rsidRPr="008B74EC">
        <w:rPr>
          <w:rFonts w:asciiTheme="majorBidi" w:hAnsiTheme="majorBidi" w:cstheme="majorBidi"/>
          <w:i/>
          <w:iCs/>
          <w:sz w:val="22"/>
          <w:szCs w:val="22"/>
        </w:rPr>
        <w:t>, Kajol Dahal</w:t>
      </w:r>
      <w:r w:rsidR="003C71B3" w:rsidRPr="008B74EC">
        <w:rPr>
          <w:rFonts w:asciiTheme="majorBidi" w:hAnsiTheme="majorBidi" w:cstheme="majorBidi"/>
          <w:i/>
          <w:iCs/>
          <w:sz w:val="22"/>
          <w:szCs w:val="22"/>
          <w:vertAlign w:val="superscript"/>
        </w:rPr>
        <w:t>4</w:t>
      </w:r>
      <w:r w:rsidRPr="008B74EC">
        <w:rPr>
          <w:rFonts w:asciiTheme="majorBidi" w:hAnsiTheme="majorBidi" w:cstheme="majorBidi"/>
          <w:i/>
          <w:iCs/>
          <w:sz w:val="22"/>
          <w:szCs w:val="22"/>
        </w:rPr>
        <w:t>,</w:t>
      </w:r>
      <w:r w:rsidR="0065091E" w:rsidRPr="008B74EC">
        <w:rPr>
          <w:rFonts w:asciiTheme="majorBidi" w:hAnsiTheme="majorBidi" w:cstheme="majorBidi"/>
          <w:i/>
          <w:iCs/>
          <w:sz w:val="22"/>
          <w:szCs w:val="22"/>
        </w:rPr>
        <w:t xml:space="preserve"> </w:t>
      </w:r>
      <w:r w:rsidR="00453E5B" w:rsidRPr="008B74EC">
        <w:rPr>
          <w:rFonts w:asciiTheme="majorBidi" w:hAnsiTheme="majorBidi" w:cstheme="majorBidi"/>
          <w:i/>
          <w:iCs/>
          <w:sz w:val="22"/>
          <w:szCs w:val="22"/>
        </w:rPr>
        <w:t>Parash</w:t>
      </w:r>
      <w:r w:rsidR="00CD3646" w:rsidRPr="008B74EC">
        <w:rPr>
          <w:rFonts w:asciiTheme="majorBidi" w:hAnsiTheme="majorBidi" w:cstheme="majorBidi"/>
          <w:i/>
          <w:iCs/>
          <w:sz w:val="22"/>
          <w:szCs w:val="22"/>
        </w:rPr>
        <w:t xml:space="preserve"> Mani</w:t>
      </w:r>
      <w:r w:rsidR="00453E5B" w:rsidRPr="008B74EC">
        <w:rPr>
          <w:rFonts w:asciiTheme="majorBidi" w:hAnsiTheme="majorBidi" w:cstheme="majorBidi"/>
          <w:i/>
          <w:iCs/>
          <w:sz w:val="22"/>
          <w:szCs w:val="22"/>
        </w:rPr>
        <w:t xml:space="preserve"> Sapkota</w:t>
      </w:r>
      <w:r w:rsidR="00453E5B" w:rsidRPr="008B74EC">
        <w:rPr>
          <w:rFonts w:asciiTheme="majorBidi" w:hAnsiTheme="majorBidi" w:cstheme="majorBidi"/>
          <w:i/>
          <w:iCs/>
          <w:sz w:val="22"/>
          <w:szCs w:val="22"/>
          <w:vertAlign w:val="superscript"/>
        </w:rPr>
        <w:t>5</w:t>
      </w:r>
      <w:r w:rsidR="00453E5B" w:rsidRPr="008B74EC">
        <w:rPr>
          <w:rFonts w:asciiTheme="majorBidi" w:hAnsiTheme="majorBidi" w:cstheme="majorBidi"/>
          <w:i/>
          <w:iCs/>
          <w:sz w:val="22"/>
          <w:szCs w:val="22"/>
        </w:rPr>
        <w:t>,</w:t>
      </w:r>
      <w:r w:rsidR="007B79CD" w:rsidRPr="008B74EC">
        <w:rPr>
          <w:rFonts w:asciiTheme="majorBidi" w:hAnsiTheme="majorBidi" w:cstheme="majorBidi"/>
          <w:i/>
          <w:iCs/>
          <w:sz w:val="22"/>
          <w:szCs w:val="22"/>
        </w:rPr>
        <w:t xml:space="preserve"> </w:t>
      </w:r>
      <w:r w:rsidR="0065091E" w:rsidRPr="008B74EC">
        <w:rPr>
          <w:rFonts w:asciiTheme="majorBidi" w:hAnsiTheme="majorBidi" w:cstheme="majorBidi"/>
          <w:i/>
          <w:iCs/>
          <w:sz w:val="22"/>
          <w:szCs w:val="22"/>
        </w:rPr>
        <w:t>Archana Shrestha</w:t>
      </w:r>
      <w:r w:rsidR="005E6E09" w:rsidRPr="008B74EC">
        <w:rPr>
          <w:rFonts w:asciiTheme="majorBidi" w:hAnsiTheme="majorBidi" w:cstheme="majorBidi"/>
          <w:i/>
          <w:iCs/>
          <w:sz w:val="22"/>
          <w:szCs w:val="22"/>
          <w:vertAlign w:val="superscript"/>
        </w:rPr>
        <w:t>6</w:t>
      </w:r>
      <w:r w:rsidR="00453E5B" w:rsidRPr="008B74EC">
        <w:rPr>
          <w:rFonts w:asciiTheme="majorBidi" w:hAnsiTheme="majorBidi" w:cstheme="majorBidi"/>
          <w:i/>
          <w:iCs/>
          <w:sz w:val="22"/>
          <w:szCs w:val="22"/>
          <w:vertAlign w:val="superscript"/>
        </w:rPr>
        <w:t>,7</w:t>
      </w:r>
      <w:r w:rsidR="0029724C" w:rsidRPr="008B74EC">
        <w:rPr>
          <w:rFonts w:asciiTheme="majorBidi" w:hAnsiTheme="majorBidi" w:cstheme="majorBidi"/>
          <w:sz w:val="22"/>
          <w:szCs w:val="22"/>
        </w:rPr>
        <w:t xml:space="preserve">, </w:t>
      </w:r>
      <w:r w:rsidR="00681333" w:rsidRPr="008B74EC">
        <w:rPr>
          <w:rFonts w:asciiTheme="majorBidi" w:hAnsiTheme="majorBidi" w:cstheme="majorBidi"/>
          <w:i/>
          <w:iCs/>
          <w:sz w:val="22"/>
          <w:szCs w:val="22"/>
        </w:rPr>
        <w:t>Yu Jiang</w:t>
      </w:r>
      <w:r w:rsidR="00681333" w:rsidRPr="008B74EC">
        <w:rPr>
          <w:rFonts w:asciiTheme="majorBidi" w:hAnsiTheme="majorBidi" w:cstheme="majorBidi"/>
          <w:i/>
          <w:iCs/>
          <w:sz w:val="22"/>
          <w:szCs w:val="22"/>
          <w:vertAlign w:val="superscript"/>
        </w:rPr>
        <w:t>1</w:t>
      </w:r>
      <w:r w:rsidR="00A25E99" w:rsidRPr="008B74EC">
        <w:rPr>
          <w:rFonts w:asciiTheme="majorBidi" w:hAnsiTheme="majorBidi" w:cstheme="majorBidi"/>
          <w:i/>
          <w:iCs/>
          <w:sz w:val="22"/>
          <w:szCs w:val="22"/>
        </w:rPr>
        <w:t>, Xinhua Yu</w:t>
      </w:r>
      <w:r w:rsidR="00A25E99" w:rsidRPr="008B74EC">
        <w:rPr>
          <w:rFonts w:asciiTheme="majorBidi" w:hAnsiTheme="majorBidi" w:cstheme="majorBidi"/>
          <w:i/>
          <w:iCs/>
          <w:sz w:val="22"/>
          <w:szCs w:val="22"/>
          <w:vertAlign w:val="superscript"/>
        </w:rPr>
        <w:t>1 #</w:t>
      </w:r>
    </w:p>
    <w:p w14:paraId="7C583D24" w14:textId="77777777" w:rsidR="009F3B58" w:rsidRDefault="009F3B58" w:rsidP="00775DF7">
      <w:pPr>
        <w:spacing w:line="360" w:lineRule="auto"/>
        <w:jc w:val="both"/>
        <w:rPr>
          <w:ins w:id="0" w:author="Bikram Adhikari (bdhikari)" w:date="2025-12-10T11:55:00Z" w16du:dateUtc="2025-12-10T17:55:00Z"/>
          <w:rFonts w:asciiTheme="majorBidi" w:hAnsiTheme="majorBidi" w:cstheme="majorBidi"/>
          <w:b/>
          <w:bCs/>
          <w:i/>
          <w:iCs/>
          <w:sz w:val="22"/>
          <w:szCs w:val="22"/>
        </w:rPr>
      </w:pPr>
    </w:p>
    <w:p w14:paraId="24A29DA7" w14:textId="55C832F8" w:rsidR="00985E73" w:rsidRPr="008B74EC" w:rsidRDefault="00985E73" w:rsidP="00775DF7">
      <w:pPr>
        <w:spacing w:line="360" w:lineRule="auto"/>
        <w:jc w:val="both"/>
        <w:rPr>
          <w:rFonts w:asciiTheme="majorBidi" w:hAnsiTheme="majorBidi" w:cstheme="majorBidi"/>
          <w:b/>
          <w:bCs/>
          <w:i/>
          <w:iCs/>
          <w:sz w:val="22"/>
          <w:szCs w:val="22"/>
        </w:rPr>
      </w:pPr>
      <w:r w:rsidRPr="008B74EC">
        <w:rPr>
          <w:rFonts w:asciiTheme="majorBidi" w:hAnsiTheme="majorBidi" w:cstheme="majorBidi"/>
          <w:b/>
          <w:bCs/>
          <w:i/>
          <w:iCs/>
          <w:sz w:val="22"/>
          <w:szCs w:val="22"/>
        </w:rPr>
        <w:t>Affiliation:</w:t>
      </w:r>
    </w:p>
    <w:p w14:paraId="105F2E9C" w14:textId="66E0B774" w:rsidR="00985E73" w:rsidRPr="008B74EC" w:rsidRDefault="00985E73" w:rsidP="003C71B3">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 xml:space="preserve">1 School of Public </w:t>
      </w:r>
      <w:ins w:id="1" w:author="Bikram Adhikari (bdhikari)" w:date="2025-12-10T20:58:00Z" w16du:dateUtc="2025-12-11T02:58:00Z">
        <w:r w:rsidR="00A64637">
          <w:rPr>
            <w:rFonts w:asciiTheme="majorBidi" w:hAnsiTheme="majorBidi" w:cstheme="majorBidi"/>
            <w:i/>
            <w:iCs/>
            <w:sz w:val="22"/>
            <w:szCs w:val="22"/>
          </w:rPr>
          <w:t>H</w:t>
        </w:r>
      </w:ins>
      <w:del w:id="2" w:author="Bikram Adhikari (bdhikari)" w:date="2025-12-10T20:58:00Z" w16du:dateUtc="2025-12-11T02:58:00Z">
        <w:r w:rsidRPr="008B74EC" w:rsidDel="00A64637">
          <w:rPr>
            <w:rFonts w:asciiTheme="majorBidi" w:hAnsiTheme="majorBidi" w:cstheme="majorBidi"/>
            <w:i/>
            <w:iCs/>
            <w:sz w:val="22"/>
            <w:szCs w:val="22"/>
          </w:rPr>
          <w:delText>h</w:delText>
        </w:r>
      </w:del>
      <w:r w:rsidRPr="008B74EC">
        <w:rPr>
          <w:rFonts w:asciiTheme="majorBidi" w:hAnsiTheme="majorBidi" w:cstheme="majorBidi"/>
          <w:i/>
          <w:iCs/>
          <w:sz w:val="22"/>
          <w:szCs w:val="22"/>
        </w:rPr>
        <w:t>ealth</w:t>
      </w:r>
      <w:r w:rsidR="003C71B3" w:rsidRPr="008B74EC">
        <w:rPr>
          <w:rFonts w:asciiTheme="majorBidi" w:hAnsiTheme="majorBidi" w:cstheme="majorBidi"/>
          <w:i/>
          <w:iCs/>
          <w:sz w:val="22"/>
          <w:szCs w:val="22"/>
        </w:rPr>
        <w:t xml:space="preserve">, </w:t>
      </w:r>
      <w:r w:rsidRPr="008B74EC">
        <w:rPr>
          <w:rFonts w:asciiTheme="majorBidi" w:hAnsiTheme="majorBidi" w:cstheme="majorBidi"/>
          <w:i/>
          <w:iCs/>
          <w:sz w:val="22"/>
          <w:szCs w:val="22"/>
        </w:rPr>
        <w:t>University of Memphis</w:t>
      </w:r>
      <w:r w:rsidR="003C71B3" w:rsidRPr="008B74EC">
        <w:rPr>
          <w:rFonts w:asciiTheme="majorBidi" w:hAnsiTheme="majorBidi" w:cstheme="majorBidi"/>
          <w:i/>
          <w:iCs/>
          <w:sz w:val="22"/>
          <w:szCs w:val="22"/>
        </w:rPr>
        <w:t>, T</w:t>
      </w:r>
      <w:r w:rsidR="007F2E47" w:rsidRPr="008B74EC">
        <w:rPr>
          <w:rFonts w:asciiTheme="majorBidi" w:hAnsiTheme="majorBidi" w:cstheme="majorBidi"/>
          <w:i/>
          <w:iCs/>
          <w:sz w:val="22"/>
          <w:szCs w:val="22"/>
        </w:rPr>
        <w:t>ennessee</w:t>
      </w:r>
      <w:r w:rsidR="003C71B3" w:rsidRPr="008B74EC">
        <w:rPr>
          <w:rFonts w:asciiTheme="majorBidi" w:hAnsiTheme="majorBidi" w:cstheme="majorBidi"/>
          <w:i/>
          <w:iCs/>
          <w:sz w:val="22"/>
          <w:szCs w:val="22"/>
        </w:rPr>
        <w:t>, U</w:t>
      </w:r>
      <w:r w:rsidR="007F2E47" w:rsidRPr="008B74EC">
        <w:rPr>
          <w:rFonts w:asciiTheme="majorBidi" w:hAnsiTheme="majorBidi" w:cstheme="majorBidi"/>
          <w:i/>
          <w:iCs/>
          <w:sz w:val="22"/>
          <w:szCs w:val="22"/>
        </w:rPr>
        <w:t xml:space="preserve">nited </w:t>
      </w:r>
      <w:r w:rsidR="003C71B3" w:rsidRPr="008B74EC">
        <w:rPr>
          <w:rFonts w:asciiTheme="majorBidi" w:hAnsiTheme="majorBidi" w:cstheme="majorBidi"/>
          <w:i/>
          <w:iCs/>
          <w:sz w:val="22"/>
          <w:szCs w:val="22"/>
        </w:rPr>
        <w:t>S</w:t>
      </w:r>
      <w:r w:rsidR="007F2E47" w:rsidRPr="008B74EC">
        <w:rPr>
          <w:rFonts w:asciiTheme="majorBidi" w:hAnsiTheme="majorBidi" w:cstheme="majorBidi"/>
          <w:i/>
          <w:iCs/>
          <w:sz w:val="22"/>
          <w:szCs w:val="22"/>
        </w:rPr>
        <w:t xml:space="preserve">tates of </w:t>
      </w:r>
      <w:r w:rsidR="003C71B3" w:rsidRPr="008B74EC">
        <w:rPr>
          <w:rFonts w:asciiTheme="majorBidi" w:hAnsiTheme="majorBidi" w:cstheme="majorBidi"/>
          <w:i/>
          <w:iCs/>
          <w:sz w:val="22"/>
          <w:szCs w:val="22"/>
        </w:rPr>
        <w:t>A</w:t>
      </w:r>
      <w:r w:rsidR="007F2E47" w:rsidRPr="008B74EC">
        <w:rPr>
          <w:rFonts w:asciiTheme="majorBidi" w:hAnsiTheme="majorBidi" w:cstheme="majorBidi"/>
          <w:i/>
          <w:iCs/>
          <w:sz w:val="22"/>
          <w:szCs w:val="22"/>
        </w:rPr>
        <w:t>merica</w:t>
      </w:r>
    </w:p>
    <w:p w14:paraId="12EBC6DC" w14:textId="727BB7D4" w:rsidR="003C71B3" w:rsidRPr="008B74EC" w:rsidRDefault="003C71B3" w:rsidP="67D89E56">
      <w:pPr>
        <w:tabs>
          <w:tab w:val="left" w:pos="5980"/>
        </w:tabs>
        <w:spacing w:after="0" w:line="480" w:lineRule="auto"/>
        <w:jc w:val="both"/>
        <w:rPr>
          <w:rFonts w:asciiTheme="majorBidi" w:hAnsiTheme="majorBidi" w:cstheme="majorBidi"/>
          <w:i/>
          <w:iCs/>
          <w:sz w:val="22"/>
          <w:szCs w:val="22"/>
        </w:rPr>
      </w:pPr>
      <w:r w:rsidRPr="008B74EC">
        <w:rPr>
          <w:rFonts w:asciiTheme="majorBidi" w:hAnsiTheme="majorBidi" w:cstheme="majorBidi"/>
          <w:i/>
          <w:iCs/>
          <w:sz w:val="22"/>
          <w:szCs w:val="22"/>
        </w:rPr>
        <w:t>2</w:t>
      </w:r>
      <w:r w:rsidR="29258772" w:rsidRPr="008B74EC">
        <w:rPr>
          <w:rFonts w:asciiTheme="majorBidi" w:hAnsiTheme="majorBidi" w:cstheme="majorBidi"/>
          <w:i/>
          <w:iCs/>
          <w:sz w:val="22"/>
          <w:szCs w:val="22"/>
        </w:rPr>
        <w:t xml:space="preserve"> </w:t>
      </w:r>
      <w:r w:rsidR="29258772" w:rsidRPr="008B74EC">
        <w:rPr>
          <w:rFonts w:asciiTheme="majorBidi" w:eastAsiaTheme="minorEastAsia" w:hAnsiTheme="majorBidi" w:cstheme="majorBidi"/>
          <w:i/>
          <w:iCs/>
          <w:sz w:val="22"/>
          <w:szCs w:val="22"/>
        </w:rPr>
        <w:t>Sindhu Research and Implementation Institute, Sunkoshi, Sindhupalchok, Nepal.</w:t>
      </w:r>
    </w:p>
    <w:p w14:paraId="03EF2E90" w14:textId="1DFC127E" w:rsidR="003C71B3" w:rsidRPr="008B74EC" w:rsidRDefault="003C71B3" w:rsidP="67D89E56">
      <w:pPr>
        <w:tabs>
          <w:tab w:val="left" w:pos="5980"/>
        </w:tabs>
        <w:spacing w:after="0" w:line="480" w:lineRule="auto"/>
        <w:jc w:val="both"/>
        <w:rPr>
          <w:rFonts w:asciiTheme="majorBidi" w:eastAsia="Times New Roman" w:hAnsiTheme="majorBidi" w:cstheme="majorBidi"/>
          <w:sz w:val="22"/>
          <w:szCs w:val="22"/>
        </w:rPr>
      </w:pPr>
      <w:r w:rsidRPr="008B74EC">
        <w:rPr>
          <w:rFonts w:asciiTheme="majorBidi" w:hAnsiTheme="majorBidi" w:cstheme="majorBidi"/>
          <w:i/>
          <w:iCs/>
          <w:sz w:val="22"/>
          <w:szCs w:val="22"/>
        </w:rPr>
        <w:t>3</w:t>
      </w:r>
      <w:r w:rsidR="0F931EF9" w:rsidRPr="008B74EC">
        <w:rPr>
          <w:rFonts w:asciiTheme="majorBidi" w:hAnsiTheme="majorBidi" w:cstheme="majorBidi"/>
          <w:i/>
          <w:iCs/>
          <w:sz w:val="22"/>
          <w:szCs w:val="22"/>
        </w:rPr>
        <w:t xml:space="preserve"> </w:t>
      </w:r>
      <w:r w:rsidR="0F931EF9" w:rsidRPr="008B74EC">
        <w:rPr>
          <w:rFonts w:asciiTheme="majorBidi" w:eastAsiaTheme="minorEastAsia" w:hAnsiTheme="majorBidi" w:cstheme="majorBidi"/>
          <w:i/>
          <w:iCs/>
          <w:sz w:val="22"/>
          <w:szCs w:val="22"/>
        </w:rPr>
        <w:t>Informatics Program, School of Information Science, University of Illinois Urbana-Champaign, I</w:t>
      </w:r>
      <w:r w:rsidR="007F2E47" w:rsidRPr="008B74EC">
        <w:rPr>
          <w:rFonts w:asciiTheme="majorBidi" w:eastAsiaTheme="minorEastAsia" w:hAnsiTheme="majorBidi" w:cstheme="majorBidi"/>
          <w:i/>
          <w:iCs/>
          <w:sz w:val="22"/>
          <w:szCs w:val="22"/>
        </w:rPr>
        <w:t>llinois</w:t>
      </w:r>
      <w:r w:rsidR="0F931EF9" w:rsidRPr="008B74EC">
        <w:rPr>
          <w:rFonts w:asciiTheme="majorBidi" w:eastAsiaTheme="minorEastAsia" w:hAnsiTheme="majorBidi" w:cstheme="majorBidi"/>
          <w:i/>
          <w:iCs/>
          <w:sz w:val="22"/>
          <w:szCs w:val="22"/>
        </w:rPr>
        <w:t xml:space="preserve">, </w:t>
      </w:r>
      <w:r w:rsidR="007F2E47" w:rsidRPr="008B74EC">
        <w:rPr>
          <w:rFonts w:asciiTheme="majorBidi" w:hAnsiTheme="majorBidi" w:cstheme="majorBidi"/>
          <w:i/>
          <w:iCs/>
          <w:sz w:val="22"/>
          <w:szCs w:val="22"/>
        </w:rPr>
        <w:t>United States of America</w:t>
      </w:r>
    </w:p>
    <w:p w14:paraId="761CB4D7" w14:textId="4722A10E" w:rsidR="003C71B3" w:rsidRPr="008B74EC" w:rsidRDefault="003C71B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4</w:t>
      </w:r>
      <w:r w:rsidR="0012635A" w:rsidRPr="008B74EC">
        <w:rPr>
          <w:rFonts w:asciiTheme="majorBidi" w:eastAsiaTheme="minorEastAsia" w:hAnsiTheme="majorBidi" w:cstheme="majorBidi"/>
          <w:i/>
          <w:iCs/>
          <w:sz w:val="22"/>
          <w:szCs w:val="22"/>
        </w:rPr>
        <w:t xml:space="preserve"> East Tennessee</w:t>
      </w:r>
      <w:r w:rsidR="00564615" w:rsidRPr="008B74EC">
        <w:rPr>
          <w:rFonts w:asciiTheme="majorBidi" w:eastAsiaTheme="minorEastAsia" w:hAnsiTheme="majorBidi" w:cstheme="majorBidi"/>
          <w:i/>
          <w:iCs/>
          <w:sz w:val="22"/>
          <w:szCs w:val="22"/>
        </w:rPr>
        <w:t xml:space="preserve"> State University</w:t>
      </w:r>
      <w:r w:rsidR="0012635A" w:rsidRPr="008B74EC">
        <w:rPr>
          <w:rFonts w:asciiTheme="majorBidi" w:eastAsiaTheme="minorEastAsia" w:hAnsiTheme="majorBidi" w:cstheme="majorBidi"/>
          <w:i/>
          <w:iCs/>
          <w:sz w:val="22"/>
          <w:szCs w:val="22"/>
        </w:rPr>
        <w:t>,</w:t>
      </w:r>
      <w:r w:rsidR="00272833" w:rsidRPr="008B74EC">
        <w:rPr>
          <w:rFonts w:asciiTheme="majorBidi" w:eastAsiaTheme="minorEastAsia" w:hAnsiTheme="majorBidi" w:cstheme="majorBidi"/>
          <w:i/>
          <w:iCs/>
          <w:sz w:val="22"/>
          <w:szCs w:val="22"/>
        </w:rPr>
        <w:t xml:space="preserve"> Tennessee, </w:t>
      </w:r>
      <w:r w:rsidR="007F2E47" w:rsidRPr="008B74EC">
        <w:rPr>
          <w:rFonts w:asciiTheme="majorBidi" w:hAnsiTheme="majorBidi" w:cstheme="majorBidi"/>
          <w:i/>
          <w:iCs/>
          <w:sz w:val="22"/>
          <w:szCs w:val="22"/>
        </w:rPr>
        <w:t>United States of America</w:t>
      </w:r>
    </w:p>
    <w:p w14:paraId="5908A752" w14:textId="2D04849F" w:rsidR="00453E5B" w:rsidRPr="008B74EC" w:rsidRDefault="00272833"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5 </w:t>
      </w:r>
      <w:r w:rsidR="00453E5B" w:rsidRPr="008B74EC">
        <w:rPr>
          <w:rFonts w:asciiTheme="majorBidi" w:eastAsiaTheme="minorEastAsia" w:hAnsiTheme="majorBidi" w:cstheme="majorBidi"/>
          <w:i/>
          <w:iCs/>
          <w:sz w:val="22"/>
          <w:szCs w:val="22"/>
        </w:rPr>
        <w:t xml:space="preserve">HERD International, </w:t>
      </w:r>
      <w:r w:rsidR="006E23D7" w:rsidRPr="008B74EC">
        <w:rPr>
          <w:rFonts w:asciiTheme="majorBidi" w:eastAsiaTheme="minorEastAsia" w:hAnsiTheme="majorBidi" w:cstheme="majorBidi"/>
          <w:i/>
          <w:iCs/>
          <w:sz w:val="22"/>
          <w:szCs w:val="22"/>
        </w:rPr>
        <w:t>Nepal</w:t>
      </w:r>
    </w:p>
    <w:p w14:paraId="17758B1A" w14:textId="4AA7499C" w:rsidR="00272833"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 xml:space="preserve">6 </w:t>
      </w:r>
      <w:r w:rsidR="00272833" w:rsidRPr="008B74EC">
        <w:rPr>
          <w:rFonts w:asciiTheme="majorBidi" w:eastAsiaTheme="minorEastAsia" w:hAnsiTheme="majorBidi" w:cstheme="majorBidi"/>
          <w:i/>
          <w:iCs/>
          <w:sz w:val="22"/>
          <w:szCs w:val="22"/>
        </w:rPr>
        <w:t>School of Public Health, Kathmandu University S</w:t>
      </w:r>
      <w:r w:rsidR="005E6E09" w:rsidRPr="008B74EC">
        <w:rPr>
          <w:rFonts w:asciiTheme="majorBidi" w:eastAsiaTheme="minorEastAsia" w:hAnsiTheme="majorBidi" w:cstheme="majorBidi"/>
          <w:i/>
          <w:iCs/>
          <w:sz w:val="22"/>
          <w:szCs w:val="22"/>
        </w:rPr>
        <w:t>ch</w:t>
      </w:r>
      <w:r w:rsidR="007F2E47" w:rsidRPr="008B74EC">
        <w:rPr>
          <w:rFonts w:asciiTheme="majorBidi" w:eastAsiaTheme="minorEastAsia" w:hAnsiTheme="majorBidi" w:cstheme="majorBidi"/>
          <w:i/>
          <w:iCs/>
          <w:sz w:val="22"/>
          <w:szCs w:val="22"/>
        </w:rPr>
        <w:t xml:space="preserve">ool of </w:t>
      </w:r>
      <w:r w:rsidR="00EB0E23" w:rsidRPr="008B74EC">
        <w:rPr>
          <w:rFonts w:asciiTheme="majorBidi" w:eastAsiaTheme="minorEastAsia" w:hAnsiTheme="majorBidi" w:cstheme="majorBidi"/>
          <w:i/>
          <w:iCs/>
          <w:sz w:val="22"/>
          <w:szCs w:val="22"/>
        </w:rPr>
        <w:t>Medical</w:t>
      </w:r>
      <w:r w:rsidR="007F2E47" w:rsidRPr="008B74EC">
        <w:rPr>
          <w:rFonts w:asciiTheme="majorBidi" w:eastAsiaTheme="minorEastAsia" w:hAnsiTheme="majorBidi" w:cstheme="majorBidi"/>
          <w:i/>
          <w:iCs/>
          <w:sz w:val="22"/>
          <w:szCs w:val="22"/>
        </w:rPr>
        <w:t xml:space="preserve"> Sciences</w:t>
      </w:r>
      <w:r w:rsidR="00EB0E23" w:rsidRPr="008B74EC">
        <w:rPr>
          <w:rFonts w:asciiTheme="majorBidi" w:eastAsiaTheme="minorEastAsia" w:hAnsiTheme="majorBidi" w:cstheme="majorBidi"/>
          <w:i/>
          <w:iCs/>
          <w:sz w:val="22"/>
          <w:szCs w:val="22"/>
        </w:rPr>
        <w:t>, Dhulikhel, Nepal</w:t>
      </w:r>
      <w:r w:rsidR="005E2901" w:rsidRPr="008B74EC">
        <w:rPr>
          <w:rFonts w:asciiTheme="majorBidi" w:eastAsiaTheme="minorEastAsia" w:hAnsiTheme="majorBidi" w:cstheme="majorBidi"/>
          <w:i/>
          <w:iCs/>
          <w:sz w:val="22"/>
          <w:szCs w:val="22"/>
        </w:rPr>
        <w:t xml:space="preserve">                                                                                                                                                                                                                                                                                                          </w:t>
      </w:r>
    </w:p>
    <w:p w14:paraId="0E233050" w14:textId="18867728" w:rsidR="005E6E09" w:rsidRPr="008B74EC" w:rsidRDefault="00453E5B" w:rsidP="44275A11">
      <w:pPr>
        <w:spacing w:after="0" w:line="480" w:lineRule="auto"/>
        <w:jc w:val="both"/>
        <w:rPr>
          <w:rFonts w:asciiTheme="majorBidi" w:eastAsiaTheme="minorEastAsia" w:hAnsiTheme="majorBidi" w:cstheme="majorBidi"/>
          <w:i/>
          <w:iCs/>
          <w:sz w:val="22"/>
          <w:szCs w:val="22"/>
        </w:rPr>
      </w:pPr>
      <w:r w:rsidRPr="008B74EC">
        <w:rPr>
          <w:rFonts w:asciiTheme="majorBidi" w:eastAsiaTheme="minorEastAsia" w:hAnsiTheme="majorBidi" w:cstheme="majorBidi"/>
          <w:i/>
          <w:iCs/>
          <w:sz w:val="22"/>
          <w:szCs w:val="22"/>
        </w:rPr>
        <w:t>7</w:t>
      </w:r>
      <w:r w:rsidR="005E6E09" w:rsidRPr="008B74EC">
        <w:rPr>
          <w:rFonts w:asciiTheme="majorBidi" w:eastAsiaTheme="minorEastAsia" w:hAnsiTheme="majorBidi" w:cstheme="majorBidi"/>
          <w:i/>
          <w:iCs/>
          <w:sz w:val="22"/>
          <w:szCs w:val="22"/>
        </w:rPr>
        <w:t xml:space="preserve"> Institute of Implementation Scienc</w:t>
      </w:r>
      <w:r w:rsidR="00564EBA" w:rsidRPr="008B74EC">
        <w:rPr>
          <w:rFonts w:asciiTheme="majorBidi" w:eastAsiaTheme="minorEastAsia" w:hAnsiTheme="majorBidi" w:cstheme="majorBidi"/>
          <w:i/>
          <w:iCs/>
          <w:sz w:val="22"/>
          <w:szCs w:val="22"/>
        </w:rPr>
        <w:t>e and Health</w:t>
      </w:r>
      <w:r w:rsidR="00EB0E23" w:rsidRPr="008B74EC">
        <w:rPr>
          <w:rFonts w:asciiTheme="majorBidi" w:eastAsiaTheme="minorEastAsia" w:hAnsiTheme="majorBidi" w:cstheme="majorBidi"/>
          <w:i/>
          <w:iCs/>
          <w:sz w:val="22"/>
          <w:szCs w:val="22"/>
        </w:rPr>
        <w:t>, Kathmandu, Nepal</w:t>
      </w:r>
    </w:p>
    <w:p w14:paraId="1791609C" w14:textId="77777777" w:rsidR="00564EBA" w:rsidRPr="008B74EC" w:rsidRDefault="00564EBA" w:rsidP="00775DF7">
      <w:pPr>
        <w:spacing w:line="360" w:lineRule="auto"/>
        <w:jc w:val="both"/>
        <w:rPr>
          <w:rFonts w:asciiTheme="majorBidi" w:hAnsiTheme="majorBidi" w:cstheme="majorBidi"/>
          <w:sz w:val="22"/>
          <w:szCs w:val="22"/>
        </w:rPr>
      </w:pPr>
    </w:p>
    <w:p w14:paraId="4CFC623C" w14:textId="16898163" w:rsidR="00985E73" w:rsidRPr="008B74EC" w:rsidRDefault="00985E73"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Corresponding author</w:t>
      </w:r>
      <w:r w:rsidR="003C71B3" w:rsidRPr="008B74EC">
        <w:rPr>
          <w:rFonts w:asciiTheme="majorBidi" w:hAnsiTheme="majorBidi" w:cstheme="majorBidi"/>
          <w:sz w:val="22"/>
          <w:szCs w:val="22"/>
        </w:rPr>
        <w:t xml:space="preserve"> (Email: </w:t>
      </w:r>
      <w:hyperlink r:id="rId6">
        <w:r w:rsidR="00564EBA" w:rsidRPr="008B74EC">
          <w:rPr>
            <w:rStyle w:val="Hyperlink"/>
            <w:rFonts w:asciiTheme="majorBidi" w:hAnsiTheme="majorBidi" w:cstheme="majorBidi"/>
            <w:sz w:val="22"/>
            <w:szCs w:val="22"/>
          </w:rPr>
          <w:t>bikram.adhikariadhitya@gmail.com</w:t>
        </w:r>
      </w:hyperlink>
      <w:r w:rsidR="00564EBA" w:rsidRPr="008B74EC">
        <w:rPr>
          <w:rFonts w:asciiTheme="majorBidi" w:hAnsiTheme="majorBidi" w:cstheme="majorBidi"/>
          <w:sz w:val="22"/>
          <w:szCs w:val="22"/>
        </w:rPr>
        <w:t xml:space="preserve">, </w:t>
      </w:r>
      <w:r w:rsidR="00807FD2" w:rsidRPr="008B74EC">
        <w:rPr>
          <w:rFonts w:asciiTheme="majorBidi" w:hAnsiTheme="majorBidi" w:cstheme="majorBidi"/>
          <w:sz w:val="22"/>
          <w:szCs w:val="22"/>
        </w:rPr>
        <w:t>phone</w:t>
      </w:r>
      <w:r w:rsidR="00564EBA" w:rsidRPr="008B74EC">
        <w:rPr>
          <w:rFonts w:asciiTheme="majorBidi" w:hAnsiTheme="majorBidi" w:cstheme="majorBidi"/>
          <w:sz w:val="22"/>
          <w:szCs w:val="22"/>
        </w:rPr>
        <w:t>: +977-9849746375</w:t>
      </w:r>
      <w:r w:rsidR="003C71B3" w:rsidRPr="008B74EC">
        <w:rPr>
          <w:rFonts w:asciiTheme="majorBidi" w:hAnsiTheme="majorBidi" w:cstheme="majorBidi"/>
          <w:sz w:val="22"/>
          <w:szCs w:val="22"/>
        </w:rPr>
        <w:t>)</w:t>
      </w:r>
    </w:p>
    <w:p w14:paraId="5F327A59" w14:textId="34356AA3" w:rsidR="75464B7C" w:rsidRPr="008B74EC" w:rsidRDefault="0038049D"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vertAlign w:val="superscript"/>
        </w:rPr>
        <w:t>#</w:t>
      </w:r>
      <w:r w:rsidR="75464B7C" w:rsidRPr="008B74EC">
        <w:rPr>
          <w:rFonts w:asciiTheme="majorBidi" w:hAnsiTheme="majorBidi" w:cstheme="majorBidi"/>
          <w:sz w:val="22"/>
          <w:szCs w:val="22"/>
        </w:rPr>
        <w:t xml:space="preserve"> Corresponding author (Email: </w:t>
      </w:r>
      <w:hyperlink r:id="rId7" w:history="1">
        <w:r w:rsidR="75464B7C" w:rsidRPr="008B74EC">
          <w:rPr>
            <w:rStyle w:val="Hyperlink"/>
            <w:rFonts w:asciiTheme="majorBidi" w:hAnsiTheme="majorBidi" w:cstheme="majorBidi"/>
            <w:sz w:val="22"/>
            <w:szCs w:val="22"/>
          </w:rPr>
          <w:t>xyu2@memphis.edu</w:t>
        </w:r>
      </w:hyperlink>
      <w:r w:rsidR="75464B7C" w:rsidRPr="008B74EC">
        <w:rPr>
          <w:rFonts w:asciiTheme="majorBidi" w:hAnsiTheme="majorBidi" w:cstheme="majorBidi"/>
          <w:sz w:val="22"/>
          <w:szCs w:val="22"/>
        </w:rPr>
        <w:t>, phone: 01-901-678-3433)</w:t>
      </w:r>
    </w:p>
    <w:p w14:paraId="4323848B" w14:textId="77777777" w:rsidR="006F7094" w:rsidRPr="008B74EC" w:rsidRDefault="006F7094" w:rsidP="00CD09DA">
      <w:pPr>
        <w:rPr>
          <w:rFonts w:asciiTheme="majorBidi" w:hAnsiTheme="majorBidi" w:cstheme="majorBidi"/>
          <w:b/>
          <w:bCs/>
          <w:sz w:val="22"/>
          <w:szCs w:val="22"/>
        </w:rPr>
      </w:pPr>
    </w:p>
    <w:p w14:paraId="596E5007" w14:textId="0048C77C"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 xml:space="preserve">Word count: </w:t>
      </w:r>
      <w:r w:rsidR="00BB58CC" w:rsidRPr="008B74EC">
        <w:rPr>
          <w:rFonts w:asciiTheme="majorBidi" w:hAnsiTheme="majorBidi" w:cstheme="majorBidi"/>
          <w:b/>
          <w:bCs/>
          <w:sz w:val="22"/>
          <w:szCs w:val="22"/>
        </w:rPr>
        <w:t>5103</w:t>
      </w:r>
    </w:p>
    <w:p w14:paraId="769F4D47" w14:textId="0319927A" w:rsidR="007B79CD" w:rsidRPr="008B74EC" w:rsidRDefault="007B79CD"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tables: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7</w:t>
      </w:r>
    </w:p>
    <w:p w14:paraId="52CD9A52" w14:textId="665185A1" w:rsidR="00681333" w:rsidRPr="008B74EC" w:rsidRDefault="007B79CD" w:rsidP="00C668D0">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Number of figures:</w:t>
      </w:r>
      <w:r w:rsidR="00CF1FC6" w:rsidRPr="008B74EC">
        <w:rPr>
          <w:rFonts w:asciiTheme="majorBidi" w:hAnsiTheme="majorBidi" w:cstheme="majorBidi"/>
          <w:b/>
          <w:bCs/>
          <w:sz w:val="22"/>
          <w:szCs w:val="22"/>
        </w:rPr>
        <w:t xml:space="preserve"> </w:t>
      </w:r>
      <w:r w:rsidR="00072B8F" w:rsidRPr="008B74EC">
        <w:rPr>
          <w:rFonts w:asciiTheme="majorBidi" w:hAnsiTheme="majorBidi" w:cstheme="majorBidi"/>
          <w:b/>
          <w:bCs/>
          <w:sz w:val="22"/>
          <w:szCs w:val="22"/>
        </w:rPr>
        <w:t>4</w:t>
      </w:r>
      <w:r w:rsidR="00681333" w:rsidRPr="008B74EC">
        <w:rPr>
          <w:rFonts w:asciiTheme="majorBidi" w:hAnsiTheme="majorBidi" w:cstheme="majorBidi"/>
          <w:b/>
          <w:bCs/>
          <w:sz w:val="22"/>
          <w:szCs w:val="22"/>
        </w:rPr>
        <w:br w:type="page"/>
      </w:r>
    </w:p>
    <w:p w14:paraId="563A6F45" w14:textId="4A4EF9AF" w:rsidR="0004701C" w:rsidRPr="008B74EC" w:rsidRDefault="0004701C" w:rsidP="00D11F5E">
      <w:pPr>
        <w:rPr>
          <w:rFonts w:asciiTheme="majorBidi" w:hAnsiTheme="majorBidi" w:cstheme="majorBidi"/>
          <w:b/>
          <w:bCs/>
          <w:sz w:val="22"/>
          <w:szCs w:val="22"/>
        </w:rPr>
      </w:pPr>
      <w:r w:rsidRPr="008B74EC">
        <w:rPr>
          <w:rFonts w:asciiTheme="majorBidi" w:hAnsiTheme="majorBidi" w:cstheme="majorBidi"/>
          <w:b/>
          <w:bCs/>
          <w:sz w:val="22"/>
          <w:szCs w:val="22"/>
        </w:rPr>
        <w:lastRenderedPageBreak/>
        <w:t>Abstract</w:t>
      </w:r>
    </w:p>
    <w:p w14:paraId="58B40916" w14:textId="43DC3A06"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Introduction:</w:t>
      </w:r>
      <w:r w:rsidRPr="008B74EC">
        <w:rPr>
          <w:rFonts w:asciiTheme="majorBidi" w:hAnsiTheme="majorBidi" w:cstheme="majorBidi"/>
          <w:sz w:val="22"/>
          <w:szCs w:val="22"/>
        </w:rPr>
        <w:t xml:space="preserve"> Undernutrition and anemia among children aged 6 to 59 months are significant public health issues in developing countries </w:t>
      </w:r>
      <w:r w:rsidR="0035736B" w:rsidRPr="008B74EC">
        <w:rPr>
          <w:rFonts w:asciiTheme="majorBidi" w:hAnsiTheme="majorBidi" w:cstheme="majorBidi"/>
          <w:sz w:val="22"/>
          <w:szCs w:val="22"/>
        </w:rPr>
        <w:t>like</w:t>
      </w:r>
      <w:r w:rsidRPr="008B74EC">
        <w:rPr>
          <w:rFonts w:asciiTheme="majorBidi" w:hAnsiTheme="majorBidi" w:cstheme="majorBidi"/>
          <w:sz w:val="22"/>
          <w:szCs w:val="22"/>
        </w:rPr>
        <w:t xml:space="preserve"> Nepal. The co-existence of </w:t>
      </w:r>
      <w:r w:rsidR="00305610" w:rsidRPr="008B74EC">
        <w:rPr>
          <w:rFonts w:asciiTheme="majorBidi" w:hAnsiTheme="majorBidi" w:cstheme="majorBidi"/>
          <w:sz w:val="22"/>
          <w:szCs w:val="22"/>
        </w:rPr>
        <w:t xml:space="preserve">these conditions </w:t>
      </w:r>
      <w:r w:rsidR="00CD3646" w:rsidRPr="008B74EC">
        <w:rPr>
          <w:rFonts w:asciiTheme="majorBidi" w:hAnsiTheme="majorBidi" w:cstheme="majorBidi"/>
          <w:sz w:val="22"/>
          <w:szCs w:val="22"/>
        </w:rPr>
        <w:t>impact</w:t>
      </w:r>
      <w:ins w:id="3" w:author="Bikram Adhikari (bdhikari)" w:date="2025-12-10T15:58:00Z" w16du:dateUtc="2025-12-10T21:58:00Z">
        <w:r w:rsidR="00DF0571">
          <w:rPr>
            <w:rFonts w:asciiTheme="majorBidi" w:hAnsiTheme="majorBidi" w:cstheme="majorBidi"/>
            <w:sz w:val="22"/>
            <w:szCs w:val="22"/>
          </w:rPr>
          <w:t>s</w:t>
        </w:r>
      </w:ins>
      <w:r w:rsidR="00CD3646"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childhood development. This </w:t>
      </w:r>
      <w:r w:rsidR="7BF1007D" w:rsidRPr="008B74EC">
        <w:rPr>
          <w:rFonts w:asciiTheme="majorBidi" w:hAnsiTheme="majorBidi" w:cstheme="majorBidi"/>
          <w:sz w:val="22"/>
          <w:szCs w:val="22"/>
        </w:rPr>
        <w:t xml:space="preserve">study </w:t>
      </w:r>
      <w:r w:rsidRPr="008B74EC">
        <w:rPr>
          <w:rFonts w:asciiTheme="majorBidi" w:hAnsiTheme="majorBidi" w:cstheme="majorBidi"/>
          <w:sz w:val="22"/>
          <w:szCs w:val="22"/>
        </w:rPr>
        <w:t xml:space="preserve">aimed to determine the prevalence of undernutrition </w:t>
      </w:r>
      <w:r w:rsidR="004F3CC7" w:rsidRPr="008B74EC">
        <w:rPr>
          <w:rFonts w:asciiTheme="majorBidi" w:hAnsiTheme="majorBidi" w:cstheme="majorBidi"/>
          <w:sz w:val="22"/>
          <w:szCs w:val="22"/>
        </w:rPr>
        <w:t xml:space="preserve">and </w:t>
      </w:r>
      <w:r w:rsidRPr="008B74EC">
        <w:rPr>
          <w:rFonts w:asciiTheme="majorBidi" w:hAnsiTheme="majorBidi" w:cstheme="majorBidi"/>
          <w:sz w:val="22"/>
          <w:szCs w:val="22"/>
        </w:rPr>
        <w:t xml:space="preserve">anemia, </w:t>
      </w:r>
      <w:r w:rsidR="004F3CC7" w:rsidRPr="008B74EC">
        <w:rPr>
          <w:rFonts w:asciiTheme="majorBidi" w:hAnsiTheme="majorBidi" w:cstheme="majorBidi"/>
          <w:sz w:val="22"/>
          <w:szCs w:val="22"/>
        </w:rPr>
        <w:t xml:space="preserve">assess </w:t>
      </w:r>
      <w:r w:rsidRPr="008B74EC">
        <w:rPr>
          <w:rFonts w:asciiTheme="majorBidi" w:hAnsiTheme="majorBidi" w:cstheme="majorBidi"/>
          <w:sz w:val="22"/>
          <w:szCs w:val="22"/>
        </w:rPr>
        <w:t>their co-</w:t>
      </w:r>
      <w:r w:rsidR="00BA4E7B" w:rsidRPr="008B74EC">
        <w:rPr>
          <w:rFonts w:asciiTheme="majorBidi" w:hAnsiTheme="majorBidi" w:cstheme="majorBidi"/>
          <w:sz w:val="22"/>
          <w:szCs w:val="22"/>
        </w:rPr>
        <w:t>existence</w:t>
      </w:r>
      <w:r w:rsidR="00CF5962" w:rsidRPr="008B74EC">
        <w:rPr>
          <w:rFonts w:asciiTheme="majorBidi" w:hAnsiTheme="majorBidi" w:cstheme="majorBidi"/>
          <w:sz w:val="22"/>
          <w:szCs w:val="22"/>
        </w:rPr>
        <w:t xml:space="preserve">, and identify </w:t>
      </w:r>
      <w:r w:rsidRPr="008B74EC">
        <w:rPr>
          <w:rFonts w:asciiTheme="majorBidi" w:hAnsiTheme="majorBidi" w:cstheme="majorBidi"/>
          <w:sz w:val="22"/>
          <w:szCs w:val="22"/>
        </w:rPr>
        <w:t>contributing factors among children aged 6-59 months</w:t>
      </w:r>
      <w:r w:rsidR="00CF5962" w:rsidRPr="008B74EC">
        <w:rPr>
          <w:rFonts w:asciiTheme="majorBidi" w:hAnsiTheme="majorBidi" w:cstheme="majorBidi"/>
          <w:sz w:val="22"/>
          <w:szCs w:val="22"/>
        </w:rPr>
        <w:t xml:space="preserve"> in Nepal</w:t>
      </w:r>
      <w:r w:rsidRPr="008B74EC">
        <w:rPr>
          <w:rFonts w:asciiTheme="majorBidi" w:hAnsiTheme="majorBidi" w:cstheme="majorBidi"/>
          <w:sz w:val="22"/>
          <w:szCs w:val="22"/>
        </w:rPr>
        <w:t>.</w:t>
      </w:r>
    </w:p>
    <w:p w14:paraId="0DCD7D91" w14:textId="40D032BC"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Methods:</w:t>
      </w:r>
      <w:r w:rsidRPr="008B74EC">
        <w:rPr>
          <w:rFonts w:asciiTheme="majorBidi" w:hAnsiTheme="majorBidi" w:cstheme="majorBidi"/>
          <w:sz w:val="22"/>
          <w:szCs w:val="22"/>
        </w:rPr>
        <w:t xml:space="preserve"> We </w:t>
      </w:r>
      <w:r w:rsidR="079226B8" w:rsidRPr="008B74EC">
        <w:rPr>
          <w:rFonts w:asciiTheme="majorBidi" w:hAnsiTheme="majorBidi" w:cstheme="majorBidi"/>
          <w:sz w:val="22"/>
          <w:szCs w:val="22"/>
        </w:rPr>
        <w:t xml:space="preserve">conducted a </w:t>
      </w:r>
      <w:r w:rsidR="6BB4CBF5" w:rsidRPr="008B74EC">
        <w:rPr>
          <w:rFonts w:asciiTheme="majorBidi" w:hAnsiTheme="majorBidi" w:cstheme="majorBidi"/>
          <w:sz w:val="22"/>
          <w:szCs w:val="22"/>
        </w:rPr>
        <w:t>secondary</w:t>
      </w:r>
      <w:r w:rsidR="002C14EB" w:rsidRPr="008B74EC">
        <w:rPr>
          <w:rFonts w:asciiTheme="majorBidi" w:hAnsiTheme="majorBidi" w:cstheme="majorBidi"/>
          <w:sz w:val="22"/>
          <w:szCs w:val="22"/>
        </w:rPr>
        <w:t xml:space="preserve"> </w:t>
      </w:r>
      <w:r w:rsidR="6BB4CBF5" w:rsidRPr="008B74EC">
        <w:rPr>
          <w:rFonts w:asciiTheme="majorBidi" w:hAnsiTheme="majorBidi" w:cstheme="majorBidi"/>
          <w:sz w:val="22"/>
          <w:szCs w:val="22"/>
        </w:rPr>
        <w:t xml:space="preserve">analysis </w:t>
      </w:r>
      <w:r w:rsidR="0019683E" w:rsidRPr="008B74EC">
        <w:rPr>
          <w:rFonts w:asciiTheme="majorBidi" w:hAnsiTheme="majorBidi" w:cstheme="majorBidi"/>
          <w:sz w:val="22"/>
          <w:szCs w:val="22"/>
        </w:rPr>
        <w:t>using</w:t>
      </w:r>
      <w:r w:rsidR="00353A6E" w:rsidRPr="008B74EC">
        <w:rPr>
          <w:rFonts w:asciiTheme="majorBidi" w:hAnsiTheme="majorBidi" w:cstheme="majorBidi"/>
          <w:sz w:val="22"/>
          <w:szCs w:val="22"/>
        </w:rPr>
        <w:t xml:space="preserve"> data from</w:t>
      </w:r>
      <w:r w:rsidR="0019683E" w:rsidRPr="008B74EC">
        <w:rPr>
          <w:rFonts w:asciiTheme="majorBidi" w:hAnsiTheme="majorBidi" w:cstheme="majorBidi"/>
          <w:sz w:val="22"/>
          <w:szCs w:val="22"/>
        </w:rPr>
        <w:t xml:space="preserve"> 2022 Nepal Demographic and Health Survey (NDHS 2022), a </w:t>
      </w:r>
      <w:r w:rsidR="00353A6E" w:rsidRPr="008B74EC">
        <w:rPr>
          <w:rFonts w:asciiTheme="majorBidi" w:hAnsiTheme="majorBidi" w:cstheme="majorBidi"/>
          <w:sz w:val="22"/>
          <w:szCs w:val="22"/>
        </w:rPr>
        <w:t xml:space="preserve">nationally representative </w:t>
      </w:r>
      <w:r w:rsidR="079226B8" w:rsidRPr="008B74EC">
        <w:rPr>
          <w:rFonts w:asciiTheme="majorBidi" w:hAnsiTheme="majorBidi" w:cstheme="majorBidi"/>
          <w:sz w:val="22"/>
          <w:szCs w:val="22"/>
        </w:rPr>
        <w:t xml:space="preserve">cross-sectional </w:t>
      </w:r>
      <w:r w:rsidR="00353A6E" w:rsidRPr="008B74EC">
        <w:rPr>
          <w:rFonts w:asciiTheme="majorBidi" w:hAnsiTheme="majorBidi" w:cstheme="majorBidi"/>
          <w:sz w:val="22"/>
          <w:szCs w:val="22"/>
        </w:rPr>
        <w:t>survey</w:t>
      </w:r>
      <w:r w:rsidRPr="008B74EC">
        <w:rPr>
          <w:rFonts w:asciiTheme="majorBidi" w:hAnsiTheme="majorBidi" w:cstheme="majorBidi"/>
          <w:sz w:val="22"/>
          <w:szCs w:val="22"/>
        </w:rPr>
        <w:t>. The outcome variables were undernutrition,</w:t>
      </w:r>
      <w:r w:rsidR="0019683E" w:rsidRPr="008B74EC">
        <w:rPr>
          <w:rFonts w:asciiTheme="majorBidi" w:hAnsiTheme="majorBidi" w:cstheme="majorBidi"/>
          <w:sz w:val="22"/>
          <w:szCs w:val="22"/>
        </w:rPr>
        <w:t xml:space="preserve"> </w:t>
      </w:r>
      <w:r w:rsidRPr="008B74EC">
        <w:rPr>
          <w:rFonts w:asciiTheme="majorBidi" w:hAnsiTheme="majorBidi" w:cstheme="majorBidi"/>
          <w:sz w:val="22"/>
          <w:szCs w:val="22"/>
        </w:rPr>
        <w:t>anemia, and the</w:t>
      </w:r>
      <w:r w:rsidR="0AE66317" w:rsidRPr="008B74EC">
        <w:rPr>
          <w:rFonts w:asciiTheme="majorBidi" w:hAnsiTheme="majorBidi" w:cstheme="majorBidi"/>
          <w:sz w:val="22"/>
          <w:szCs w:val="22"/>
        </w:rPr>
        <w:t>ir</w:t>
      </w:r>
      <w:r w:rsidRPr="008B74EC">
        <w:rPr>
          <w:rFonts w:asciiTheme="majorBidi" w:hAnsiTheme="majorBidi" w:cstheme="majorBidi"/>
          <w:sz w:val="22"/>
          <w:szCs w:val="22"/>
        </w:rPr>
        <w:t xml:space="preserve"> co-existence</w:t>
      </w:r>
      <w:r w:rsidR="0019683E" w:rsidRPr="008B74EC">
        <w:rPr>
          <w:rFonts w:asciiTheme="majorBidi" w:hAnsiTheme="majorBidi" w:cstheme="majorBidi"/>
          <w:sz w:val="22"/>
          <w:szCs w:val="22"/>
        </w:rPr>
        <w:t xml:space="preserve">. </w:t>
      </w:r>
      <w:ins w:id="4" w:author="Bikram Adhikari (bdhikari)" w:date="2025-12-10T16:51:00Z" w16du:dateUtc="2025-12-10T22:51:00Z">
        <w:r w:rsidR="007A4B33">
          <w:rPr>
            <w:rFonts w:asciiTheme="majorBidi" w:hAnsiTheme="majorBidi" w:cstheme="majorBidi"/>
            <w:sz w:val="22"/>
            <w:szCs w:val="22"/>
          </w:rPr>
          <w:t xml:space="preserve">Undernutrition was defined as the </w:t>
        </w:r>
      </w:ins>
      <w:del w:id="5" w:author="Bikram Adhikari (bdhikari)" w:date="2025-12-10T16:51:00Z" w16du:dateUtc="2025-12-10T22:51:00Z">
        <w:r w:rsidRPr="008B74EC" w:rsidDel="007A4B33">
          <w:rPr>
            <w:rFonts w:asciiTheme="majorBidi" w:hAnsiTheme="majorBidi" w:cstheme="majorBidi"/>
            <w:sz w:val="22"/>
            <w:szCs w:val="22"/>
          </w:rPr>
          <w:delText xml:space="preserve">Children aged 6-59 months were considered </w:delText>
        </w:r>
        <w:r w:rsidR="002C14EB" w:rsidRPr="008B74EC" w:rsidDel="007A4B33">
          <w:rPr>
            <w:rFonts w:asciiTheme="majorBidi" w:hAnsiTheme="majorBidi" w:cstheme="majorBidi"/>
            <w:sz w:val="22"/>
            <w:szCs w:val="22"/>
          </w:rPr>
          <w:delText>undernutrition</w:delText>
        </w:r>
        <w:r w:rsidRPr="008B74EC" w:rsidDel="007A4B33">
          <w:rPr>
            <w:rFonts w:asciiTheme="majorBidi" w:hAnsiTheme="majorBidi" w:cstheme="majorBidi"/>
            <w:sz w:val="22"/>
            <w:szCs w:val="22"/>
          </w:rPr>
          <w:delText xml:space="preserve"> if they exhibited </w:delText>
        </w:r>
      </w:del>
      <w:ins w:id="6" w:author="Bikram Adhikari (bdhikari)" w:date="2025-12-10T16:51:00Z" w16du:dateUtc="2025-12-10T22:51:00Z">
        <w:r w:rsidR="007A4B33">
          <w:rPr>
            <w:rFonts w:asciiTheme="majorBidi" w:hAnsiTheme="majorBidi" w:cstheme="majorBidi"/>
            <w:sz w:val="22"/>
            <w:szCs w:val="22"/>
          </w:rPr>
          <w:t xml:space="preserve"> presence of</w:t>
        </w:r>
        <w:r w:rsidR="00A35CC6">
          <w:rPr>
            <w:rFonts w:asciiTheme="majorBidi" w:hAnsiTheme="majorBidi" w:cstheme="majorBidi"/>
            <w:sz w:val="22"/>
            <w:szCs w:val="22"/>
          </w:rPr>
          <w:t xml:space="preserve"> </w:t>
        </w:r>
      </w:ins>
      <w:del w:id="7" w:author="Bikram Adhikari (bdhikari)" w:date="2025-12-10T16:51:00Z" w16du:dateUtc="2025-12-10T22:51:00Z">
        <w:r w:rsidR="56EF7DAB" w:rsidRPr="008B74EC" w:rsidDel="00A35CC6">
          <w:rPr>
            <w:rFonts w:asciiTheme="majorBidi" w:hAnsiTheme="majorBidi" w:cstheme="majorBidi"/>
            <w:sz w:val="22"/>
            <w:szCs w:val="22"/>
          </w:rPr>
          <w:delText xml:space="preserve">either </w:delText>
        </w:r>
      </w:del>
      <w:r w:rsidRPr="008B74EC">
        <w:rPr>
          <w:rFonts w:asciiTheme="majorBidi" w:hAnsiTheme="majorBidi" w:cstheme="majorBidi"/>
          <w:sz w:val="22"/>
          <w:szCs w:val="22"/>
        </w:rPr>
        <w:t xml:space="preserve">stunting, wasting, underweight or any combination of these conditions. </w:t>
      </w:r>
      <w:r w:rsidR="005273FA" w:rsidRPr="008B74EC">
        <w:rPr>
          <w:rFonts w:asciiTheme="majorBidi" w:hAnsiTheme="majorBidi" w:cstheme="majorBidi"/>
          <w:sz w:val="22"/>
          <w:szCs w:val="22"/>
        </w:rPr>
        <w:t>Anemia was defined as hemoglobin levels &lt;11.0 g</w:t>
      </w:r>
      <w:del w:id="8" w:author="Bikram Adhikari (bdhikari)" w:date="2025-12-10T16:52:00Z" w16du:dateUtc="2025-12-10T22:52:00Z">
        <w:r w:rsidR="005273FA" w:rsidRPr="008B74EC" w:rsidDel="000115F1">
          <w:rPr>
            <w:rFonts w:asciiTheme="majorBidi" w:hAnsiTheme="majorBidi" w:cstheme="majorBidi"/>
            <w:sz w:val="22"/>
            <w:szCs w:val="22"/>
          </w:rPr>
          <w:delText>m</w:delText>
        </w:r>
      </w:del>
      <w:r w:rsidR="005273FA" w:rsidRPr="008B74EC">
        <w:rPr>
          <w:rFonts w:asciiTheme="majorBidi" w:hAnsiTheme="majorBidi" w:cstheme="majorBidi"/>
          <w:sz w:val="22"/>
          <w:szCs w:val="22"/>
        </w:rPr>
        <w:t xml:space="preserve">/dL (adjusted for altitude). </w:t>
      </w:r>
      <w:r w:rsidRPr="008B74EC">
        <w:rPr>
          <w:rFonts w:asciiTheme="majorBidi" w:hAnsiTheme="majorBidi" w:cstheme="majorBidi"/>
          <w:sz w:val="22"/>
          <w:szCs w:val="22"/>
        </w:rPr>
        <w:t>We applied multivariable multinomial logistic regression</w:t>
      </w:r>
      <w:r w:rsidR="73919ED5" w:rsidRPr="008B74EC">
        <w:rPr>
          <w:rFonts w:asciiTheme="majorBidi" w:hAnsiTheme="majorBidi" w:cstheme="majorBidi"/>
          <w:sz w:val="22"/>
          <w:szCs w:val="22"/>
        </w:rPr>
        <w:t>s</w:t>
      </w:r>
      <w:r w:rsidRPr="008B74EC">
        <w:rPr>
          <w:rFonts w:asciiTheme="majorBidi" w:hAnsiTheme="majorBidi" w:cstheme="majorBidi"/>
          <w:sz w:val="22"/>
          <w:szCs w:val="22"/>
        </w:rPr>
        <w:t xml:space="preserve"> to determine factors associated with co-existence</w:t>
      </w:r>
      <w:r w:rsidR="00EB6ACF" w:rsidRPr="008B74EC">
        <w:rPr>
          <w:rFonts w:asciiTheme="majorBidi" w:hAnsiTheme="majorBidi" w:cstheme="majorBidi"/>
          <w:sz w:val="22"/>
          <w:szCs w:val="22"/>
        </w:rPr>
        <w:t xml:space="preserve">, and </w:t>
      </w:r>
      <w:r w:rsidR="00F6514D" w:rsidRPr="008B74EC">
        <w:rPr>
          <w:rFonts w:asciiTheme="majorBidi" w:hAnsiTheme="majorBidi" w:cstheme="majorBidi"/>
          <w:sz w:val="22"/>
          <w:szCs w:val="22"/>
        </w:rPr>
        <w:t xml:space="preserve">multivariable logistic regression </w:t>
      </w:r>
      <w:r w:rsidR="00EB6ACF" w:rsidRPr="008B74EC">
        <w:rPr>
          <w:rFonts w:asciiTheme="majorBidi" w:hAnsiTheme="majorBidi" w:cstheme="majorBidi"/>
          <w:sz w:val="22"/>
          <w:szCs w:val="22"/>
        </w:rPr>
        <w:t xml:space="preserve">to </w:t>
      </w:r>
      <w:r w:rsidR="00305610" w:rsidRPr="008B74EC">
        <w:rPr>
          <w:rFonts w:asciiTheme="majorBidi" w:hAnsiTheme="majorBidi" w:cstheme="majorBidi"/>
          <w:sz w:val="22"/>
          <w:szCs w:val="22"/>
        </w:rPr>
        <w:t>assess</w:t>
      </w:r>
      <w:r w:rsidR="00EB6ACF" w:rsidRPr="008B74EC">
        <w:rPr>
          <w:rFonts w:asciiTheme="majorBidi" w:hAnsiTheme="majorBidi" w:cstheme="majorBidi"/>
          <w:sz w:val="22"/>
          <w:szCs w:val="22"/>
        </w:rPr>
        <w:t xml:space="preserve"> factors associated with undernutrition and anemia</w:t>
      </w:r>
      <w:r w:rsidR="00305610" w:rsidRPr="008B74EC">
        <w:rPr>
          <w:rFonts w:asciiTheme="majorBidi" w:hAnsiTheme="majorBidi" w:cstheme="majorBidi"/>
          <w:sz w:val="22"/>
          <w:szCs w:val="22"/>
        </w:rPr>
        <w:t xml:space="preserve"> separately</w:t>
      </w:r>
      <w:r w:rsidRPr="008B74EC">
        <w:rPr>
          <w:rFonts w:asciiTheme="majorBidi" w:hAnsiTheme="majorBidi" w:cstheme="majorBidi"/>
          <w:sz w:val="22"/>
          <w:szCs w:val="22"/>
        </w:rPr>
        <w:t xml:space="preserve">. We presented the results from the regression analysis using </w:t>
      </w:r>
      <w:r w:rsidR="00EB6ACF" w:rsidRPr="008B74EC">
        <w:rPr>
          <w:rFonts w:asciiTheme="majorBidi" w:hAnsiTheme="majorBidi" w:cstheme="majorBidi"/>
          <w:sz w:val="22"/>
          <w:szCs w:val="22"/>
        </w:rPr>
        <w:t>adjusted odds</w:t>
      </w:r>
      <w:r w:rsidR="0088210F" w:rsidRPr="008B74EC">
        <w:rPr>
          <w:rFonts w:asciiTheme="majorBidi" w:hAnsiTheme="majorBidi" w:cstheme="majorBidi"/>
          <w:sz w:val="22"/>
          <w:szCs w:val="22"/>
        </w:rPr>
        <w:t>-</w:t>
      </w:r>
      <w:r w:rsidR="00EB6ACF" w:rsidRPr="008B74EC">
        <w:rPr>
          <w:rFonts w:asciiTheme="majorBidi" w:hAnsiTheme="majorBidi" w:cstheme="majorBidi"/>
          <w:sz w:val="22"/>
          <w:szCs w:val="22"/>
        </w:rPr>
        <w:t xml:space="preserve">ratio </w:t>
      </w:r>
      <w:r w:rsidRPr="008B74EC">
        <w:rPr>
          <w:rFonts w:asciiTheme="majorBidi" w:hAnsiTheme="majorBidi" w:cstheme="majorBidi"/>
          <w:sz w:val="22"/>
          <w:szCs w:val="22"/>
        </w:rPr>
        <w:t>(</w:t>
      </w:r>
      <w:r w:rsidR="00EB6ACF" w:rsidRPr="008B74EC">
        <w:rPr>
          <w:rFonts w:asciiTheme="majorBidi" w:hAnsiTheme="majorBidi" w:cstheme="majorBidi"/>
          <w:sz w:val="22"/>
          <w:szCs w:val="22"/>
        </w:rPr>
        <w:t>a</w:t>
      </w:r>
      <w:r w:rsidRPr="008B74EC">
        <w:rPr>
          <w:rFonts w:asciiTheme="majorBidi" w:hAnsiTheme="majorBidi" w:cstheme="majorBidi"/>
          <w:sz w:val="22"/>
          <w:szCs w:val="22"/>
        </w:rPr>
        <w:t>OR) and 95% confidence intervals (CI).</w:t>
      </w:r>
    </w:p>
    <w:p w14:paraId="1F56DEB9" w14:textId="3AE79C5E"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Results:</w:t>
      </w:r>
      <w:r w:rsidRPr="008B74EC">
        <w:rPr>
          <w:rFonts w:asciiTheme="majorBidi" w:hAnsiTheme="majorBidi" w:cstheme="majorBidi"/>
          <w:sz w:val="22"/>
          <w:szCs w:val="22"/>
        </w:rPr>
        <w:t xml:space="preserve"> </w:t>
      </w:r>
      <w:r w:rsidR="00542E9C" w:rsidRPr="008B74EC">
        <w:rPr>
          <w:rFonts w:asciiTheme="majorBidi" w:hAnsiTheme="majorBidi" w:cstheme="majorBidi"/>
          <w:sz w:val="22"/>
          <w:szCs w:val="22"/>
        </w:rPr>
        <w:t>Among</w:t>
      </w:r>
      <w:r w:rsidRPr="008B74EC">
        <w:rPr>
          <w:rFonts w:asciiTheme="majorBidi" w:hAnsiTheme="majorBidi" w:cstheme="majorBidi"/>
          <w:sz w:val="22"/>
          <w:szCs w:val="22"/>
        </w:rPr>
        <w:t xml:space="preserve"> </w:t>
      </w:r>
      <w:r w:rsidR="004423B7" w:rsidRPr="008B74EC">
        <w:rPr>
          <w:rFonts w:asciiTheme="majorBidi" w:hAnsiTheme="majorBidi" w:cstheme="majorBidi"/>
          <w:sz w:val="22"/>
          <w:szCs w:val="22"/>
        </w:rPr>
        <w:t>2</w:t>
      </w:r>
      <w:r w:rsidR="002B6DEC" w:rsidRPr="008B74EC">
        <w:rPr>
          <w:rFonts w:asciiTheme="majorBidi" w:hAnsiTheme="majorBidi" w:cstheme="majorBidi"/>
          <w:sz w:val="22"/>
          <w:szCs w:val="22"/>
        </w:rPr>
        <w:t>,</w:t>
      </w:r>
      <w:r w:rsidR="004423B7" w:rsidRPr="008B74EC">
        <w:rPr>
          <w:rFonts w:asciiTheme="majorBidi" w:hAnsiTheme="majorBidi" w:cstheme="majorBidi"/>
          <w:sz w:val="22"/>
          <w:szCs w:val="22"/>
        </w:rPr>
        <w:t>395</w:t>
      </w:r>
      <w:r w:rsidR="00FF3CE0" w:rsidRPr="008B74EC">
        <w:rPr>
          <w:rFonts w:asciiTheme="majorBidi" w:hAnsiTheme="majorBidi" w:cstheme="majorBidi"/>
          <w:sz w:val="22"/>
          <w:szCs w:val="22"/>
        </w:rPr>
        <w:t xml:space="preserve"> </w:t>
      </w:r>
      <w:r w:rsidRPr="008B74EC">
        <w:rPr>
          <w:rFonts w:asciiTheme="majorBidi" w:hAnsiTheme="majorBidi" w:cstheme="majorBidi"/>
          <w:sz w:val="22"/>
          <w:szCs w:val="22"/>
        </w:rPr>
        <w:t>children</w:t>
      </w:r>
      <w:r w:rsidR="00D503ED" w:rsidRPr="008B74EC">
        <w:rPr>
          <w:rFonts w:asciiTheme="majorBidi" w:hAnsiTheme="majorBidi" w:cstheme="majorBidi"/>
          <w:sz w:val="22"/>
          <w:szCs w:val="22"/>
        </w:rPr>
        <w:t xml:space="preserve">, </w:t>
      </w:r>
      <w:r w:rsidR="006E2A8B" w:rsidRPr="008B74EC">
        <w:rPr>
          <w:rFonts w:asciiTheme="majorBidi" w:hAnsiTheme="majorBidi" w:cstheme="majorBidi"/>
          <w:sz w:val="22"/>
          <w:szCs w:val="22"/>
        </w:rPr>
        <w:t>the weighted prevalence of undernutr</w:t>
      </w:r>
      <w:r w:rsidR="00126FB4" w:rsidRPr="008B74EC">
        <w:rPr>
          <w:rFonts w:asciiTheme="majorBidi" w:hAnsiTheme="majorBidi" w:cstheme="majorBidi"/>
          <w:sz w:val="22"/>
          <w:szCs w:val="22"/>
        </w:rPr>
        <w:t xml:space="preserve">ition was </w:t>
      </w:r>
      <w:r w:rsidRPr="008B74EC">
        <w:rPr>
          <w:rFonts w:asciiTheme="majorBidi" w:hAnsiTheme="majorBidi" w:cstheme="majorBidi"/>
          <w:sz w:val="22"/>
          <w:szCs w:val="22"/>
        </w:rPr>
        <w:t>33.5%</w:t>
      </w:r>
      <w:r w:rsidR="002B6DEC" w:rsidRPr="008B74EC">
        <w:rPr>
          <w:rFonts w:asciiTheme="majorBidi" w:hAnsiTheme="majorBidi" w:cstheme="majorBidi"/>
          <w:sz w:val="22"/>
          <w:szCs w:val="22"/>
        </w:rPr>
        <w:t xml:space="preserve">, </w:t>
      </w:r>
      <w:r w:rsidR="00126FB4" w:rsidRPr="008B74EC">
        <w:rPr>
          <w:rFonts w:asciiTheme="majorBidi" w:hAnsiTheme="majorBidi" w:cstheme="majorBidi"/>
          <w:sz w:val="22"/>
          <w:szCs w:val="22"/>
        </w:rPr>
        <w:t>anemia</w:t>
      </w:r>
      <w:r w:rsidR="00884078" w:rsidRPr="008B74EC">
        <w:rPr>
          <w:rFonts w:asciiTheme="majorBidi" w:hAnsiTheme="majorBidi" w:cstheme="majorBidi"/>
          <w:sz w:val="22"/>
          <w:szCs w:val="22"/>
        </w:rPr>
        <w:t xml:space="preserve"> </w:t>
      </w:r>
      <w:r w:rsidR="1261C4F0" w:rsidRPr="008B74EC">
        <w:rPr>
          <w:rFonts w:asciiTheme="majorBidi" w:hAnsiTheme="majorBidi" w:cstheme="majorBidi"/>
          <w:sz w:val="22"/>
          <w:szCs w:val="22"/>
        </w:rPr>
        <w:t xml:space="preserve">was </w:t>
      </w:r>
      <w:r w:rsidRPr="008B74EC">
        <w:rPr>
          <w:rFonts w:asciiTheme="majorBidi" w:hAnsiTheme="majorBidi" w:cstheme="majorBidi"/>
          <w:sz w:val="22"/>
          <w:szCs w:val="22"/>
        </w:rPr>
        <w:t>43.4%</w:t>
      </w:r>
      <w:r w:rsidR="00126FB4" w:rsidRPr="008B74EC">
        <w:rPr>
          <w:rFonts w:asciiTheme="majorBidi" w:hAnsiTheme="majorBidi" w:cstheme="majorBidi"/>
          <w:sz w:val="22"/>
          <w:szCs w:val="22"/>
        </w:rPr>
        <w:t>, an</w:t>
      </w:r>
      <w:r w:rsidRPr="008B74EC">
        <w:rPr>
          <w:rFonts w:asciiTheme="majorBidi" w:hAnsiTheme="majorBidi" w:cstheme="majorBidi"/>
          <w:sz w:val="22"/>
          <w:szCs w:val="22"/>
        </w:rPr>
        <w:t xml:space="preserve">d </w:t>
      </w:r>
      <w:r w:rsidR="0B3043B1" w:rsidRPr="008B74EC">
        <w:rPr>
          <w:rFonts w:asciiTheme="majorBidi" w:hAnsiTheme="majorBidi" w:cstheme="majorBidi"/>
          <w:sz w:val="22"/>
          <w:szCs w:val="22"/>
        </w:rPr>
        <w:t xml:space="preserve">co-existence of </w:t>
      </w:r>
      <w:r w:rsidR="007D5FB3" w:rsidRPr="008B74EC">
        <w:rPr>
          <w:rFonts w:asciiTheme="majorBidi" w:hAnsiTheme="majorBidi" w:cstheme="majorBidi"/>
          <w:sz w:val="22"/>
          <w:szCs w:val="22"/>
        </w:rPr>
        <w:t>undernutrition</w:t>
      </w:r>
      <w:r w:rsidR="3D427791" w:rsidRPr="008B74EC">
        <w:rPr>
          <w:rFonts w:asciiTheme="majorBidi" w:hAnsiTheme="majorBidi" w:cstheme="majorBidi"/>
          <w:sz w:val="22"/>
          <w:szCs w:val="22"/>
        </w:rPr>
        <w:t xml:space="preserve"> and </w:t>
      </w:r>
      <w:r w:rsidR="007D5FB3" w:rsidRPr="008B74EC">
        <w:rPr>
          <w:rFonts w:asciiTheme="majorBidi" w:hAnsiTheme="majorBidi" w:cstheme="majorBidi"/>
          <w:sz w:val="22"/>
          <w:szCs w:val="22"/>
        </w:rPr>
        <w:t>anemia</w:t>
      </w:r>
      <w:r w:rsidR="00C406EC" w:rsidRPr="008B74EC">
        <w:rPr>
          <w:rFonts w:asciiTheme="majorBidi" w:hAnsiTheme="majorBidi" w:cstheme="majorBidi"/>
          <w:sz w:val="22"/>
          <w:szCs w:val="22"/>
        </w:rPr>
        <w:t xml:space="preserve"> </w:t>
      </w:r>
      <w:r w:rsidR="4D2B9945" w:rsidRPr="008B74EC">
        <w:rPr>
          <w:rFonts w:asciiTheme="majorBidi" w:hAnsiTheme="majorBidi" w:cstheme="majorBidi"/>
          <w:sz w:val="22"/>
          <w:szCs w:val="22"/>
        </w:rPr>
        <w:t xml:space="preserve">was </w:t>
      </w:r>
      <w:r w:rsidR="006F4335" w:rsidRPr="008B74EC">
        <w:rPr>
          <w:rFonts w:asciiTheme="majorBidi" w:hAnsiTheme="majorBidi" w:cstheme="majorBidi"/>
          <w:sz w:val="22"/>
          <w:szCs w:val="22"/>
        </w:rPr>
        <w:t>16.0%</w:t>
      </w:r>
      <w:r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w:t>
      </w:r>
      <w:r w:rsidR="00E24501" w:rsidRPr="008B74EC">
        <w:rPr>
          <w:rFonts w:asciiTheme="majorBidi" w:hAnsiTheme="majorBidi" w:cstheme="majorBidi"/>
          <w:sz w:val="22"/>
          <w:szCs w:val="22"/>
        </w:rPr>
        <w:t>C</w:t>
      </w:r>
      <w:r w:rsidR="00B6275E" w:rsidRPr="008B74EC">
        <w:rPr>
          <w:rFonts w:asciiTheme="majorBidi" w:hAnsiTheme="majorBidi" w:cstheme="majorBidi"/>
          <w:sz w:val="22"/>
          <w:szCs w:val="22"/>
        </w:rPr>
        <w:t>hildren from the richest wealth quintile, whose mothers ha</w:t>
      </w:r>
      <w:r w:rsidR="0072662A"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at least secondary education</w:t>
      </w:r>
      <w:r w:rsidR="008003B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and </w:t>
      </w:r>
      <w:r w:rsidR="0093781B" w:rsidRPr="008B74EC">
        <w:rPr>
          <w:rFonts w:asciiTheme="majorBidi" w:hAnsiTheme="majorBidi" w:cstheme="majorBidi"/>
          <w:sz w:val="22"/>
          <w:szCs w:val="22"/>
        </w:rPr>
        <w:t xml:space="preserve">those </w:t>
      </w:r>
      <w:r w:rsidR="00B6275E" w:rsidRPr="008B74EC">
        <w:rPr>
          <w:rFonts w:asciiTheme="majorBidi" w:hAnsiTheme="majorBidi" w:cstheme="majorBidi"/>
          <w:sz w:val="22"/>
          <w:szCs w:val="22"/>
        </w:rPr>
        <w:t>whose mother participate</w:t>
      </w:r>
      <w:r w:rsidR="68508BD2" w:rsidRPr="008B74EC">
        <w:rPr>
          <w:rFonts w:asciiTheme="majorBidi" w:hAnsiTheme="majorBidi" w:cstheme="majorBidi"/>
          <w:sz w:val="22"/>
          <w:szCs w:val="22"/>
        </w:rPr>
        <w:t>d</w:t>
      </w:r>
      <w:r w:rsidR="00B6275E" w:rsidRPr="008B74EC">
        <w:rPr>
          <w:rFonts w:asciiTheme="majorBidi" w:hAnsiTheme="majorBidi" w:cstheme="majorBidi"/>
          <w:sz w:val="22"/>
          <w:szCs w:val="22"/>
        </w:rPr>
        <w:t xml:space="preserve"> in household decision-making </w:t>
      </w:r>
      <w:r w:rsidR="00545341" w:rsidRPr="008B74EC">
        <w:rPr>
          <w:rFonts w:asciiTheme="majorBidi" w:hAnsiTheme="majorBidi" w:cstheme="majorBidi"/>
          <w:sz w:val="22"/>
          <w:szCs w:val="22"/>
        </w:rPr>
        <w:t>had</w:t>
      </w:r>
      <w:r w:rsidR="00B6275E" w:rsidRPr="008B74EC">
        <w:rPr>
          <w:rFonts w:asciiTheme="majorBidi" w:hAnsiTheme="majorBidi" w:cstheme="majorBidi"/>
          <w:sz w:val="22"/>
          <w:szCs w:val="22"/>
        </w:rPr>
        <w:t xml:space="preserve"> 5</w:t>
      </w:r>
      <w:r w:rsidR="00022412" w:rsidRPr="008B74EC">
        <w:rPr>
          <w:rFonts w:asciiTheme="majorBidi" w:hAnsiTheme="majorBidi" w:cstheme="majorBidi"/>
          <w:sz w:val="22"/>
          <w:szCs w:val="22"/>
        </w:rPr>
        <w:t>3</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 0.4</w:t>
      </w:r>
      <w:r w:rsidR="00E63CF2" w:rsidRPr="008B74EC">
        <w:rPr>
          <w:rFonts w:asciiTheme="majorBidi" w:hAnsiTheme="majorBidi" w:cstheme="majorBidi"/>
          <w:sz w:val="22"/>
          <w:szCs w:val="22"/>
        </w:rPr>
        <w:t>7</w:t>
      </w:r>
      <w:r w:rsidR="00B6275E" w:rsidRPr="008B74EC">
        <w:rPr>
          <w:rFonts w:asciiTheme="majorBidi" w:hAnsiTheme="majorBidi" w:cstheme="majorBidi"/>
          <w:sz w:val="22"/>
          <w:szCs w:val="22"/>
        </w:rPr>
        <w:t>; 95%</w:t>
      </w:r>
      <w:ins w:id="9" w:author="Bikram Adhikari (bdhikari)" w:date="2025-12-10T16:52:00Z" w16du:dateUtc="2025-12-10T22:52:00Z">
        <w:r w:rsidR="00C3756A">
          <w:rPr>
            <w:rFonts w:asciiTheme="majorBidi" w:hAnsiTheme="majorBidi" w:cstheme="majorBidi"/>
            <w:sz w:val="22"/>
            <w:szCs w:val="22"/>
          </w:rPr>
          <w:t xml:space="preserve"> </w:t>
        </w:r>
      </w:ins>
      <w:r w:rsidR="00B6275E" w:rsidRPr="008B74EC">
        <w:rPr>
          <w:rFonts w:asciiTheme="majorBidi" w:hAnsiTheme="majorBidi" w:cstheme="majorBidi"/>
          <w:sz w:val="22"/>
          <w:szCs w:val="22"/>
        </w:rPr>
        <w:t>CI: 0.26 to 0.</w:t>
      </w:r>
      <w:r w:rsidR="00E63CF2" w:rsidRPr="008B74EC">
        <w:rPr>
          <w:rFonts w:asciiTheme="majorBidi" w:hAnsiTheme="majorBidi" w:cstheme="majorBidi"/>
          <w:sz w:val="22"/>
          <w:szCs w:val="22"/>
        </w:rPr>
        <w:t>86</w:t>
      </w:r>
      <w:r w:rsidR="00B6275E" w:rsidRPr="008B74EC">
        <w:rPr>
          <w:rFonts w:asciiTheme="majorBidi" w:hAnsiTheme="majorBidi" w:cstheme="majorBidi"/>
          <w:sz w:val="22"/>
          <w:szCs w:val="22"/>
        </w:rPr>
        <w:t>), 4</w:t>
      </w:r>
      <w:r w:rsidR="00CE15BC" w:rsidRPr="008B74EC">
        <w:rPr>
          <w:rFonts w:asciiTheme="majorBidi" w:hAnsiTheme="majorBidi" w:cstheme="majorBidi"/>
          <w:sz w:val="22"/>
          <w:szCs w:val="22"/>
        </w:rPr>
        <w:t>8</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OR:0.5</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95%</w:t>
      </w:r>
      <w:ins w:id="10" w:author="Bikram Adhikari (bdhikari)" w:date="2025-12-10T16:52:00Z" w16du:dateUtc="2025-12-10T22:52:00Z">
        <w:r w:rsidR="00C3756A">
          <w:rPr>
            <w:rFonts w:asciiTheme="majorBidi" w:hAnsiTheme="majorBidi" w:cstheme="majorBidi"/>
            <w:sz w:val="22"/>
            <w:szCs w:val="22"/>
          </w:rPr>
          <w:t xml:space="preserve"> </w:t>
        </w:r>
      </w:ins>
      <w:r w:rsidR="00B6275E" w:rsidRPr="008B74EC">
        <w:rPr>
          <w:rFonts w:asciiTheme="majorBidi" w:hAnsiTheme="majorBidi" w:cstheme="majorBidi"/>
          <w:sz w:val="22"/>
          <w:szCs w:val="22"/>
        </w:rPr>
        <w:t>CI: 0.3</w:t>
      </w:r>
      <w:r w:rsidR="00CE15BC" w:rsidRPr="008B74EC">
        <w:rPr>
          <w:rFonts w:asciiTheme="majorBidi" w:hAnsiTheme="majorBidi" w:cstheme="majorBidi"/>
          <w:sz w:val="22"/>
          <w:szCs w:val="22"/>
        </w:rPr>
        <w:t>2</w:t>
      </w:r>
      <w:r w:rsidR="00B6275E" w:rsidRPr="008B74EC">
        <w:rPr>
          <w:rFonts w:asciiTheme="majorBidi" w:hAnsiTheme="majorBidi" w:cstheme="majorBidi"/>
          <w:sz w:val="22"/>
          <w:szCs w:val="22"/>
        </w:rPr>
        <w:t xml:space="preserve"> to 0.</w:t>
      </w:r>
      <w:ins w:id="11" w:author="Bikram Adhikari (bdhikari)" w:date="2025-12-10T20:27:00Z" w16du:dateUtc="2025-12-11T02:27:00Z">
        <w:r w:rsidR="00115F45">
          <w:rPr>
            <w:rFonts w:asciiTheme="majorBidi" w:hAnsiTheme="majorBidi" w:cstheme="majorBidi"/>
            <w:sz w:val="22"/>
            <w:szCs w:val="22"/>
          </w:rPr>
          <w:t>86</w:t>
        </w:r>
      </w:ins>
      <w:del w:id="12" w:author="Bikram Adhikari (bdhikari)" w:date="2025-12-10T20:27:00Z" w16du:dateUtc="2025-12-11T02:27:00Z">
        <w:r w:rsidR="00B6275E" w:rsidRPr="008B74EC" w:rsidDel="00115F45">
          <w:rPr>
            <w:rFonts w:asciiTheme="majorBidi" w:hAnsiTheme="majorBidi" w:cstheme="majorBidi"/>
            <w:sz w:val="22"/>
            <w:szCs w:val="22"/>
          </w:rPr>
          <w:delText>93</w:delText>
        </w:r>
      </w:del>
      <w:r w:rsidR="00B6275E" w:rsidRPr="008B74EC">
        <w:rPr>
          <w:rFonts w:asciiTheme="majorBidi" w:hAnsiTheme="majorBidi" w:cstheme="majorBidi"/>
          <w:sz w:val="22"/>
          <w:szCs w:val="22"/>
        </w:rPr>
        <w:t>), and 3</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w:t>
      </w:r>
      <w:r w:rsidR="00E67742" w:rsidRPr="008B74EC">
        <w:rPr>
          <w:rFonts w:asciiTheme="majorBidi" w:hAnsiTheme="majorBidi" w:cstheme="majorBidi"/>
          <w:sz w:val="22"/>
          <w:szCs w:val="22"/>
        </w:rPr>
        <w:t>a</w:t>
      </w:r>
      <w:r w:rsidR="00B6275E" w:rsidRPr="008B74EC">
        <w:rPr>
          <w:rFonts w:asciiTheme="majorBidi" w:hAnsiTheme="majorBidi" w:cstheme="majorBidi"/>
          <w:sz w:val="22"/>
          <w:szCs w:val="22"/>
        </w:rPr>
        <w:t>OR: 0.6</w:t>
      </w:r>
      <w:r w:rsidR="00CE15BC" w:rsidRPr="008B74EC">
        <w:rPr>
          <w:rFonts w:asciiTheme="majorBidi" w:hAnsiTheme="majorBidi" w:cstheme="majorBidi"/>
          <w:sz w:val="22"/>
          <w:szCs w:val="22"/>
        </w:rPr>
        <w:t>6</w:t>
      </w:r>
      <w:r w:rsidR="00BF4B8A" w:rsidRPr="008B74EC">
        <w:rPr>
          <w:rFonts w:asciiTheme="majorBidi" w:hAnsiTheme="majorBidi" w:cstheme="majorBidi"/>
          <w:sz w:val="22"/>
          <w:szCs w:val="22"/>
        </w:rPr>
        <w:t>;</w:t>
      </w:r>
      <w:r w:rsidR="00B6275E" w:rsidRPr="008B74EC">
        <w:rPr>
          <w:rFonts w:asciiTheme="majorBidi" w:hAnsiTheme="majorBidi" w:cstheme="majorBidi"/>
          <w:sz w:val="22"/>
          <w:szCs w:val="22"/>
        </w:rPr>
        <w:t xml:space="preserve"> 95%</w:t>
      </w:r>
      <w:ins w:id="13" w:author="Bikram Adhikari (bdhikari)" w:date="2025-12-10T16:52:00Z" w16du:dateUtc="2025-12-10T22:52:00Z">
        <w:r w:rsidR="00C3756A">
          <w:rPr>
            <w:rFonts w:asciiTheme="majorBidi" w:hAnsiTheme="majorBidi" w:cstheme="majorBidi"/>
            <w:sz w:val="22"/>
            <w:szCs w:val="22"/>
          </w:rPr>
          <w:t xml:space="preserve"> </w:t>
        </w:r>
      </w:ins>
      <w:r w:rsidR="00B6275E" w:rsidRPr="008B74EC">
        <w:rPr>
          <w:rFonts w:asciiTheme="majorBidi" w:hAnsiTheme="majorBidi" w:cstheme="majorBidi"/>
          <w:sz w:val="22"/>
          <w:szCs w:val="22"/>
        </w:rPr>
        <w:t>CI: 0.4</w:t>
      </w:r>
      <w:r w:rsidR="00CE15BC" w:rsidRPr="008B74EC">
        <w:rPr>
          <w:rFonts w:asciiTheme="majorBidi" w:hAnsiTheme="majorBidi" w:cstheme="majorBidi"/>
          <w:sz w:val="22"/>
          <w:szCs w:val="22"/>
        </w:rPr>
        <w:t>7</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to</w:t>
      </w:r>
      <w:r w:rsidR="00A80965" w:rsidRPr="008B74EC">
        <w:rPr>
          <w:rFonts w:asciiTheme="majorBidi" w:hAnsiTheme="majorBidi" w:cstheme="majorBidi"/>
          <w:sz w:val="22"/>
          <w:szCs w:val="22"/>
        </w:rPr>
        <w:t xml:space="preserve"> </w:t>
      </w:r>
      <w:r w:rsidR="00B6275E" w:rsidRPr="008B74EC">
        <w:rPr>
          <w:rFonts w:asciiTheme="majorBidi" w:hAnsiTheme="majorBidi" w:cstheme="majorBidi"/>
          <w:sz w:val="22"/>
          <w:szCs w:val="22"/>
        </w:rPr>
        <w:t>0.9</w:t>
      </w:r>
      <w:r w:rsidR="00CE15BC" w:rsidRPr="008B74EC">
        <w:rPr>
          <w:rFonts w:asciiTheme="majorBidi" w:hAnsiTheme="majorBidi" w:cstheme="majorBidi"/>
          <w:sz w:val="22"/>
          <w:szCs w:val="22"/>
        </w:rPr>
        <w:t>4</w:t>
      </w:r>
      <w:r w:rsidR="00B6275E" w:rsidRPr="008B74EC">
        <w:rPr>
          <w:rFonts w:asciiTheme="majorBidi" w:hAnsiTheme="majorBidi" w:cstheme="majorBidi"/>
          <w:sz w:val="22"/>
          <w:szCs w:val="22"/>
        </w:rPr>
        <w:t xml:space="preserve">) lower </w:t>
      </w:r>
      <w:r w:rsidR="0061726B"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w:t>
      </w:r>
      <w:r w:rsidR="00C70197" w:rsidRPr="008B74EC">
        <w:rPr>
          <w:rFonts w:asciiTheme="majorBidi" w:hAnsiTheme="majorBidi" w:cstheme="majorBidi"/>
          <w:sz w:val="22"/>
          <w:szCs w:val="22"/>
        </w:rPr>
        <w:t>experiencing</w:t>
      </w:r>
      <w:r w:rsidR="002B6DEC" w:rsidRPr="008B74EC">
        <w:rPr>
          <w:rFonts w:asciiTheme="majorBidi" w:hAnsiTheme="majorBidi" w:cstheme="majorBidi"/>
          <w:sz w:val="22"/>
          <w:szCs w:val="22"/>
        </w:rPr>
        <w:t xml:space="preserve"> the</w:t>
      </w:r>
      <w:r w:rsidR="00C70197" w:rsidRPr="008B74EC">
        <w:rPr>
          <w:rFonts w:asciiTheme="majorBidi" w:hAnsiTheme="majorBidi" w:cstheme="majorBidi"/>
          <w:sz w:val="22"/>
          <w:szCs w:val="22"/>
        </w:rPr>
        <w:t xml:space="preserve"> </w:t>
      </w:r>
      <w:r w:rsidR="002B6DEC" w:rsidRPr="008B74EC">
        <w:rPr>
          <w:rFonts w:asciiTheme="majorBidi" w:hAnsiTheme="majorBidi" w:cstheme="majorBidi"/>
          <w:sz w:val="22"/>
          <w:szCs w:val="22"/>
        </w:rPr>
        <w:t xml:space="preserve">co-existence of </w:t>
      </w:r>
      <w:r w:rsidR="00877F15" w:rsidRPr="008B74EC">
        <w:rPr>
          <w:rFonts w:asciiTheme="majorBidi" w:hAnsiTheme="majorBidi" w:cstheme="majorBidi"/>
          <w:sz w:val="22"/>
          <w:szCs w:val="22"/>
        </w:rPr>
        <w:t>undernutrition and anemia</w:t>
      </w:r>
      <w:r w:rsidR="00286F83" w:rsidRPr="008B74EC">
        <w:rPr>
          <w:rFonts w:asciiTheme="majorBidi" w:hAnsiTheme="majorBidi" w:cstheme="majorBidi"/>
          <w:sz w:val="22"/>
          <w:szCs w:val="22"/>
        </w:rPr>
        <w:t xml:space="preserve"> </w:t>
      </w:r>
      <w:r w:rsidR="00877F15" w:rsidRPr="008B74EC">
        <w:rPr>
          <w:rFonts w:asciiTheme="majorBidi" w:hAnsiTheme="majorBidi" w:cstheme="majorBidi"/>
          <w:sz w:val="22"/>
          <w:szCs w:val="22"/>
        </w:rPr>
        <w:t>compared to their counterparts.</w:t>
      </w:r>
      <w:r w:rsidR="00545341" w:rsidRPr="008B74EC">
        <w:rPr>
          <w:rFonts w:asciiTheme="majorBidi" w:hAnsiTheme="majorBidi" w:cstheme="majorBidi"/>
          <w:sz w:val="22"/>
          <w:szCs w:val="22"/>
        </w:rPr>
        <w:t xml:space="preserve"> C</w:t>
      </w:r>
      <w:r w:rsidR="00877F15" w:rsidRPr="008B74EC">
        <w:rPr>
          <w:rFonts w:asciiTheme="majorBidi" w:hAnsiTheme="majorBidi" w:cstheme="majorBidi"/>
          <w:sz w:val="22"/>
          <w:szCs w:val="22"/>
        </w:rPr>
        <w:t xml:space="preserve">hildren with </w:t>
      </w:r>
      <w:r w:rsidR="00A201A8" w:rsidRPr="008B74EC">
        <w:rPr>
          <w:rFonts w:asciiTheme="majorBidi" w:hAnsiTheme="majorBidi" w:cstheme="majorBidi"/>
          <w:sz w:val="22"/>
          <w:szCs w:val="22"/>
        </w:rPr>
        <w:t xml:space="preserve">underweight </w:t>
      </w:r>
      <w:r w:rsidR="00877F15" w:rsidRPr="008B74EC">
        <w:rPr>
          <w:rFonts w:asciiTheme="majorBidi" w:hAnsiTheme="majorBidi" w:cstheme="majorBidi"/>
          <w:sz w:val="22"/>
          <w:szCs w:val="22"/>
        </w:rPr>
        <w:t>mothers</w:t>
      </w:r>
      <w:r w:rsidR="00545341" w:rsidRPr="008B74EC">
        <w:rPr>
          <w:rFonts w:asciiTheme="majorBidi" w:hAnsiTheme="majorBidi" w:cstheme="majorBidi"/>
          <w:sz w:val="22"/>
          <w:szCs w:val="22"/>
        </w:rPr>
        <w:t xml:space="preserve"> had</w:t>
      </w:r>
      <w:r w:rsidR="00877F15" w:rsidRPr="008B74EC">
        <w:rPr>
          <w:rFonts w:asciiTheme="majorBidi" w:hAnsiTheme="majorBidi" w:cstheme="majorBidi"/>
          <w:sz w:val="22"/>
          <w:szCs w:val="22"/>
        </w:rPr>
        <w:t xml:space="preserve"> </w:t>
      </w:r>
      <w:r w:rsidR="00245AAC" w:rsidRPr="008B74EC">
        <w:rPr>
          <w:rFonts w:asciiTheme="majorBidi" w:hAnsiTheme="majorBidi" w:cstheme="majorBidi"/>
          <w:sz w:val="22"/>
          <w:szCs w:val="22"/>
        </w:rPr>
        <w:t>80</w:t>
      </w:r>
      <w:r w:rsidR="00877F15" w:rsidRPr="008B74EC">
        <w:rPr>
          <w:rFonts w:asciiTheme="majorBidi" w:hAnsiTheme="majorBidi" w:cstheme="majorBidi"/>
          <w:sz w:val="22"/>
          <w:szCs w:val="22"/>
        </w:rPr>
        <w:t>% (</w:t>
      </w:r>
      <w:r w:rsidR="00416380" w:rsidRPr="008B74EC">
        <w:rPr>
          <w:rFonts w:asciiTheme="majorBidi" w:hAnsiTheme="majorBidi" w:cstheme="majorBidi"/>
          <w:sz w:val="22"/>
          <w:szCs w:val="22"/>
        </w:rPr>
        <w:t>aOR</w:t>
      </w:r>
      <w:r w:rsidR="008037AE" w:rsidRPr="008B74EC">
        <w:rPr>
          <w:rFonts w:asciiTheme="majorBidi" w:hAnsiTheme="majorBidi" w:cstheme="majorBidi"/>
          <w:sz w:val="22"/>
          <w:szCs w:val="22"/>
        </w:rPr>
        <w:t>:</w:t>
      </w:r>
      <w:r w:rsidR="00DC7454" w:rsidRPr="008B74EC">
        <w:rPr>
          <w:rFonts w:asciiTheme="majorBidi" w:hAnsiTheme="majorBidi" w:cstheme="majorBidi"/>
          <w:sz w:val="22"/>
          <w:szCs w:val="22"/>
        </w:rPr>
        <w:t xml:space="preserve">1.80; </w:t>
      </w:r>
      <w:r w:rsidR="00877F15" w:rsidRPr="008B74EC">
        <w:rPr>
          <w:rFonts w:asciiTheme="majorBidi" w:hAnsiTheme="majorBidi" w:cstheme="majorBidi"/>
          <w:sz w:val="22"/>
          <w:szCs w:val="22"/>
        </w:rPr>
        <w:t>95% CI:1.2</w:t>
      </w:r>
      <w:r w:rsidR="009455E1" w:rsidRPr="008B74EC">
        <w:rPr>
          <w:rFonts w:asciiTheme="majorBidi" w:hAnsiTheme="majorBidi" w:cstheme="majorBidi"/>
          <w:sz w:val="22"/>
          <w:szCs w:val="22"/>
        </w:rPr>
        <w:t>0</w:t>
      </w:r>
      <w:r w:rsidR="00877F15" w:rsidRPr="008B74EC">
        <w:rPr>
          <w:rFonts w:asciiTheme="majorBidi" w:hAnsiTheme="majorBidi" w:cstheme="majorBidi"/>
          <w:sz w:val="22"/>
          <w:szCs w:val="22"/>
        </w:rPr>
        <w:t xml:space="preserve"> to 2.</w:t>
      </w:r>
      <w:r w:rsidR="009455E1" w:rsidRPr="008B74EC">
        <w:rPr>
          <w:rFonts w:asciiTheme="majorBidi" w:hAnsiTheme="majorBidi" w:cstheme="majorBidi"/>
          <w:sz w:val="22"/>
          <w:szCs w:val="22"/>
        </w:rPr>
        <w:t>7</w:t>
      </w:r>
      <w:r w:rsidR="00877F15" w:rsidRPr="008B74EC">
        <w:rPr>
          <w:rFonts w:asciiTheme="majorBidi" w:hAnsiTheme="majorBidi" w:cstheme="majorBidi"/>
          <w:sz w:val="22"/>
          <w:szCs w:val="22"/>
        </w:rPr>
        <w:t xml:space="preserve">0) higher </w:t>
      </w:r>
      <w:r w:rsidR="0024194A" w:rsidRPr="008B74EC">
        <w:rPr>
          <w:rFonts w:asciiTheme="majorBidi" w:hAnsiTheme="majorBidi" w:cstheme="majorBidi"/>
          <w:sz w:val="22"/>
          <w:szCs w:val="22"/>
        </w:rPr>
        <w:t xml:space="preserve">odds </w:t>
      </w:r>
      <w:r w:rsidR="00877F15" w:rsidRPr="008B74EC">
        <w:rPr>
          <w:rFonts w:asciiTheme="majorBidi" w:hAnsiTheme="majorBidi" w:cstheme="majorBidi"/>
          <w:sz w:val="22"/>
          <w:szCs w:val="22"/>
        </w:rPr>
        <w:t xml:space="preserve">of co-existence compared to their counterparts. </w:t>
      </w:r>
    </w:p>
    <w:p w14:paraId="62AB17C7" w14:textId="1BEB4C6D" w:rsidR="00363AC6" w:rsidRPr="008B74EC" w:rsidRDefault="00363AC6" w:rsidP="0ECD4335">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t xml:space="preserve">Conclusion: </w:t>
      </w:r>
      <w:r w:rsidRPr="008B74EC">
        <w:rPr>
          <w:rFonts w:asciiTheme="majorBidi" w:hAnsiTheme="majorBidi" w:cstheme="majorBidi"/>
          <w:sz w:val="22"/>
          <w:szCs w:val="22"/>
        </w:rPr>
        <w:t xml:space="preserve">The prevalence of undernutrition, anemia, and </w:t>
      </w:r>
      <w:r w:rsidR="26EC987F" w:rsidRPr="008B74EC">
        <w:rPr>
          <w:rFonts w:asciiTheme="majorBidi" w:hAnsiTheme="majorBidi" w:cstheme="majorBidi"/>
          <w:sz w:val="22"/>
          <w:szCs w:val="22"/>
        </w:rPr>
        <w:t xml:space="preserve">their </w:t>
      </w:r>
      <w:r w:rsidRPr="008B74EC">
        <w:rPr>
          <w:rFonts w:asciiTheme="majorBidi" w:hAnsiTheme="majorBidi" w:cstheme="majorBidi"/>
          <w:sz w:val="22"/>
          <w:szCs w:val="22"/>
        </w:rPr>
        <w:t>co-existenc</w:t>
      </w:r>
      <w:r w:rsidR="00286F83" w:rsidRPr="008B74EC">
        <w:rPr>
          <w:rFonts w:asciiTheme="majorBidi" w:hAnsiTheme="majorBidi" w:cstheme="majorBidi"/>
          <w:sz w:val="22"/>
          <w:szCs w:val="22"/>
        </w:rPr>
        <w:t>e among</w:t>
      </w:r>
      <w:r w:rsidR="008C4011" w:rsidRPr="008B74EC">
        <w:rPr>
          <w:rFonts w:asciiTheme="majorBidi" w:hAnsiTheme="majorBidi" w:cstheme="majorBidi"/>
          <w:sz w:val="22"/>
          <w:szCs w:val="22"/>
        </w:rPr>
        <w:t xml:space="preserve"> children </w:t>
      </w:r>
      <w:r w:rsidR="70128B73" w:rsidRPr="008B74EC">
        <w:rPr>
          <w:rFonts w:asciiTheme="majorBidi" w:hAnsiTheme="majorBidi" w:cstheme="majorBidi"/>
          <w:sz w:val="22"/>
          <w:szCs w:val="22"/>
        </w:rPr>
        <w:t>was</w:t>
      </w:r>
      <w:r w:rsidR="008C4011" w:rsidRPr="008B74EC">
        <w:rPr>
          <w:rFonts w:asciiTheme="majorBidi" w:hAnsiTheme="majorBidi" w:cstheme="majorBidi"/>
          <w:sz w:val="22"/>
          <w:szCs w:val="22"/>
        </w:rPr>
        <w:t xml:space="preserve"> high</w:t>
      </w:r>
      <w:r w:rsidR="00286F83" w:rsidRPr="008B74EC">
        <w:rPr>
          <w:rFonts w:asciiTheme="majorBidi" w:hAnsiTheme="majorBidi" w:cstheme="majorBidi"/>
          <w:sz w:val="22"/>
          <w:szCs w:val="22"/>
        </w:rPr>
        <w:t xml:space="preserve"> in Nepal</w:t>
      </w:r>
      <w:r w:rsidRPr="008B74EC">
        <w:rPr>
          <w:rFonts w:asciiTheme="majorBidi" w:hAnsiTheme="majorBidi" w:cstheme="majorBidi"/>
          <w:sz w:val="22"/>
          <w:szCs w:val="22"/>
        </w:rPr>
        <w:t xml:space="preserve">. </w:t>
      </w:r>
      <w:r w:rsidR="00FE55A3" w:rsidRPr="008B74EC">
        <w:rPr>
          <w:rFonts w:asciiTheme="majorBidi" w:hAnsiTheme="majorBidi" w:cstheme="majorBidi"/>
          <w:sz w:val="22"/>
          <w:szCs w:val="22"/>
        </w:rPr>
        <w:t xml:space="preserve">Interventions </w:t>
      </w:r>
      <w:r w:rsidR="00954CC0" w:rsidRPr="008B74EC">
        <w:rPr>
          <w:rFonts w:asciiTheme="majorBidi" w:hAnsiTheme="majorBidi" w:cstheme="majorBidi"/>
          <w:sz w:val="22"/>
          <w:szCs w:val="22"/>
        </w:rPr>
        <w:t>that</w:t>
      </w:r>
      <w:r w:rsidR="00FE55A3" w:rsidRPr="008B74EC">
        <w:rPr>
          <w:rFonts w:asciiTheme="majorBidi" w:hAnsiTheme="majorBidi" w:cstheme="majorBidi"/>
          <w:sz w:val="22"/>
          <w:szCs w:val="22"/>
        </w:rPr>
        <w:t xml:space="preserve"> </w:t>
      </w:r>
      <w:r w:rsidR="00A51ABD" w:rsidRPr="008B74EC">
        <w:rPr>
          <w:rFonts w:asciiTheme="majorBidi" w:hAnsiTheme="majorBidi" w:cstheme="majorBidi"/>
          <w:sz w:val="22"/>
          <w:szCs w:val="22"/>
        </w:rPr>
        <w:t>improve</w:t>
      </w:r>
      <w:r w:rsidR="00FF677D" w:rsidRPr="008B74EC">
        <w:rPr>
          <w:rFonts w:asciiTheme="majorBidi" w:hAnsiTheme="majorBidi" w:cstheme="majorBidi"/>
          <w:sz w:val="22"/>
          <w:szCs w:val="22"/>
        </w:rPr>
        <w:t xml:space="preserve"> mother’s education,</w:t>
      </w:r>
      <w:r w:rsidR="00614B40" w:rsidRPr="008B74EC">
        <w:rPr>
          <w:rFonts w:asciiTheme="majorBidi" w:hAnsiTheme="majorBidi" w:cstheme="majorBidi"/>
          <w:sz w:val="22"/>
          <w:szCs w:val="22"/>
        </w:rPr>
        <w:t xml:space="preserve"> </w:t>
      </w:r>
      <w:r w:rsidR="00954CC0" w:rsidRPr="008B74EC">
        <w:rPr>
          <w:rFonts w:asciiTheme="majorBidi" w:hAnsiTheme="majorBidi" w:cstheme="majorBidi"/>
          <w:sz w:val="22"/>
          <w:szCs w:val="22"/>
        </w:rPr>
        <w:t>strengthen their</w:t>
      </w:r>
      <w:r w:rsidR="00FF677D" w:rsidRPr="008B74EC">
        <w:rPr>
          <w:rFonts w:asciiTheme="majorBidi" w:hAnsiTheme="majorBidi" w:cstheme="majorBidi"/>
          <w:sz w:val="22"/>
          <w:szCs w:val="22"/>
        </w:rPr>
        <w:t xml:space="preserve"> roles in </w:t>
      </w:r>
      <w:ins w:id="14" w:author="Bikram Adhikari (bdhikari)" w:date="2025-12-10T15:59:00Z" w16du:dateUtc="2025-12-10T21:59:00Z">
        <w:r w:rsidR="00360BBC">
          <w:rPr>
            <w:rFonts w:asciiTheme="majorBidi" w:hAnsiTheme="majorBidi" w:cstheme="majorBidi"/>
            <w:sz w:val="22"/>
            <w:szCs w:val="22"/>
          </w:rPr>
          <w:t xml:space="preserve">the </w:t>
        </w:r>
      </w:ins>
      <w:r w:rsidR="00FF677D" w:rsidRPr="008B74EC">
        <w:rPr>
          <w:rFonts w:asciiTheme="majorBidi" w:hAnsiTheme="majorBidi" w:cstheme="majorBidi"/>
          <w:sz w:val="22"/>
          <w:szCs w:val="22"/>
        </w:rPr>
        <w:t>family,</w:t>
      </w:r>
      <w:r w:rsidR="00E12321" w:rsidRPr="008B74EC">
        <w:rPr>
          <w:rFonts w:asciiTheme="majorBidi" w:hAnsiTheme="majorBidi" w:cstheme="majorBidi"/>
          <w:sz w:val="22"/>
          <w:szCs w:val="22"/>
        </w:rPr>
        <w:t xml:space="preserve"> and </w:t>
      </w:r>
      <w:r w:rsidR="00A51ABD" w:rsidRPr="008B74EC">
        <w:rPr>
          <w:rFonts w:asciiTheme="majorBidi" w:hAnsiTheme="majorBidi" w:cstheme="majorBidi"/>
          <w:sz w:val="22"/>
          <w:szCs w:val="22"/>
        </w:rPr>
        <w:t>enhance</w:t>
      </w:r>
      <w:r w:rsidR="004D6217" w:rsidRPr="008B74EC">
        <w:rPr>
          <w:rFonts w:asciiTheme="majorBidi" w:hAnsiTheme="majorBidi" w:cstheme="majorBidi"/>
          <w:sz w:val="22"/>
          <w:szCs w:val="22"/>
        </w:rPr>
        <w:t xml:space="preserve"> </w:t>
      </w:r>
      <w:ins w:id="15" w:author="Bikram Adhikari (bdhikari)" w:date="2025-12-10T15:59:00Z" w16du:dateUtc="2025-12-10T21:59:00Z">
        <w:r w:rsidR="0001182A">
          <w:rPr>
            <w:rFonts w:asciiTheme="majorBidi" w:hAnsiTheme="majorBidi" w:cstheme="majorBidi"/>
            <w:sz w:val="22"/>
            <w:szCs w:val="22"/>
          </w:rPr>
          <w:t xml:space="preserve">the </w:t>
        </w:r>
      </w:ins>
      <w:r w:rsidR="00A51ABD" w:rsidRPr="008B74EC">
        <w:rPr>
          <w:rFonts w:asciiTheme="majorBidi" w:hAnsiTheme="majorBidi" w:cstheme="majorBidi"/>
          <w:sz w:val="22"/>
          <w:szCs w:val="22"/>
        </w:rPr>
        <w:t>household</w:t>
      </w:r>
      <w:r w:rsidR="00FF677D" w:rsidRPr="008B74EC">
        <w:rPr>
          <w:rFonts w:asciiTheme="majorBidi" w:hAnsiTheme="majorBidi" w:cstheme="majorBidi"/>
          <w:sz w:val="22"/>
          <w:szCs w:val="22"/>
        </w:rPr>
        <w:t xml:space="preserve"> </w:t>
      </w:r>
      <w:r w:rsidR="00E12321" w:rsidRPr="008B74EC">
        <w:rPr>
          <w:rFonts w:asciiTheme="majorBidi" w:hAnsiTheme="majorBidi" w:cstheme="majorBidi"/>
          <w:sz w:val="22"/>
          <w:szCs w:val="22"/>
        </w:rPr>
        <w:t xml:space="preserve">financial condition </w:t>
      </w:r>
      <w:del w:id="16" w:author="Bikram Adhikari (bdhikari)" w:date="2025-12-10T16:00:00Z" w16du:dateUtc="2025-12-10T22:00:00Z">
        <w:r w:rsidR="00E12321" w:rsidRPr="008B74EC" w:rsidDel="0075575F">
          <w:rPr>
            <w:rFonts w:asciiTheme="majorBidi" w:hAnsiTheme="majorBidi" w:cstheme="majorBidi"/>
            <w:sz w:val="22"/>
            <w:szCs w:val="22"/>
          </w:rPr>
          <w:delText>of household</w:delText>
        </w:r>
        <w:r w:rsidR="002C1697" w:rsidRPr="008B74EC" w:rsidDel="0075575F">
          <w:rPr>
            <w:rFonts w:asciiTheme="majorBidi" w:hAnsiTheme="majorBidi" w:cstheme="majorBidi"/>
            <w:sz w:val="22"/>
            <w:szCs w:val="22"/>
          </w:rPr>
          <w:delText xml:space="preserve"> </w:delText>
        </w:r>
      </w:del>
      <w:r w:rsidR="00D37801" w:rsidRPr="008B74EC">
        <w:rPr>
          <w:rFonts w:asciiTheme="majorBidi" w:hAnsiTheme="majorBidi" w:cstheme="majorBidi"/>
          <w:sz w:val="22"/>
          <w:szCs w:val="22"/>
        </w:rPr>
        <w:t xml:space="preserve">are </w:t>
      </w:r>
      <w:r w:rsidR="00667B61" w:rsidRPr="008B74EC">
        <w:rPr>
          <w:rFonts w:asciiTheme="majorBidi" w:hAnsiTheme="majorBidi" w:cstheme="majorBidi"/>
          <w:sz w:val="22"/>
          <w:szCs w:val="22"/>
        </w:rPr>
        <w:t>essential</w:t>
      </w:r>
      <w:r w:rsidRPr="008B74EC">
        <w:rPr>
          <w:rFonts w:asciiTheme="majorBidi" w:hAnsiTheme="majorBidi" w:cstheme="majorBidi"/>
          <w:sz w:val="22"/>
          <w:szCs w:val="22"/>
        </w:rPr>
        <w:t xml:space="preserve"> to </w:t>
      </w:r>
      <w:r w:rsidR="00960B06" w:rsidRPr="008B74EC">
        <w:rPr>
          <w:rFonts w:asciiTheme="majorBidi" w:hAnsiTheme="majorBidi" w:cstheme="majorBidi"/>
          <w:sz w:val="22"/>
          <w:szCs w:val="22"/>
        </w:rPr>
        <w:t>reduce these conditions</w:t>
      </w:r>
      <w:r w:rsidRPr="008B74EC">
        <w:rPr>
          <w:rFonts w:asciiTheme="majorBidi" w:hAnsiTheme="majorBidi" w:cstheme="majorBidi"/>
          <w:sz w:val="22"/>
          <w:szCs w:val="22"/>
        </w:rPr>
        <w:t xml:space="preserve"> and improve </w:t>
      </w:r>
      <w:r w:rsidR="00960B06" w:rsidRPr="008B74EC">
        <w:rPr>
          <w:rFonts w:asciiTheme="majorBidi" w:hAnsiTheme="majorBidi" w:cstheme="majorBidi"/>
          <w:sz w:val="22"/>
          <w:szCs w:val="22"/>
        </w:rPr>
        <w:t xml:space="preserve">children’s </w:t>
      </w:r>
      <w:r w:rsidRPr="008B74EC">
        <w:rPr>
          <w:rFonts w:asciiTheme="majorBidi" w:hAnsiTheme="majorBidi" w:cstheme="majorBidi"/>
          <w:sz w:val="22"/>
          <w:szCs w:val="22"/>
        </w:rPr>
        <w:t xml:space="preserve">nutritional status. </w:t>
      </w:r>
    </w:p>
    <w:p w14:paraId="22B49529" w14:textId="77777777" w:rsidR="00564BC0" w:rsidRPr="008B74EC" w:rsidRDefault="00564BC0" w:rsidP="0ECD4335">
      <w:pPr>
        <w:spacing w:line="360" w:lineRule="auto"/>
        <w:jc w:val="both"/>
        <w:rPr>
          <w:rFonts w:asciiTheme="majorBidi" w:hAnsiTheme="majorBidi" w:cstheme="majorBidi"/>
          <w:sz w:val="22"/>
          <w:szCs w:val="22"/>
        </w:rPr>
      </w:pPr>
    </w:p>
    <w:p w14:paraId="37E32EB4" w14:textId="3F614D09" w:rsidR="00EB0E23" w:rsidRPr="008B74EC" w:rsidRDefault="0004701C" w:rsidP="00564BC0">
      <w:pPr>
        <w:spacing w:line="360" w:lineRule="auto"/>
        <w:jc w:val="both"/>
        <w:rPr>
          <w:rFonts w:asciiTheme="majorBidi" w:hAnsiTheme="majorBidi" w:cstheme="majorBidi"/>
          <w:b/>
          <w:bCs/>
          <w:sz w:val="22"/>
          <w:szCs w:val="22"/>
        </w:rPr>
      </w:pPr>
      <w:r w:rsidRPr="008B74EC">
        <w:rPr>
          <w:rFonts w:asciiTheme="majorBidi" w:hAnsiTheme="majorBidi" w:cstheme="majorBidi"/>
          <w:i/>
          <w:iCs/>
          <w:sz w:val="22"/>
          <w:szCs w:val="22"/>
        </w:rPr>
        <w:t>Key</w:t>
      </w:r>
      <w:r w:rsidR="00283E32" w:rsidRPr="008B74EC">
        <w:rPr>
          <w:rFonts w:asciiTheme="majorBidi" w:hAnsiTheme="majorBidi" w:cstheme="majorBidi"/>
          <w:i/>
          <w:iCs/>
          <w:sz w:val="22"/>
          <w:szCs w:val="22"/>
        </w:rPr>
        <w:t xml:space="preserve">words: </w:t>
      </w:r>
      <w:r w:rsidR="00222FB6" w:rsidRPr="008B74EC">
        <w:rPr>
          <w:rFonts w:asciiTheme="majorBidi" w:hAnsiTheme="majorBidi" w:cstheme="majorBidi"/>
          <w:i/>
          <w:iCs/>
          <w:sz w:val="22"/>
          <w:szCs w:val="22"/>
        </w:rPr>
        <w:t>u</w:t>
      </w:r>
      <w:r w:rsidR="00283E32" w:rsidRPr="008B74EC">
        <w:rPr>
          <w:rFonts w:asciiTheme="majorBidi" w:hAnsiTheme="majorBidi" w:cstheme="majorBidi"/>
          <w:i/>
          <w:iCs/>
          <w:sz w:val="22"/>
          <w:szCs w:val="22"/>
        </w:rPr>
        <w:t xml:space="preserve">ndernutrition; anemia; </w:t>
      </w:r>
      <w:r w:rsidR="00222FB6" w:rsidRPr="008B74EC">
        <w:rPr>
          <w:rFonts w:asciiTheme="majorBidi" w:hAnsiTheme="majorBidi" w:cstheme="majorBidi"/>
          <w:i/>
          <w:iCs/>
          <w:sz w:val="22"/>
          <w:szCs w:val="22"/>
        </w:rPr>
        <w:t>c</w:t>
      </w:r>
      <w:r w:rsidR="00283E32" w:rsidRPr="008B74EC">
        <w:rPr>
          <w:rFonts w:asciiTheme="majorBidi" w:hAnsiTheme="majorBidi" w:cstheme="majorBidi"/>
          <w:i/>
          <w:iCs/>
          <w:sz w:val="22"/>
          <w:szCs w:val="22"/>
        </w:rPr>
        <w:t xml:space="preserve">o-existence; 6-59-months </w:t>
      </w:r>
      <w:r w:rsidR="007C3F06" w:rsidRPr="008B74EC">
        <w:rPr>
          <w:rFonts w:asciiTheme="majorBidi" w:hAnsiTheme="majorBidi" w:cstheme="majorBidi"/>
          <w:i/>
          <w:iCs/>
          <w:sz w:val="22"/>
          <w:szCs w:val="22"/>
        </w:rPr>
        <w:t>children</w:t>
      </w:r>
      <w:r w:rsidR="00283E32" w:rsidRPr="008B74EC">
        <w:rPr>
          <w:rFonts w:asciiTheme="majorBidi" w:hAnsiTheme="majorBidi" w:cstheme="majorBidi"/>
          <w:i/>
          <w:iCs/>
          <w:sz w:val="22"/>
          <w:szCs w:val="22"/>
        </w:rPr>
        <w:t>; Nepal</w:t>
      </w:r>
      <w:r w:rsidR="008D4A1E" w:rsidRPr="008B74EC">
        <w:rPr>
          <w:rFonts w:asciiTheme="majorBidi" w:hAnsiTheme="majorBidi" w:cstheme="majorBidi"/>
          <w:i/>
          <w:iCs/>
          <w:sz w:val="22"/>
          <w:szCs w:val="22"/>
        </w:rPr>
        <w:t>; NDHS 2022</w:t>
      </w:r>
      <w:r w:rsidR="00EB0E23" w:rsidRPr="008B74EC">
        <w:rPr>
          <w:rFonts w:asciiTheme="majorBidi" w:hAnsiTheme="majorBidi" w:cstheme="majorBidi"/>
          <w:b/>
          <w:bCs/>
          <w:sz w:val="22"/>
          <w:szCs w:val="22"/>
        </w:rPr>
        <w:br w:type="page"/>
      </w:r>
    </w:p>
    <w:p w14:paraId="385D3E91" w14:textId="781AD17A" w:rsidR="000213CB" w:rsidRPr="008B74EC" w:rsidRDefault="007E5516" w:rsidP="00741C2C">
      <w:pPr>
        <w:rPr>
          <w:rFonts w:asciiTheme="majorBidi" w:hAnsiTheme="majorBidi" w:cstheme="majorBidi"/>
          <w:b/>
          <w:bCs/>
          <w:sz w:val="22"/>
          <w:szCs w:val="22"/>
        </w:rPr>
      </w:pPr>
      <w:r w:rsidRPr="008B74EC">
        <w:rPr>
          <w:rFonts w:asciiTheme="majorBidi" w:hAnsiTheme="majorBidi" w:cstheme="majorBidi"/>
          <w:b/>
          <w:bCs/>
          <w:sz w:val="22"/>
          <w:szCs w:val="22"/>
        </w:rPr>
        <w:lastRenderedPageBreak/>
        <w:t>Introduction</w:t>
      </w:r>
    </w:p>
    <w:p w14:paraId="3E4B5E6F" w14:textId="709DCA65" w:rsidR="00554C9C" w:rsidRPr="008B74EC" w:rsidRDefault="1C4F84C1"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Undernutrition</w:t>
      </w:r>
      <w:r w:rsidR="003F4314" w:rsidRPr="008B74EC">
        <w:rPr>
          <w:rFonts w:asciiTheme="majorBidi" w:hAnsiTheme="majorBidi" w:cstheme="majorBidi"/>
          <w:sz w:val="22"/>
          <w:szCs w:val="22"/>
        </w:rPr>
        <w:t xml:space="preserve"> </w:t>
      </w:r>
      <w:r w:rsidR="687506B1" w:rsidRPr="008B74EC">
        <w:rPr>
          <w:rFonts w:asciiTheme="majorBidi" w:hAnsiTheme="majorBidi" w:cstheme="majorBidi"/>
          <w:sz w:val="22"/>
          <w:szCs w:val="22"/>
        </w:rPr>
        <w:t xml:space="preserve">including </w:t>
      </w:r>
      <w:r w:rsidRPr="008B74EC">
        <w:rPr>
          <w:rFonts w:asciiTheme="majorBidi" w:hAnsiTheme="majorBidi" w:cstheme="majorBidi"/>
          <w:sz w:val="22"/>
          <w:szCs w:val="22"/>
        </w:rPr>
        <w:t>stunting, wasting</w:t>
      </w:r>
      <w:r w:rsidR="7ED1EDC2" w:rsidRPr="008B74EC">
        <w:rPr>
          <w:rFonts w:asciiTheme="majorBidi" w:hAnsiTheme="majorBidi" w:cstheme="majorBidi"/>
          <w:sz w:val="22"/>
          <w:szCs w:val="22"/>
        </w:rPr>
        <w:t xml:space="preserve">, </w:t>
      </w:r>
      <w:r w:rsidR="79114578" w:rsidRPr="008B74EC">
        <w:rPr>
          <w:rFonts w:asciiTheme="majorBidi" w:hAnsiTheme="majorBidi" w:cstheme="majorBidi"/>
          <w:sz w:val="22"/>
          <w:szCs w:val="22"/>
        </w:rPr>
        <w:t xml:space="preserve">and </w:t>
      </w:r>
      <w:r w:rsidR="00C27EEE" w:rsidRPr="008B74EC">
        <w:rPr>
          <w:rFonts w:asciiTheme="majorBidi" w:hAnsiTheme="majorBidi" w:cstheme="majorBidi"/>
          <w:sz w:val="22"/>
          <w:szCs w:val="22"/>
        </w:rPr>
        <w:t>being underweight</w:t>
      </w:r>
      <w:r w:rsidR="003F4314" w:rsidRPr="008B74EC">
        <w:rPr>
          <w:rFonts w:asciiTheme="majorBidi" w:hAnsiTheme="majorBidi" w:cstheme="majorBidi"/>
          <w:sz w:val="22"/>
          <w:szCs w:val="22"/>
        </w:rPr>
        <w:t xml:space="preserve"> </w:t>
      </w:r>
      <w:r w:rsidR="023743D1" w:rsidRPr="008B74EC">
        <w:rPr>
          <w:rFonts w:asciiTheme="majorBidi" w:hAnsiTheme="majorBidi" w:cstheme="majorBidi"/>
          <w:sz w:val="22"/>
          <w:szCs w:val="22"/>
        </w:rPr>
        <w:t xml:space="preserve">is </w:t>
      </w:r>
      <w:r w:rsidR="001B176A" w:rsidRPr="008B74EC">
        <w:rPr>
          <w:rFonts w:asciiTheme="majorBidi" w:hAnsiTheme="majorBidi" w:cstheme="majorBidi"/>
          <w:sz w:val="22"/>
          <w:szCs w:val="22"/>
        </w:rPr>
        <w:t>a</w:t>
      </w:r>
      <w:r w:rsidR="05E905AB" w:rsidRPr="008B74EC">
        <w:rPr>
          <w:rFonts w:asciiTheme="majorBidi" w:hAnsiTheme="majorBidi" w:cstheme="majorBidi"/>
          <w:sz w:val="22"/>
          <w:szCs w:val="22"/>
        </w:rPr>
        <w:t xml:space="preserve"> major public health </w:t>
      </w:r>
      <w:r w:rsidR="003F4314" w:rsidRPr="008B74EC">
        <w:rPr>
          <w:rFonts w:asciiTheme="majorBidi" w:hAnsiTheme="majorBidi" w:cstheme="majorBidi"/>
          <w:sz w:val="22"/>
          <w:szCs w:val="22"/>
        </w:rPr>
        <w:t>challenge</w:t>
      </w:r>
      <w:r w:rsidR="05E905AB" w:rsidRPr="008B74EC">
        <w:rPr>
          <w:rFonts w:asciiTheme="majorBidi" w:hAnsiTheme="majorBidi" w:cstheme="majorBidi"/>
          <w:sz w:val="22"/>
          <w:szCs w:val="22"/>
        </w:rPr>
        <w:t xml:space="preserve"> </w:t>
      </w:r>
      <w:r w:rsidR="77486F29" w:rsidRPr="008B74EC">
        <w:rPr>
          <w:rFonts w:asciiTheme="majorBidi" w:hAnsiTheme="majorBidi" w:cstheme="majorBidi"/>
          <w:sz w:val="22"/>
          <w:szCs w:val="22"/>
        </w:rPr>
        <w:t xml:space="preserve">among </w:t>
      </w:r>
      <w:r w:rsidR="00C65B09" w:rsidRPr="008B74EC">
        <w:rPr>
          <w:rFonts w:asciiTheme="majorBidi" w:hAnsiTheme="majorBidi" w:cstheme="majorBidi"/>
          <w:sz w:val="22"/>
          <w:szCs w:val="22"/>
        </w:rPr>
        <w:t xml:space="preserve">children </w:t>
      </w:r>
      <w:r w:rsidR="77486F29" w:rsidRPr="008B74EC">
        <w:rPr>
          <w:rFonts w:asciiTheme="majorBidi" w:hAnsiTheme="majorBidi" w:cstheme="majorBidi"/>
          <w:sz w:val="22"/>
          <w:szCs w:val="22"/>
        </w:rPr>
        <w:t>under 5</w:t>
      </w:r>
      <w:r w:rsidR="003F4314" w:rsidRPr="008B74EC">
        <w:rPr>
          <w:rFonts w:asciiTheme="majorBidi" w:hAnsiTheme="majorBidi" w:cstheme="majorBidi"/>
          <w:sz w:val="22"/>
          <w:szCs w:val="22"/>
        </w:rPr>
        <w:t xml:space="preserve"> years</w:t>
      </w:r>
      <w:r w:rsidR="0021451E" w:rsidRPr="008B74EC">
        <w:rPr>
          <w:rFonts w:asciiTheme="majorBidi" w:hAnsiTheme="majorBidi" w:cstheme="majorBidi"/>
          <w:sz w:val="22"/>
          <w:szCs w:val="22"/>
        </w:rPr>
        <w:t xml:space="preserve"> (U-5)</w:t>
      </w:r>
      <w:r w:rsidR="003F4314" w:rsidRPr="008B74EC">
        <w:rPr>
          <w:rFonts w:asciiTheme="majorBidi" w:hAnsiTheme="majorBidi" w:cstheme="majorBidi"/>
          <w:sz w:val="22"/>
          <w:szCs w:val="22"/>
        </w:rPr>
        <w:t xml:space="preserve"> of age</w:t>
      </w:r>
      <w:r w:rsidR="77486F29" w:rsidRPr="008B74EC">
        <w:rPr>
          <w:rFonts w:asciiTheme="majorBidi" w:hAnsiTheme="majorBidi" w:cstheme="majorBidi"/>
          <w:sz w:val="22"/>
          <w:szCs w:val="22"/>
        </w:rPr>
        <w:t xml:space="preserve"> </w:t>
      </w:r>
      <w:r w:rsidR="72194D41" w:rsidRPr="008B74EC">
        <w:rPr>
          <w:rFonts w:asciiTheme="majorBidi" w:hAnsiTheme="majorBidi" w:cstheme="majorBidi"/>
          <w:sz w:val="22"/>
          <w:szCs w:val="22"/>
        </w:rPr>
        <w:t>globally</w:t>
      </w:r>
      <w:r w:rsidR="003F4314" w:rsidRPr="008B74EC">
        <w:rPr>
          <w:rFonts w:asciiTheme="majorBidi" w:hAnsiTheme="majorBidi" w:cstheme="majorBidi"/>
          <w:sz w:val="22"/>
          <w:szCs w:val="22"/>
        </w:rPr>
        <w:t xml:space="preserve">. This issue is particularly pronounced in </w:t>
      </w:r>
      <w:r w:rsidR="05E905AB" w:rsidRPr="008B74EC">
        <w:rPr>
          <w:rFonts w:asciiTheme="majorBidi" w:hAnsiTheme="majorBidi" w:cstheme="majorBidi"/>
          <w:sz w:val="22"/>
          <w:szCs w:val="22"/>
        </w:rPr>
        <w:t>developing countries like Nepal</w:t>
      </w:r>
      <w:r w:rsidR="1ED18FBB" w:rsidRPr="008B74EC">
        <w:rPr>
          <w:rFonts w:asciiTheme="majorBidi" w:hAnsiTheme="majorBidi" w:cstheme="majorBidi"/>
          <w:sz w:val="22"/>
          <w:szCs w:val="22"/>
        </w:rPr>
        <w:t xml:space="preserve"> </w:t>
      </w:r>
      <w:r w:rsidR="003B5D3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{"citationID":"Bsyv6a3U","properties":{"formattedCitation":"[1\\uc0\\u8211{}4]","plainCitation":"[1–4]","noteIndex":0},"citationItems":[{"id":2069,"uris":["http://zotero.org/users/3118180/items/8VRSF8C7"],"itemData":{"id":2069,"type":"article-journal","abstract":"Malnutrition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Singh"}],"issued":{"date-parts":[["2020",3,29]]}}},{"id":2066,"uris":["http://zotero.org/users/3118180/items/LZM5JW7L"],"itemData":{"id":2066,"type":"article-journal","abstract":"Anemia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Kumar"},{"family":"Wu","given":"Qian"}],"issued":{"date-parts":[["2022",7,16]]}},"label":"page"},{"id":2072,"uris":["http://zotero.org/users/3118180/items/X9HJT659"],"itemData":{"id":2072,"type":"article-journal","abstract":"The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Nicholas"}],"issued":{"date-parts":[["2019",2]]}}},{"id":2190,"uris":["http://zotero.org/users/3118180/items/MZ44PJPQ"],"itemData":{"id":2190,"type":"article-journal","abstract":"Background\n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w:t>
      </w:r>
      <w:r w:rsidR="003B5D3B" w:rsidRPr="008B74EC">
        <w:rPr>
          <w:rFonts w:asciiTheme="majorBidi" w:hAnsiTheme="majorBidi" w:cstheme="majorBidi"/>
          <w:sz w:val="22"/>
          <w:szCs w:val="22"/>
        </w:rPr>
        <w:fldChar w:fldCharType="end"/>
      </w:r>
      <w:r w:rsidR="05E905AB" w:rsidRPr="008B74EC">
        <w:rPr>
          <w:rFonts w:asciiTheme="majorBidi" w:hAnsiTheme="majorBidi" w:cstheme="majorBidi"/>
          <w:sz w:val="22"/>
          <w:szCs w:val="22"/>
        </w:rPr>
        <w:t>.</w:t>
      </w:r>
      <w:r w:rsidR="3D36D996" w:rsidRPr="008B74EC">
        <w:rPr>
          <w:rFonts w:asciiTheme="majorBidi" w:hAnsiTheme="majorBidi" w:cstheme="majorBidi"/>
          <w:sz w:val="22"/>
          <w:szCs w:val="22"/>
        </w:rPr>
        <w:t xml:space="preserve"> </w:t>
      </w:r>
      <w:r w:rsidR="7AC42452" w:rsidRPr="008B74EC">
        <w:rPr>
          <w:rFonts w:asciiTheme="majorBidi" w:hAnsiTheme="majorBidi" w:cstheme="majorBidi"/>
          <w:sz w:val="22"/>
          <w:szCs w:val="22"/>
        </w:rPr>
        <w:t xml:space="preserve">There are </w:t>
      </w:r>
      <w:r w:rsidR="44681630" w:rsidRPr="008B74EC">
        <w:rPr>
          <w:rFonts w:asciiTheme="majorBidi" w:hAnsiTheme="majorBidi" w:cstheme="majorBidi"/>
          <w:sz w:val="22"/>
          <w:szCs w:val="22"/>
        </w:rPr>
        <w:t>three different</w:t>
      </w:r>
      <w:r w:rsidR="71CF4053" w:rsidRPr="008B74EC">
        <w:rPr>
          <w:rFonts w:asciiTheme="majorBidi" w:hAnsiTheme="majorBidi" w:cstheme="majorBidi"/>
          <w:sz w:val="22"/>
          <w:szCs w:val="22"/>
        </w:rPr>
        <w:t xml:space="preserve"> causes</w:t>
      </w:r>
      <w:r w:rsidR="008A7783" w:rsidRPr="008B74EC">
        <w:rPr>
          <w:rFonts w:asciiTheme="majorBidi" w:hAnsiTheme="majorBidi" w:cstheme="majorBidi"/>
          <w:sz w:val="22"/>
          <w:szCs w:val="22"/>
        </w:rPr>
        <w:t xml:space="preserve"> of undernutrition</w:t>
      </w:r>
      <w:r w:rsidR="71CF4053" w:rsidRPr="008B74EC">
        <w:rPr>
          <w:rFonts w:asciiTheme="majorBidi" w:hAnsiTheme="majorBidi" w:cstheme="majorBidi"/>
          <w:sz w:val="22"/>
          <w:szCs w:val="22"/>
        </w:rPr>
        <w:t xml:space="preserve"> – immediate, underlying, and basic</w:t>
      </w:r>
      <w:r w:rsidR="5563FA5E" w:rsidRPr="008B74EC">
        <w:rPr>
          <w:rFonts w:asciiTheme="majorBidi" w:hAnsiTheme="majorBidi" w:cstheme="majorBidi"/>
          <w:sz w:val="22"/>
          <w:szCs w:val="22"/>
        </w:rPr>
        <w:t xml:space="preserve">: </w:t>
      </w:r>
      <w:r w:rsidR="565547EC" w:rsidRPr="008B74EC">
        <w:rPr>
          <w:rFonts w:asciiTheme="majorBidi" w:hAnsiTheme="majorBidi" w:cstheme="majorBidi"/>
          <w:sz w:val="22"/>
          <w:szCs w:val="22"/>
        </w:rPr>
        <w:t xml:space="preserve">The </w:t>
      </w:r>
      <w:r w:rsidR="2EEC668E" w:rsidRPr="008B74EC">
        <w:rPr>
          <w:rFonts w:asciiTheme="majorBidi" w:hAnsiTheme="majorBidi" w:cstheme="majorBidi"/>
          <w:sz w:val="22"/>
          <w:szCs w:val="22"/>
        </w:rPr>
        <w:t>i</w:t>
      </w:r>
      <w:r w:rsidR="71CF4053" w:rsidRPr="008B74EC">
        <w:rPr>
          <w:rFonts w:asciiTheme="majorBidi" w:hAnsiTheme="majorBidi" w:cstheme="majorBidi"/>
          <w:sz w:val="22"/>
          <w:szCs w:val="22"/>
        </w:rPr>
        <w:t>mmediate causes include inadequate diet</w:t>
      </w:r>
      <w:r w:rsidR="003F4314" w:rsidRPr="008B74EC">
        <w:rPr>
          <w:rFonts w:asciiTheme="majorBidi" w:hAnsiTheme="majorBidi" w:cstheme="majorBidi"/>
          <w:sz w:val="22"/>
          <w:szCs w:val="22"/>
        </w:rPr>
        <w:t xml:space="preserve"> intake</w:t>
      </w:r>
      <w:r w:rsidR="71CF4053" w:rsidRPr="008B74EC">
        <w:rPr>
          <w:rFonts w:asciiTheme="majorBidi" w:hAnsiTheme="majorBidi" w:cstheme="majorBidi"/>
          <w:sz w:val="22"/>
          <w:szCs w:val="22"/>
        </w:rPr>
        <w:t xml:space="preserve"> and repeated illnesses</w:t>
      </w:r>
      <w:r w:rsidR="0B623EE7" w:rsidRPr="008B74EC">
        <w:rPr>
          <w:rFonts w:asciiTheme="majorBidi" w:hAnsiTheme="majorBidi" w:cstheme="majorBidi"/>
          <w:sz w:val="22"/>
          <w:szCs w:val="22"/>
        </w:rPr>
        <w:t>;</w:t>
      </w:r>
      <w:r w:rsidR="00A735F0" w:rsidRPr="008B74EC">
        <w:rPr>
          <w:rFonts w:asciiTheme="majorBidi" w:hAnsiTheme="majorBidi" w:cstheme="majorBidi"/>
          <w:sz w:val="22"/>
          <w:szCs w:val="22"/>
        </w:rPr>
        <w:t xml:space="preserve"> </w:t>
      </w:r>
      <w:r w:rsidR="0F97CA1D" w:rsidRPr="008B74EC">
        <w:rPr>
          <w:rFonts w:asciiTheme="majorBidi" w:hAnsiTheme="majorBidi" w:cstheme="majorBidi"/>
          <w:sz w:val="22"/>
          <w:szCs w:val="22"/>
        </w:rPr>
        <w:t xml:space="preserve">The </w:t>
      </w:r>
      <w:r w:rsidR="00A735F0" w:rsidRPr="008B74EC">
        <w:rPr>
          <w:rFonts w:asciiTheme="majorBidi" w:hAnsiTheme="majorBidi" w:cstheme="majorBidi"/>
          <w:sz w:val="22"/>
          <w:szCs w:val="22"/>
        </w:rPr>
        <w:t>underlying</w:t>
      </w:r>
      <w:r w:rsidR="71CF4053" w:rsidRPr="008B74EC">
        <w:rPr>
          <w:rFonts w:asciiTheme="majorBidi" w:hAnsiTheme="majorBidi" w:cstheme="majorBidi"/>
          <w:sz w:val="22"/>
          <w:szCs w:val="22"/>
        </w:rPr>
        <w:t xml:space="preserve"> </w:t>
      </w:r>
      <w:r w:rsidR="32138BAA" w:rsidRPr="008B74EC">
        <w:rPr>
          <w:rFonts w:asciiTheme="majorBidi" w:hAnsiTheme="majorBidi" w:cstheme="majorBidi"/>
          <w:sz w:val="22"/>
          <w:szCs w:val="22"/>
        </w:rPr>
        <w:t>causes</w:t>
      </w:r>
      <w:r w:rsidR="71CF4053" w:rsidRPr="008B74EC">
        <w:rPr>
          <w:rFonts w:asciiTheme="majorBidi" w:hAnsiTheme="majorBidi" w:cstheme="majorBidi"/>
          <w:sz w:val="22"/>
          <w:szCs w:val="22"/>
        </w:rPr>
        <w:t xml:space="preserve"> </w:t>
      </w:r>
      <w:r w:rsidR="00AE1F0D" w:rsidRPr="008B74EC">
        <w:rPr>
          <w:rFonts w:asciiTheme="majorBidi" w:hAnsiTheme="majorBidi" w:cstheme="majorBidi"/>
          <w:sz w:val="22"/>
          <w:szCs w:val="22"/>
        </w:rPr>
        <w:t xml:space="preserve">include suboptimal </w:t>
      </w:r>
      <w:r w:rsidR="00655092" w:rsidRPr="008B74EC">
        <w:rPr>
          <w:rFonts w:asciiTheme="majorBidi" w:hAnsiTheme="majorBidi" w:cstheme="majorBidi"/>
          <w:sz w:val="22"/>
          <w:szCs w:val="22"/>
        </w:rPr>
        <w:t xml:space="preserve">child feeding and caregiver practices </w:t>
      </w:r>
      <w:r w:rsidR="005E4168" w:rsidRPr="008B74EC">
        <w:rPr>
          <w:rFonts w:asciiTheme="majorBidi" w:hAnsiTheme="majorBidi" w:cstheme="majorBidi"/>
          <w:sz w:val="22"/>
          <w:szCs w:val="22"/>
        </w:rPr>
        <w:t>f</w:t>
      </w:r>
      <w:r w:rsidR="00F51A2B" w:rsidRPr="008B74EC">
        <w:rPr>
          <w:rFonts w:asciiTheme="majorBidi" w:hAnsiTheme="majorBidi" w:cstheme="majorBidi"/>
          <w:sz w:val="22"/>
          <w:szCs w:val="22"/>
        </w:rPr>
        <w:t xml:space="preserve">rom </w:t>
      </w:r>
      <w:r w:rsidR="71CF4053" w:rsidRPr="008B74EC">
        <w:rPr>
          <w:rFonts w:asciiTheme="majorBidi" w:hAnsiTheme="majorBidi" w:cstheme="majorBidi"/>
          <w:sz w:val="22"/>
          <w:szCs w:val="22"/>
        </w:rPr>
        <w:t>mothers, lack of access to health</w:t>
      </w:r>
      <w:r w:rsidR="00416155" w:rsidRPr="008B74EC">
        <w:rPr>
          <w:rFonts w:asciiTheme="majorBidi" w:hAnsiTheme="majorBidi" w:cstheme="majorBidi"/>
          <w:sz w:val="22"/>
          <w:szCs w:val="22"/>
        </w:rPr>
        <w:t xml:space="preserve">care </w:t>
      </w:r>
      <w:r w:rsidR="71CF4053" w:rsidRPr="008B74EC">
        <w:rPr>
          <w:rFonts w:asciiTheme="majorBidi" w:hAnsiTheme="majorBidi" w:cstheme="majorBidi"/>
          <w:sz w:val="22"/>
          <w:szCs w:val="22"/>
        </w:rPr>
        <w:t>facilities, poverty, and food insecurity</w:t>
      </w:r>
      <w:r w:rsidR="0923B352" w:rsidRPr="008B74EC">
        <w:rPr>
          <w:rFonts w:asciiTheme="majorBidi" w:hAnsiTheme="majorBidi" w:cstheme="majorBidi"/>
          <w:sz w:val="22"/>
          <w:szCs w:val="22"/>
        </w:rPr>
        <w:t xml:space="preserve">; </w:t>
      </w:r>
      <w:del w:id="17" w:author="Bikram Adhikari (bdhikari)" w:date="2025-12-10T16:01:00Z" w16du:dateUtc="2025-12-10T22:01:00Z">
        <w:r w:rsidR="1159FFD2" w:rsidRPr="008B74EC" w:rsidDel="008E7BD4">
          <w:rPr>
            <w:rFonts w:asciiTheme="majorBidi" w:hAnsiTheme="majorBidi" w:cstheme="majorBidi"/>
            <w:sz w:val="22"/>
            <w:szCs w:val="22"/>
          </w:rPr>
          <w:delText>T</w:delText>
        </w:r>
        <w:r w:rsidR="0923B352" w:rsidRPr="008B74EC" w:rsidDel="008E7BD4">
          <w:rPr>
            <w:rFonts w:asciiTheme="majorBidi" w:hAnsiTheme="majorBidi" w:cstheme="majorBidi"/>
            <w:sz w:val="22"/>
            <w:szCs w:val="22"/>
          </w:rPr>
          <w:delText xml:space="preserve">he </w:delText>
        </w:r>
      </w:del>
      <w:r w:rsidR="00416155" w:rsidRPr="008B74EC">
        <w:rPr>
          <w:rFonts w:asciiTheme="majorBidi" w:hAnsiTheme="majorBidi" w:cstheme="majorBidi"/>
          <w:sz w:val="22"/>
          <w:szCs w:val="22"/>
        </w:rPr>
        <w:t>basic causes include limited information, political and economic insecurity, gender inequality, and the occurrence of natural disasters</w:t>
      </w:r>
      <w:r w:rsidR="006C70DE" w:rsidRPr="008B74EC">
        <w:rPr>
          <w:rFonts w:asciiTheme="majorBidi" w:hAnsiTheme="majorBidi" w:cstheme="majorBidi"/>
          <w:sz w:val="22"/>
          <w:szCs w:val="22"/>
        </w:rPr>
        <w:t xml:space="preserve"> </w:t>
      </w:r>
      <w:r w:rsidR="00A45687"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{"citationID":"xIaPKQc6","properties":{"formattedCitation":"[5]","plainCitation":"[5]","noteIndex":0},"citationItems":[{"id":2193,"uris":["http://zotero.org/users/3118180/items/GH6QM3XM"],"itemData":{"id":2193,"type":"article-journal","container-title":"South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[5]</w:t>
      </w:r>
      <w:r w:rsidR="00A45687" w:rsidRPr="008B74EC">
        <w:rPr>
          <w:rFonts w:asciiTheme="majorBidi" w:hAnsiTheme="majorBidi" w:cstheme="majorBidi"/>
          <w:sz w:val="22"/>
          <w:szCs w:val="22"/>
        </w:rPr>
        <w:fldChar w:fldCharType="end"/>
      </w:r>
      <w:r w:rsidR="00812784" w:rsidRPr="008B74EC">
        <w:rPr>
          <w:rFonts w:asciiTheme="majorBidi" w:hAnsiTheme="majorBidi" w:cstheme="majorBidi"/>
          <w:sz w:val="22"/>
          <w:szCs w:val="22"/>
        </w:rPr>
        <w:t>.</w:t>
      </w:r>
      <w:r w:rsidR="44681630" w:rsidRPr="008B74EC">
        <w:rPr>
          <w:rFonts w:asciiTheme="majorBidi" w:hAnsiTheme="majorBidi" w:cstheme="majorBidi"/>
          <w:sz w:val="22"/>
          <w:szCs w:val="22"/>
        </w:rPr>
        <w:t xml:space="preserve"> </w:t>
      </w:r>
    </w:p>
    <w:p w14:paraId="43C19765" w14:textId="3834CF6F" w:rsidR="00704B0D" w:rsidRPr="008B74EC" w:rsidRDefault="11AF6F3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Different ind</w:t>
      </w:r>
      <w:ins w:id="18" w:author="Bikram Adhikari (bdhikari)" w:date="2025-12-10T19:58:00Z" w16du:dateUtc="2025-12-11T01:58:00Z">
        <w:r w:rsidR="007D7E45">
          <w:rPr>
            <w:rFonts w:asciiTheme="majorBidi" w:hAnsiTheme="majorBidi" w:cstheme="majorBidi"/>
            <w:sz w:val="22"/>
            <w:szCs w:val="22"/>
          </w:rPr>
          <w:t>ic</w:t>
        </w:r>
      </w:ins>
      <w:del w:id="19" w:author="Bikram Adhikari (bdhikari)" w:date="2025-12-10T19:58:00Z" w16du:dateUtc="2025-12-11T01:58:00Z">
        <w:r w:rsidRPr="008B74EC" w:rsidDel="007D7E45">
          <w:rPr>
            <w:rFonts w:asciiTheme="majorBidi" w:hAnsiTheme="majorBidi" w:cstheme="majorBidi"/>
            <w:sz w:val="22"/>
            <w:szCs w:val="22"/>
          </w:rPr>
          <w:delText>ex</w:delText>
        </w:r>
      </w:del>
      <w:r w:rsidRPr="008B74EC">
        <w:rPr>
          <w:rFonts w:asciiTheme="majorBidi" w:hAnsiTheme="majorBidi" w:cstheme="majorBidi"/>
          <w:sz w:val="22"/>
          <w:szCs w:val="22"/>
        </w:rPr>
        <w:t xml:space="preserve">es of undernutrition measure different underlying development status. </w:t>
      </w:r>
      <w:r w:rsidR="2C1224D6" w:rsidRPr="008B74EC">
        <w:rPr>
          <w:rFonts w:asciiTheme="majorBidi" w:hAnsiTheme="majorBidi" w:cstheme="majorBidi"/>
          <w:sz w:val="22"/>
          <w:szCs w:val="22"/>
        </w:rPr>
        <w:t>S</w:t>
      </w:r>
      <w:r w:rsidR="39E0D770" w:rsidRPr="008B74EC">
        <w:rPr>
          <w:rFonts w:asciiTheme="majorBidi" w:hAnsiTheme="majorBidi" w:cstheme="majorBidi"/>
          <w:sz w:val="22"/>
          <w:szCs w:val="22"/>
        </w:rPr>
        <w:t>tunting indicates chronic malnutrition reflecting long-term nutrient deficiencies</w:t>
      </w:r>
      <w:r w:rsidR="7BCFCC9E" w:rsidRPr="008B74EC">
        <w:rPr>
          <w:rFonts w:asciiTheme="majorBidi" w:hAnsiTheme="majorBidi" w:cstheme="majorBidi"/>
          <w:sz w:val="22"/>
          <w:szCs w:val="22"/>
        </w:rPr>
        <w:t xml:space="preserve"> and </w:t>
      </w:r>
      <w:r w:rsidR="00416155" w:rsidRPr="008B74EC">
        <w:rPr>
          <w:rFonts w:asciiTheme="majorBidi" w:hAnsiTheme="majorBidi" w:cstheme="majorBidi"/>
          <w:sz w:val="22"/>
          <w:szCs w:val="22"/>
        </w:rPr>
        <w:t xml:space="preserve">is </w:t>
      </w:r>
      <w:r w:rsidR="033ED2D7" w:rsidRPr="008B74EC">
        <w:rPr>
          <w:rFonts w:asciiTheme="majorBidi" w:hAnsiTheme="majorBidi" w:cstheme="majorBidi"/>
          <w:sz w:val="22"/>
          <w:szCs w:val="22"/>
        </w:rPr>
        <w:t xml:space="preserve">linked with </w:t>
      </w:r>
      <w:r w:rsidR="1BE5FBFD" w:rsidRPr="008B74EC">
        <w:rPr>
          <w:rFonts w:asciiTheme="majorBidi" w:hAnsiTheme="majorBidi" w:cstheme="majorBidi"/>
          <w:sz w:val="22"/>
          <w:szCs w:val="22"/>
        </w:rPr>
        <w:t>delayed</w:t>
      </w:r>
      <w:r w:rsidR="033ED2D7" w:rsidRPr="008B74EC">
        <w:rPr>
          <w:rFonts w:asciiTheme="majorBidi" w:hAnsiTheme="majorBidi" w:cstheme="majorBidi"/>
          <w:sz w:val="22"/>
          <w:szCs w:val="22"/>
        </w:rPr>
        <w:t xml:space="preserve"> </w:t>
      </w:r>
      <w:ins w:id="20" w:author="Bikram Adhikari (bdhikari)" w:date="2025-12-10T19:59:00Z" w16du:dateUtc="2025-12-11T01:59:00Z">
        <w:r w:rsidR="0082791A">
          <w:rPr>
            <w:rFonts w:asciiTheme="majorBidi" w:hAnsiTheme="majorBidi" w:cstheme="majorBidi"/>
            <w:sz w:val="22"/>
            <w:szCs w:val="22"/>
          </w:rPr>
          <w:t xml:space="preserve">and impaired </w:t>
        </w:r>
      </w:ins>
      <w:r w:rsidR="033ED2D7" w:rsidRPr="008B74EC">
        <w:rPr>
          <w:rFonts w:asciiTheme="majorBidi" w:hAnsiTheme="majorBidi" w:cstheme="majorBidi"/>
          <w:sz w:val="22"/>
          <w:szCs w:val="22"/>
        </w:rPr>
        <w:t xml:space="preserve">motor </w:t>
      </w:r>
      <w:del w:id="21" w:author="Bikram Adhikari (bdhikari)" w:date="2025-12-10T19:58:00Z" w16du:dateUtc="2025-12-11T01:58:00Z">
        <w:r w:rsidR="033ED2D7" w:rsidRPr="008B74EC" w:rsidDel="007D7E45">
          <w:rPr>
            <w:rFonts w:asciiTheme="majorBidi" w:hAnsiTheme="majorBidi" w:cstheme="majorBidi"/>
            <w:sz w:val="22"/>
            <w:szCs w:val="22"/>
          </w:rPr>
          <w:delText xml:space="preserve">development </w:delText>
        </w:r>
      </w:del>
      <w:r w:rsidR="033ED2D7" w:rsidRPr="008B74EC">
        <w:rPr>
          <w:rFonts w:asciiTheme="majorBidi" w:hAnsiTheme="majorBidi" w:cstheme="majorBidi"/>
          <w:sz w:val="22"/>
          <w:szCs w:val="22"/>
        </w:rPr>
        <w:t xml:space="preserve">and </w:t>
      </w:r>
      <w:del w:id="22" w:author="Bikram Adhikari (bdhikari)" w:date="2025-12-10T19:59:00Z" w16du:dateUtc="2025-12-11T01:59:00Z">
        <w:r w:rsidR="033ED2D7" w:rsidRPr="008B74EC" w:rsidDel="0082791A">
          <w:rPr>
            <w:rFonts w:asciiTheme="majorBidi" w:hAnsiTheme="majorBidi" w:cstheme="majorBidi"/>
            <w:sz w:val="22"/>
            <w:szCs w:val="22"/>
          </w:rPr>
          <w:delText xml:space="preserve">impaired </w:delText>
        </w:r>
      </w:del>
      <w:r w:rsidR="033ED2D7" w:rsidRPr="008B74EC">
        <w:rPr>
          <w:rFonts w:asciiTheme="majorBidi" w:hAnsiTheme="majorBidi" w:cstheme="majorBidi"/>
          <w:sz w:val="22"/>
          <w:szCs w:val="22"/>
        </w:rPr>
        <w:t>cognitive development</w:t>
      </w:r>
      <w:r w:rsidR="105F7948"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{"citationID":"4llm4Dhj","properties":{"formattedCitation":"[6]","plainCitation":"[6]","noteIndex":0},"citationItems":[{"id":2192,"uris":["http://zotero.org/users/3118180/items/7CBI3G5Z"],"itemData":{"id":2192,"type":"article-journal","abstract":"Summary.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1B5E89C0" w:rsidRPr="008B74EC">
        <w:rPr>
          <w:rFonts w:asciiTheme="majorBidi" w:hAnsiTheme="majorBidi" w:cstheme="majorBidi"/>
          <w:sz w:val="22"/>
          <w:szCs w:val="22"/>
        </w:rPr>
        <w:t>.</w:t>
      </w:r>
      <w:r w:rsidR="00416155" w:rsidRPr="008B74EC">
        <w:rPr>
          <w:rFonts w:asciiTheme="majorBidi" w:hAnsiTheme="majorBidi" w:cstheme="majorBidi"/>
          <w:sz w:val="22"/>
          <w:szCs w:val="22"/>
        </w:rPr>
        <w:t xml:space="preserve"> </w:t>
      </w:r>
      <w:r w:rsidR="6817BA77" w:rsidRPr="008B74EC">
        <w:rPr>
          <w:rFonts w:asciiTheme="majorBidi" w:hAnsiTheme="majorBidi" w:cstheme="majorBidi"/>
          <w:sz w:val="22"/>
          <w:szCs w:val="22"/>
        </w:rPr>
        <w:t>W</w:t>
      </w:r>
      <w:r w:rsidR="39E0D770" w:rsidRPr="008B74EC">
        <w:rPr>
          <w:rFonts w:asciiTheme="majorBidi" w:hAnsiTheme="majorBidi" w:cstheme="majorBidi"/>
          <w:sz w:val="22"/>
          <w:szCs w:val="22"/>
        </w:rPr>
        <w:t xml:space="preserve">asting </w:t>
      </w:r>
      <w:r w:rsidR="60DD9698" w:rsidRPr="008B74EC">
        <w:rPr>
          <w:rFonts w:asciiTheme="majorBidi" w:hAnsiTheme="majorBidi" w:cstheme="majorBidi"/>
          <w:sz w:val="22"/>
          <w:szCs w:val="22"/>
        </w:rPr>
        <w:t>indicates</w:t>
      </w:r>
      <w:r w:rsidR="39E0D770" w:rsidRPr="008B74EC">
        <w:rPr>
          <w:rFonts w:asciiTheme="majorBidi" w:hAnsiTheme="majorBidi" w:cstheme="majorBidi"/>
          <w:sz w:val="22"/>
          <w:szCs w:val="22"/>
        </w:rPr>
        <w:t xml:space="preserve"> acute malnutrition associated with recent severe food shortages or illnesses leading to weight loss</w:t>
      </w:r>
      <w:r w:rsidR="3591207A" w:rsidRPr="008B74EC">
        <w:rPr>
          <w:rFonts w:asciiTheme="majorBidi" w:hAnsiTheme="majorBidi" w:cstheme="majorBidi"/>
          <w:sz w:val="22"/>
          <w:szCs w:val="22"/>
        </w:rPr>
        <w:t xml:space="preserve"> and is a strong </w:t>
      </w:r>
      <w:r w:rsidR="28A2EBA7" w:rsidRPr="008B74EC">
        <w:rPr>
          <w:rFonts w:asciiTheme="majorBidi" w:hAnsiTheme="majorBidi" w:cstheme="majorBidi"/>
          <w:sz w:val="22"/>
          <w:szCs w:val="22"/>
        </w:rPr>
        <w:t>predictor of mortality</w:t>
      </w:r>
      <w:r w:rsidR="006C70DE"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{"citationID":"9ArEitc5","properties":{"formattedCitation":"[6]","plainCitation":"[6]","noteIndex":0},"citationItems":[{"id":2192,"uris":["http://zotero.org/users/3118180/items/7CBI3G5Z"],"itemData":{"id":2192,"type":"article-journal","abstract":"Summary.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[6]</w:t>
      </w:r>
      <w:r w:rsidR="44681630" w:rsidRPr="008B74EC">
        <w:rPr>
          <w:rFonts w:asciiTheme="majorBidi" w:hAnsiTheme="majorBidi" w:cstheme="majorBidi"/>
          <w:sz w:val="22"/>
          <w:szCs w:val="22"/>
        </w:rPr>
        <w:fldChar w:fldCharType="end"/>
      </w:r>
      <w:r w:rsidR="39E0D770" w:rsidRPr="008B74EC">
        <w:rPr>
          <w:rFonts w:asciiTheme="majorBidi" w:hAnsiTheme="majorBidi" w:cstheme="majorBidi"/>
          <w:sz w:val="22"/>
          <w:szCs w:val="22"/>
        </w:rPr>
        <w:t xml:space="preserve">. </w:t>
      </w:r>
      <w:r w:rsidR="266B1EA7" w:rsidRPr="008B74EC">
        <w:rPr>
          <w:rFonts w:asciiTheme="majorBidi" w:hAnsiTheme="majorBidi" w:cstheme="majorBidi"/>
          <w:sz w:val="22"/>
          <w:szCs w:val="22"/>
        </w:rPr>
        <w:t>Underweight</w:t>
      </w:r>
      <w:r w:rsidR="65A4AB42" w:rsidRPr="008B74EC">
        <w:rPr>
          <w:rFonts w:asciiTheme="majorBidi" w:hAnsiTheme="majorBidi" w:cstheme="majorBidi"/>
          <w:sz w:val="22"/>
          <w:szCs w:val="22"/>
        </w:rPr>
        <w:t xml:space="preserve"> </w:t>
      </w:r>
      <w:r w:rsidR="0F98C049" w:rsidRPr="008B74EC">
        <w:rPr>
          <w:rFonts w:asciiTheme="majorBidi" w:hAnsiTheme="majorBidi" w:cstheme="majorBidi"/>
          <w:sz w:val="22"/>
          <w:szCs w:val="22"/>
        </w:rPr>
        <w:t>combines information about linear growth obstruction and weight for length</w:t>
      </w:r>
      <w:r w:rsidR="00416155" w:rsidRPr="008B74EC">
        <w:rPr>
          <w:rFonts w:asciiTheme="majorBidi" w:hAnsiTheme="majorBidi" w:cstheme="majorBidi"/>
          <w:sz w:val="22"/>
          <w:szCs w:val="22"/>
        </w:rPr>
        <w:t xml:space="preserve"> or </w:t>
      </w:r>
      <w:r w:rsidR="0F98C049" w:rsidRPr="008B74EC">
        <w:rPr>
          <w:rFonts w:asciiTheme="majorBidi" w:hAnsiTheme="majorBidi" w:cstheme="majorBidi"/>
          <w:sz w:val="22"/>
          <w:szCs w:val="22"/>
        </w:rPr>
        <w:t>height</w:t>
      </w:r>
      <w:r w:rsidR="008A7783" w:rsidRPr="008B74EC">
        <w:rPr>
          <w:rFonts w:asciiTheme="majorBidi" w:hAnsiTheme="majorBidi" w:cstheme="majorBidi"/>
          <w:sz w:val="22"/>
          <w:szCs w:val="22"/>
        </w:rPr>
        <w:t xml:space="preserve"> </w:t>
      </w:r>
      <w:r w:rsidR="44681630"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{"citationID":"bII6XLLt","properties":{"formattedCitation":"[7]","plainCitation":"[7]","noteIndex":0},"citationItems":[{"id":2060,"uris":["http://zotero.org/users/3118180/items/CS9YR9T7"],"itemData":{"id":2060,"type":"webpage","abstract":"Malnutrition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44681630" w:rsidRPr="008B74EC">
        <w:rPr>
          <w:rFonts w:asciiTheme="majorBidi" w:hAnsiTheme="majorBidi" w:cstheme="majorBidi"/>
          <w:sz w:val="22"/>
          <w:szCs w:val="22"/>
        </w:rPr>
        <w:fldChar w:fldCharType="end"/>
      </w:r>
      <w:r w:rsidR="28A2EBA7" w:rsidRPr="008B74EC">
        <w:rPr>
          <w:rFonts w:asciiTheme="majorBidi" w:hAnsiTheme="majorBidi" w:cstheme="majorBidi"/>
          <w:sz w:val="22"/>
          <w:szCs w:val="22"/>
        </w:rPr>
        <w:t>.</w:t>
      </w:r>
    </w:p>
    <w:p w14:paraId="385B8EF4" w14:textId="216A7142" w:rsidR="00066254" w:rsidRPr="008B74EC" w:rsidRDefault="39E0D77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Anemia</w:t>
      </w:r>
      <w:r w:rsidR="00FA0149" w:rsidRPr="008B74EC">
        <w:rPr>
          <w:rFonts w:asciiTheme="majorBidi" w:hAnsiTheme="majorBidi" w:cstheme="majorBidi"/>
          <w:sz w:val="22"/>
          <w:szCs w:val="22"/>
        </w:rPr>
        <w:t xml:space="preserve">, particularly iron </w:t>
      </w:r>
      <w:r w:rsidR="00AD5F93" w:rsidRPr="008B74EC">
        <w:rPr>
          <w:rFonts w:asciiTheme="majorBidi" w:hAnsiTheme="majorBidi" w:cstheme="majorBidi"/>
          <w:sz w:val="22"/>
          <w:szCs w:val="22"/>
        </w:rPr>
        <w:t>deficiency</w:t>
      </w:r>
      <w:r w:rsidR="00416155" w:rsidRPr="008B74EC">
        <w:rPr>
          <w:rFonts w:asciiTheme="majorBidi" w:hAnsiTheme="majorBidi" w:cstheme="majorBidi"/>
          <w:sz w:val="22"/>
          <w:szCs w:val="22"/>
        </w:rPr>
        <w:t xml:space="preserve"> anemia</w:t>
      </w:r>
      <w:r w:rsidR="00AD5F93" w:rsidRPr="008B74EC">
        <w:rPr>
          <w:rFonts w:asciiTheme="majorBidi" w:hAnsiTheme="majorBidi" w:cstheme="majorBidi"/>
          <w:sz w:val="22"/>
          <w:szCs w:val="22"/>
        </w:rPr>
        <w:t>, is</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another</w:t>
      </w:r>
      <w:r w:rsidR="63252C92" w:rsidRPr="008B74EC">
        <w:rPr>
          <w:rFonts w:asciiTheme="majorBidi" w:hAnsiTheme="majorBidi" w:cstheme="majorBidi"/>
          <w:sz w:val="22"/>
          <w:szCs w:val="22"/>
        </w:rPr>
        <w:t xml:space="preserve"> common</w:t>
      </w:r>
      <w:r w:rsidR="2CFFC31C" w:rsidRPr="008B74EC">
        <w:rPr>
          <w:rFonts w:asciiTheme="majorBidi" w:hAnsiTheme="majorBidi" w:cstheme="majorBidi"/>
          <w:sz w:val="22"/>
          <w:szCs w:val="22"/>
        </w:rPr>
        <w:t xml:space="preserve"> </w:t>
      </w:r>
      <w:r w:rsidR="00416155" w:rsidRPr="008B74EC">
        <w:rPr>
          <w:rFonts w:asciiTheme="majorBidi" w:hAnsiTheme="majorBidi" w:cstheme="majorBidi"/>
          <w:sz w:val="22"/>
          <w:szCs w:val="22"/>
        </w:rPr>
        <w:t xml:space="preserve">and pressing public </w:t>
      </w:r>
      <w:r w:rsidR="2CFFC31C" w:rsidRPr="008B74EC">
        <w:rPr>
          <w:rFonts w:asciiTheme="majorBidi" w:hAnsiTheme="majorBidi" w:cstheme="majorBidi"/>
          <w:sz w:val="22"/>
          <w:szCs w:val="22"/>
        </w:rPr>
        <w:t xml:space="preserve">health </w:t>
      </w:r>
      <w:r w:rsidR="00416155" w:rsidRPr="008B74EC">
        <w:rPr>
          <w:rFonts w:asciiTheme="majorBidi" w:hAnsiTheme="majorBidi" w:cstheme="majorBidi"/>
          <w:sz w:val="22"/>
          <w:szCs w:val="22"/>
        </w:rPr>
        <w:t>concern</w:t>
      </w:r>
      <w:r w:rsidR="2CFFC31C" w:rsidRPr="008B74EC">
        <w:rPr>
          <w:rFonts w:asciiTheme="majorBidi" w:hAnsiTheme="majorBidi" w:cstheme="majorBidi"/>
          <w:sz w:val="22"/>
          <w:szCs w:val="22"/>
        </w:rPr>
        <w:t xml:space="preserve"> among </w:t>
      </w:r>
      <w:r w:rsidR="6C72E75F" w:rsidRPr="008B74EC">
        <w:rPr>
          <w:rFonts w:asciiTheme="majorBidi" w:hAnsiTheme="majorBidi" w:cstheme="majorBidi"/>
          <w:sz w:val="22"/>
          <w:szCs w:val="22"/>
        </w:rPr>
        <w:t xml:space="preserve">children </w:t>
      </w:r>
      <w:r w:rsidR="0021451E" w:rsidRPr="008B74EC">
        <w:rPr>
          <w:rFonts w:asciiTheme="majorBidi" w:hAnsiTheme="majorBidi" w:cstheme="majorBidi"/>
          <w:sz w:val="22"/>
          <w:szCs w:val="22"/>
        </w:rPr>
        <w:t>U-5</w:t>
      </w:r>
      <w:r w:rsidR="6C72E75F" w:rsidRPr="008B74EC">
        <w:rPr>
          <w:rFonts w:asciiTheme="majorBidi" w:hAnsiTheme="majorBidi" w:cstheme="majorBidi"/>
          <w:sz w:val="22"/>
          <w:szCs w:val="22"/>
        </w:rPr>
        <w:t xml:space="preserve"> </w:t>
      </w:r>
      <w:r w:rsidR="04020C5D" w:rsidRPr="008B74EC">
        <w:rPr>
          <w:rFonts w:asciiTheme="majorBidi" w:hAnsiTheme="majorBidi" w:cstheme="majorBidi"/>
          <w:sz w:val="22"/>
          <w:szCs w:val="22"/>
        </w:rPr>
        <w:t>in low</w:t>
      </w:r>
      <w:r w:rsidR="75C4D0BE" w:rsidRPr="008B74EC">
        <w:rPr>
          <w:rFonts w:asciiTheme="majorBidi" w:hAnsiTheme="majorBidi" w:cstheme="majorBidi"/>
          <w:sz w:val="22"/>
          <w:szCs w:val="22"/>
        </w:rPr>
        <w:t xml:space="preserve">-, middle- and </w:t>
      </w:r>
      <w:r w:rsidR="75EC1143" w:rsidRPr="008B74EC">
        <w:rPr>
          <w:rFonts w:asciiTheme="majorBidi" w:hAnsiTheme="majorBidi" w:cstheme="majorBidi"/>
          <w:sz w:val="22"/>
          <w:szCs w:val="22"/>
        </w:rPr>
        <w:t>high-income</w:t>
      </w:r>
      <w:r w:rsidR="75C4D0BE" w:rsidRPr="008B74EC">
        <w:rPr>
          <w:rFonts w:asciiTheme="majorBidi" w:hAnsiTheme="majorBidi" w:cstheme="majorBidi"/>
          <w:sz w:val="22"/>
          <w:szCs w:val="22"/>
        </w:rPr>
        <w:t xml:space="preserve"> countries</w:t>
      </w:r>
      <w:r w:rsidR="2CFFC31C" w:rsidRPr="008B74EC">
        <w:rPr>
          <w:rFonts w:asciiTheme="majorBidi" w:hAnsiTheme="majorBidi" w:cstheme="majorBidi"/>
          <w:sz w:val="22"/>
          <w:szCs w:val="22"/>
        </w:rPr>
        <w:t>.</w:t>
      </w:r>
      <w:r w:rsidR="2E28CE8E" w:rsidRPr="008B74EC">
        <w:rPr>
          <w:rFonts w:asciiTheme="majorBidi" w:hAnsiTheme="majorBidi" w:cstheme="majorBidi"/>
          <w:sz w:val="22"/>
          <w:szCs w:val="22"/>
        </w:rPr>
        <w:t xml:space="preserve"> </w:t>
      </w:r>
      <w:r w:rsidR="00564F3A" w:rsidRPr="008B74EC">
        <w:rPr>
          <w:rFonts w:asciiTheme="majorBidi" w:hAnsiTheme="majorBidi" w:cstheme="majorBidi"/>
          <w:sz w:val="22"/>
          <w:szCs w:val="22"/>
        </w:rPr>
        <w:t>It</w:t>
      </w:r>
      <w:r w:rsidR="75EC1143" w:rsidRPr="008B74EC">
        <w:rPr>
          <w:rFonts w:asciiTheme="majorBidi" w:hAnsiTheme="majorBidi" w:cstheme="majorBidi"/>
          <w:sz w:val="22"/>
          <w:szCs w:val="22"/>
        </w:rPr>
        <w:t xml:space="preserve"> </w:t>
      </w:r>
      <w:r w:rsidR="0019668C" w:rsidRPr="008B74EC">
        <w:rPr>
          <w:rFonts w:asciiTheme="majorBidi" w:hAnsiTheme="majorBidi" w:cstheme="majorBidi"/>
          <w:sz w:val="22"/>
          <w:szCs w:val="22"/>
        </w:rPr>
        <w:t>results from</w:t>
      </w:r>
      <w:r w:rsidR="75EC1143" w:rsidRPr="008B74EC">
        <w:rPr>
          <w:rFonts w:asciiTheme="majorBidi" w:hAnsiTheme="majorBidi" w:cstheme="majorBidi"/>
          <w:sz w:val="22"/>
          <w:szCs w:val="22"/>
        </w:rPr>
        <w:t xml:space="preserve"> poor nutrition</w:t>
      </w:r>
      <w:r w:rsidR="0019668C" w:rsidRPr="008B74EC">
        <w:rPr>
          <w:rFonts w:asciiTheme="majorBidi" w:hAnsiTheme="majorBidi" w:cstheme="majorBidi"/>
          <w:sz w:val="22"/>
          <w:szCs w:val="22"/>
        </w:rPr>
        <w:t xml:space="preserve"> and has</w:t>
      </w:r>
      <w:r w:rsidR="2E28CE8E" w:rsidRPr="008B74EC">
        <w:rPr>
          <w:rFonts w:asciiTheme="majorBidi" w:hAnsiTheme="majorBidi" w:cstheme="majorBidi"/>
          <w:sz w:val="22"/>
          <w:szCs w:val="22"/>
        </w:rPr>
        <w:t xml:space="preserve"> </w:t>
      </w:r>
      <w:r w:rsidR="0D679B19" w:rsidRPr="008B74EC">
        <w:rPr>
          <w:rFonts w:asciiTheme="majorBidi" w:hAnsiTheme="majorBidi" w:cstheme="majorBidi"/>
          <w:sz w:val="22"/>
          <w:szCs w:val="22"/>
        </w:rPr>
        <w:t>severe</w:t>
      </w:r>
      <w:r w:rsidR="2E28CE8E" w:rsidRPr="008B74EC">
        <w:rPr>
          <w:rFonts w:asciiTheme="majorBidi" w:hAnsiTheme="majorBidi" w:cstheme="majorBidi"/>
          <w:sz w:val="22"/>
          <w:szCs w:val="22"/>
        </w:rPr>
        <w:t xml:space="preserve"> adverse health consequences </w:t>
      </w:r>
      <w:r w:rsidR="00AD5F93" w:rsidRPr="008B74EC">
        <w:rPr>
          <w:rFonts w:asciiTheme="majorBidi" w:hAnsiTheme="majorBidi" w:cstheme="majorBidi"/>
          <w:sz w:val="22"/>
          <w:szCs w:val="22"/>
        </w:rPr>
        <w:t>including</w:t>
      </w:r>
      <w:r w:rsidR="21E64E3B" w:rsidRPr="008B74EC">
        <w:rPr>
          <w:rFonts w:asciiTheme="majorBidi" w:hAnsiTheme="majorBidi" w:cstheme="majorBidi"/>
          <w:sz w:val="22"/>
          <w:szCs w:val="22"/>
        </w:rPr>
        <w:t xml:space="preserve"> impaired cognitive development, </w:t>
      </w:r>
      <w:r w:rsidR="75EC1143" w:rsidRPr="008B74EC">
        <w:rPr>
          <w:rFonts w:asciiTheme="majorBidi" w:hAnsiTheme="majorBidi" w:cstheme="majorBidi"/>
          <w:sz w:val="22"/>
          <w:szCs w:val="22"/>
        </w:rPr>
        <w:t>impaired immunity,</w:t>
      </w:r>
      <w:r w:rsidR="21E64E3B" w:rsidRPr="008B74EC">
        <w:rPr>
          <w:rFonts w:asciiTheme="majorBidi" w:hAnsiTheme="majorBidi" w:cstheme="majorBidi"/>
          <w:sz w:val="22"/>
          <w:szCs w:val="22"/>
        </w:rPr>
        <w:t xml:space="preserve"> disability,</w:t>
      </w:r>
      <w:r w:rsidR="75EC1143" w:rsidRPr="008B74EC">
        <w:rPr>
          <w:rFonts w:asciiTheme="majorBidi" w:hAnsiTheme="majorBidi" w:cstheme="majorBidi"/>
          <w:sz w:val="22"/>
          <w:szCs w:val="22"/>
        </w:rPr>
        <w:t xml:space="preserve"> and </w:t>
      </w:r>
      <w:ins w:id="23" w:author="Bikram Adhikari (bdhikari)" w:date="2025-12-10T16:03:00Z" w16du:dateUtc="2025-12-10T22:03:00Z">
        <w:r w:rsidR="00710CF4">
          <w:rPr>
            <w:rFonts w:asciiTheme="majorBidi" w:hAnsiTheme="majorBidi" w:cstheme="majorBidi"/>
            <w:sz w:val="22"/>
            <w:szCs w:val="22"/>
          </w:rPr>
          <w:t xml:space="preserve">an </w:t>
        </w:r>
      </w:ins>
      <w:r w:rsidR="75EC1143" w:rsidRPr="008B74EC">
        <w:rPr>
          <w:rFonts w:asciiTheme="majorBidi" w:hAnsiTheme="majorBidi" w:cstheme="majorBidi"/>
          <w:sz w:val="22"/>
          <w:szCs w:val="22"/>
        </w:rPr>
        <w:t>increased risk of morbidity and mortality</w:t>
      </w:r>
      <w:r w:rsidR="5C5CE37B" w:rsidRPr="008B74EC">
        <w:rPr>
          <w:rFonts w:asciiTheme="majorBidi" w:hAnsiTheme="majorBidi" w:cstheme="majorBidi"/>
          <w:sz w:val="22"/>
          <w:szCs w:val="22"/>
        </w:rPr>
        <w:t xml:space="preserve"> </w:t>
      </w:r>
      <w:r w:rsidR="00F26A55"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{"citationID":"KqpQTvI2","properties":{"formattedCitation":"[8\\uc0\\u8211{}10]","plainCitation":"[8–10]","noteIndex":0},"citationItems":[{"id":2101,"uris":["http://zotero.org/users/3118180/items/M6NDKQ9D"],"itemData":{"id":2101,"type":"article-journal","abstract":"Key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L."}],"issued":{"date-parts":[["2014",1,30]]}},"label":"page"},{"id":2106,"uris":["http://zotero.org/users/3118180/items/6J22GFDZ"],"itemData":{"id":2106,"type":"article-journal","abstract":"OBJECTIVES: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2103,"uris":["http://zotero.org/users/3118180/items/DVPIRZFI"],"itemData":{"id":2103,"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[8–10]</w:t>
      </w:r>
      <w:r w:rsidR="00F26A55" w:rsidRPr="008B74EC">
        <w:rPr>
          <w:rFonts w:asciiTheme="majorBidi" w:hAnsiTheme="majorBidi" w:cstheme="majorBidi"/>
          <w:sz w:val="22"/>
          <w:szCs w:val="22"/>
        </w:rPr>
        <w:fldChar w:fldCharType="end"/>
      </w:r>
      <w:r w:rsidR="76BEE5BB" w:rsidRPr="008B74EC">
        <w:rPr>
          <w:rFonts w:asciiTheme="majorBidi" w:hAnsiTheme="majorBidi" w:cstheme="majorBidi"/>
          <w:sz w:val="22"/>
          <w:szCs w:val="22"/>
        </w:rPr>
        <w:t xml:space="preserve">. </w:t>
      </w:r>
    </w:p>
    <w:p w14:paraId="44609205" w14:textId="5B063FAB" w:rsidR="00E04090" w:rsidRPr="008B74EC" w:rsidRDefault="0021451E"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{"citationID":"KXGa68qu","properties":{"formattedCitation":"[11]","plainCitation":"[11]","noteIndex":0},"citationItems":[{"id":2062,"uris":["http://zotero.org/users/3118180/items/9GX2TQLQ"],"itemData":{"id":2062,"type":"webpage","abstract":"Nearly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[11]</w:t>
      </w:r>
      <w:r w:rsidRPr="008B74EC">
        <w:rPr>
          <w:rFonts w:asciiTheme="majorBidi" w:hAnsiTheme="majorBidi" w:cstheme="majorBidi"/>
          <w:sz w:val="22"/>
          <w:szCs w:val="22"/>
        </w:rPr>
        <w:fldChar w:fldCharType="end"/>
      </w:r>
      <w:r w:rsidR="00132370" w:rsidRPr="008B74EC">
        <w:rPr>
          <w:rFonts w:asciiTheme="majorBidi" w:hAnsiTheme="majorBidi" w:cstheme="majorBidi"/>
          <w:sz w:val="22"/>
          <w:szCs w:val="22"/>
        </w:rPr>
        <w:t>.</w:t>
      </w:r>
      <w:r w:rsidR="001F1EC2" w:rsidRPr="008B74EC">
        <w:rPr>
          <w:rFonts w:asciiTheme="majorBidi" w:hAnsiTheme="majorBidi" w:cstheme="majorBidi"/>
          <w:sz w:val="22"/>
          <w:szCs w:val="22"/>
        </w:rPr>
        <w:t xml:space="preserve"> In 2019, global </w:t>
      </w:r>
      <w:r w:rsidR="00913C9A" w:rsidRPr="008B74EC">
        <w:rPr>
          <w:rFonts w:asciiTheme="majorBidi" w:hAnsiTheme="majorBidi" w:cstheme="majorBidi"/>
          <w:sz w:val="22"/>
          <w:szCs w:val="22"/>
        </w:rPr>
        <w:t>anemia</w:t>
      </w:r>
      <w:r w:rsidR="001F1EC2" w:rsidRPr="008B74EC">
        <w:rPr>
          <w:rFonts w:asciiTheme="majorBidi" w:hAnsiTheme="majorBidi" w:cstheme="majorBidi"/>
          <w:sz w:val="22"/>
          <w:szCs w:val="22"/>
        </w:rPr>
        <w:t xml:space="preserve"> prevalence was 39.8%</w:t>
      </w:r>
      <w:r w:rsidR="00642429"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{"citationID":"5sMSESkg","properties":{"formattedCitation":"[12]","plainCitation":"[12]","noteIndex":0},"citationItems":[{"id":2064,"uris":["http://zotero.org/users/3118180/items/95ZBYCZG"],"itemData":{"id":2064,"type":"webpage","abstract":"&lt;h2&gt;&lt;strong&gt;WHO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[12]</w:t>
      </w:r>
      <w:r w:rsidRPr="008B74EC">
        <w:rPr>
          <w:rFonts w:asciiTheme="majorBidi" w:hAnsiTheme="majorBidi" w:cstheme="majorBidi"/>
          <w:sz w:val="22"/>
          <w:szCs w:val="22"/>
        </w:rPr>
        <w:fldChar w:fldCharType="end"/>
      </w:r>
      <w:r w:rsidR="001F1EC2" w:rsidRPr="008B74EC">
        <w:rPr>
          <w:rFonts w:asciiTheme="majorBidi" w:hAnsiTheme="majorBidi" w:cstheme="majorBidi"/>
          <w:sz w:val="22"/>
          <w:szCs w:val="22"/>
        </w:rPr>
        <w:t xml:space="preserve">. </w:t>
      </w:r>
      <w:r w:rsidR="00A11BDB" w:rsidRPr="008B74EC">
        <w:rPr>
          <w:rFonts w:asciiTheme="majorBidi" w:hAnsiTheme="majorBidi" w:cstheme="majorBidi"/>
          <w:sz w:val="22"/>
          <w:szCs w:val="22"/>
        </w:rPr>
        <w:t>In Nepal</w:t>
      </w:r>
      <w:r w:rsidR="00B513B2" w:rsidRPr="008B74EC">
        <w:rPr>
          <w:rFonts w:asciiTheme="majorBidi" w:hAnsiTheme="majorBidi" w:cstheme="majorBidi"/>
          <w:sz w:val="22"/>
          <w:szCs w:val="22"/>
        </w:rPr>
        <w:t>,</w:t>
      </w:r>
      <w:r w:rsidR="00A11BDB" w:rsidRPr="008B74EC">
        <w:rPr>
          <w:rFonts w:asciiTheme="majorBidi" w:hAnsiTheme="majorBidi" w:cstheme="majorBidi"/>
          <w:sz w:val="22"/>
          <w:szCs w:val="22"/>
        </w:rPr>
        <w:t xml:space="preserve"> the prevalence of </w:t>
      </w:r>
      <w:r w:rsidR="00B513B2" w:rsidRPr="008B74EC">
        <w:rPr>
          <w:rFonts w:asciiTheme="majorBidi" w:hAnsiTheme="majorBidi" w:cstheme="majorBidi"/>
          <w:sz w:val="22"/>
          <w:szCs w:val="22"/>
        </w:rPr>
        <w:t>stunting, and</w:t>
      </w:r>
      <w:r w:rsidR="002E7418" w:rsidRPr="008B74EC">
        <w:rPr>
          <w:rFonts w:asciiTheme="majorBidi" w:hAnsiTheme="majorBidi" w:cstheme="majorBidi"/>
          <w:sz w:val="22"/>
          <w:szCs w:val="22"/>
        </w:rPr>
        <w:t xml:space="preserve"> </w:t>
      </w:r>
      <w:r w:rsidR="00B513B2" w:rsidRPr="008B74EC">
        <w:rPr>
          <w:rFonts w:asciiTheme="majorBidi" w:hAnsiTheme="majorBidi" w:cstheme="majorBidi"/>
          <w:sz w:val="22"/>
          <w:szCs w:val="22"/>
        </w:rPr>
        <w:t xml:space="preserve">wasting among </w:t>
      </w:r>
      <w:r w:rsidR="00C3323E" w:rsidRPr="008B74EC">
        <w:rPr>
          <w:rFonts w:asciiTheme="majorBidi" w:hAnsiTheme="majorBidi" w:cstheme="majorBidi"/>
          <w:sz w:val="22"/>
          <w:szCs w:val="22"/>
        </w:rPr>
        <w:t xml:space="preserve">children under </w:t>
      </w:r>
      <w:r w:rsidR="00B513B2" w:rsidRPr="008B74EC">
        <w:rPr>
          <w:rFonts w:asciiTheme="majorBidi" w:hAnsiTheme="majorBidi" w:cstheme="majorBidi"/>
          <w:sz w:val="22"/>
          <w:szCs w:val="22"/>
        </w:rPr>
        <w:t>5 w</w:t>
      </w:r>
      <w:r w:rsidR="00C3323E" w:rsidRPr="008B74EC">
        <w:rPr>
          <w:rFonts w:asciiTheme="majorBidi" w:hAnsiTheme="majorBidi" w:cstheme="majorBidi"/>
          <w:sz w:val="22"/>
          <w:szCs w:val="22"/>
        </w:rPr>
        <w:t>as</w:t>
      </w:r>
      <w:r w:rsidR="00B513B2" w:rsidRPr="008B74EC">
        <w:rPr>
          <w:rFonts w:asciiTheme="majorBidi" w:hAnsiTheme="majorBidi" w:cstheme="majorBidi"/>
          <w:sz w:val="22"/>
          <w:szCs w:val="22"/>
        </w:rPr>
        <w:t xml:space="preserve"> 25% and 8% respectively</w:t>
      </w:r>
      <w:r w:rsidR="00C3323E" w:rsidRPr="008B74EC">
        <w:rPr>
          <w:rFonts w:asciiTheme="majorBidi" w:hAnsiTheme="majorBidi" w:cstheme="majorBidi"/>
          <w:sz w:val="22"/>
          <w:szCs w:val="22"/>
        </w:rPr>
        <w:t>,</w:t>
      </w:r>
      <w:r w:rsidR="00B513B2" w:rsidRPr="008B74EC">
        <w:rPr>
          <w:rFonts w:asciiTheme="majorBidi" w:hAnsiTheme="majorBidi" w:cstheme="majorBidi"/>
          <w:sz w:val="22"/>
          <w:szCs w:val="22"/>
        </w:rPr>
        <w:t xml:space="preserve"> and the prevalence of anemia was 43% among</w:t>
      </w:r>
      <w:r w:rsidR="00C6672F" w:rsidRPr="008B74EC">
        <w:rPr>
          <w:rFonts w:asciiTheme="majorBidi" w:hAnsiTheme="majorBidi" w:cstheme="majorBidi"/>
          <w:sz w:val="22"/>
          <w:szCs w:val="22"/>
        </w:rPr>
        <w:t xml:space="preserve"> children</w:t>
      </w:r>
      <w:r w:rsidR="00B513B2" w:rsidRPr="008B74EC">
        <w:rPr>
          <w:rFonts w:asciiTheme="majorBidi" w:hAnsiTheme="majorBidi" w:cstheme="majorBidi"/>
          <w:sz w:val="22"/>
          <w:szCs w:val="22"/>
        </w:rPr>
        <w:t xml:space="preserve"> 6-59 months </w:t>
      </w:r>
      <w:r w:rsidR="00C6672F" w:rsidRPr="008B74EC">
        <w:rPr>
          <w:rFonts w:asciiTheme="majorBidi" w:hAnsiTheme="majorBidi" w:cstheme="majorBidi"/>
          <w:sz w:val="22"/>
          <w:szCs w:val="22"/>
        </w:rPr>
        <w:t xml:space="preserve">old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{"citationID":"MFpSa8Qt","properties":{"formattedCitation":"[13]","plainCitation":"[13]","noteIndex":0},"citationItems":[{"id":653,"uris":["http://zotero.org/users/3118180/items/V9GGFC5V"],"itemData":{"id":653,"type":"report","event-place":"Kathmandu,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B513B2" w:rsidRPr="008B74EC">
        <w:rPr>
          <w:rFonts w:asciiTheme="majorBidi" w:hAnsiTheme="majorBidi" w:cstheme="majorBidi"/>
          <w:sz w:val="22"/>
          <w:szCs w:val="22"/>
        </w:rPr>
        <w:t>.</w:t>
      </w:r>
    </w:p>
    <w:p w14:paraId="17AC1EF2" w14:textId="509D7FE1" w:rsidR="000D4C27" w:rsidRPr="008B74EC" w:rsidRDefault="00E04090"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co-existence of undernutrition and anemia </w:t>
      </w:r>
      <w:r w:rsidR="00C6672F" w:rsidRPr="008B74EC">
        <w:rPr>
          <w:rFonts w:asciiTheme="majorBidi" w:hAnsiTheme="majorBidi" w:cstheme="majorBidi"/>
          <w:sz w:val="22"/>
          <w:szCs w:val="22"/>
        </w:rPr>
        <w:t xml:space="preserve">increases the risk of </w:t>
      </w:r>
      <w:r w:rsidR="00CB2311" w:rsidRPr="008B74EC">
        <w:rPr>
          <w:rFonts w:asciiTheme="majorBidi" w:hAnsiTheme="majorBidi" w:cstheme="majorBidi"/>
          <w:sz w:val="22"/>
          <w:szCs w:val="22"/>
        </w:rPr>
        <w:t xml:space="preserve">childhood </w:t>
      </w:r>
      <w:r w:rsidR="0018140C" w:rsidRPr="008B74EC">
        <w:rPr>
          <w:rFonts w:asciiTheme="majorBidi" w:hAnsiTheme="majorBidi" w:cstheme="majorBidi"/>
          <w:sz w:val="22"/>
          <w:szCs w:val="22"/>
        </w:rPr>
        <w:t>morbidity and mortality</w:t>
      </w:r>
      <w:r w:rsidR="00E86473"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{"citationID":"lRYARYKS","properties":{"formattedCitation":"[14\\uc0\\u8211{}16]","plainCitation":"[14–16]","noteIndex":0},"citationItems":[{"id":2081,"uris":["http://zotero.org/users/3118180/items/R58M4YL2"],"itemData":{"id":2081,"type":"article-journal","abstract":"Anaemia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2076,"uris":["http://zotero.org/users/3118180/items/MH49IMNS"],"itemData":{"id":2076,"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Group"}],"issued":{"date-parts":[["2013",8,3]]}},"label":"page"},{"id":2078,"uris":["http://zotero.org/users/3118180/items/L5CR3LAW"],"itemData":{"id":2078,"type":"article-journal","abstract":"BACKGROUND: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[14–16]</w:t>
      </w:r>
      <w:r w:rsidR="003D7F9A" w:rsidRPr="008B74EC">
        <w:rPr>
          <w:rFonts w:asciiTheme="majorBidi" w:hAnsiTheme="majorBidi" w:cstheme="majorBidi"/>
          <w:sz w:val="22"/>
          <w:szCs w:val="22"/>
        </w:rPr>
        <w:fldChar w:fldCharType="end"/>
      </w:r>
      <w:r w:rsidR="0018140C" w:rsidRPr="008B74EC">
        <w:rPr>
          <w:rFonts w:asciiTheme="majorBidi" w:hAnsiTheme="majorBidi" w:cstheme="majorBidi"/>
          <w:sz w:val="22"/>
          <w:szCs w:val="22"/>
        </w:rPr>
        <w:t xml:space="preserve">. </w:t>
      </w:r>
      <w:r w:rsidR="0021451E" w:rsidRPr="008B74EC">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08B74EC">
        <w:rPr>
          <w:rFonts w:asciiTheme="majorBidi" w:hAnsiTheme="majorBidi" w:cstheme="majorBidi"/>
          <w:sz w:val="22"/>
          <w:szCs w:val="22"/>
        </w:rPr>
        <w:t xml:space="preserve"> </w:t>
      </w:r>
      <w:r w:rsidR="0085714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{"citationID":"WyTj3n3B","properties":{"formattedCitation":"[17]","plainCitation":"[17]","noteIndex":0},"citationItems":[{"id":2112,"uris":["http://zotero.org/users/3118180/items/XWCIBDK4"],"itemData":{"id":2112,"type":"webpage","title":"The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[17]</w:t>
      </w:r>
      <w:r w:rsidR="0085714B" w:rsidRPr="008B74EC">
        <w:rPr>
          <w:rFonts w:asciiTheme="majorBidi" w:hAnsiTheme="majorBidi" w:cstheme="majorBidi"/>
          <w:sz w:val="22"/>
          <w:szCs w:val="22"/>
        </w:rPr>
        <w:fldChar w:fldCharType="end"/>
      </w:r>
      <w:r w:rsidR="00E83DB7" w:rsidRPr="008B74EC">
        <w:rPr>
          <w:rFonts w:asciiTheme="majorBidi" w:hAnsiTheme="majorBidi" w:cstheme="majorBidi"/>
          <w:sz w:val="22"/>
          <w:szCs w:val="22"/>
        </w:rPr>
        <w:t>.</w:t>
      </w:r>
      <w:r w:rsidR="00B6310E" w:rsidRPr="008B74EC">
        <w:rPr>
          <w:rFonts w:asciiTheme="majorBidi" w:hAnsiTheme="majorBidi" w:cstheme="majorBidi"/>
          <w:sz w:val="22"/>
          <w:szCs w:val="22"/>
        </w:rPr>
        <w:t xml:space="preserve"> </w:t>
      </w:r>
      <w:r w:rsidR="00FD7040" w:rsidRPr="008B74EC">
        <w:rPr>
          <w:rFonts w:asciiTheme="majorBidi" w:hAnsiTheme="majorBidi" w:cstheme="majorBidi"/>
          <w:sz w:val="22"/>
          <w:szCs w:val="22"/>
        </w:rPr>
        <w:t>The developmental, economic, social</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medical impacts of </w:t>
      </w:r>
      <w:r w:rsidR="00746F6D" w:rsidRPr="008B74EC">
        <w:rPr>
          <w:rFonts w:asciiTheme="majorBidi" w:hAnsiTheme="majorBidi" w:cstheme="majorBidi"/>
          <w:sz w:val="22"/>
          <w:szCs w:val="22"/>
        </w:rPr>
        <w:t>under</w:t>
      </w:r>
      <w:r w:rsidR="00FD7040" w:rsidRPr="008B74EC">
        <w:rPr>
          <w:rFonts w:asciiTheme="majorBidi" w:hAnsiTheme="majorBidi" w:cstheme="majorBidi"/>
          <w:sz w:val="22"/>
          <w:szCs w:val="22"/>
        </w:rPr>
        <w:t xml:space="preserve">nutrition </w:t>
      </w:r>
      <w:r w:rsidR="00065F0A" w:rsidRPr="008B74EC">
        <w:rPr>
          <w:rFonts w:asciiTheme="majorBidi" w:hAnsiTheme="majorBidi" w:cstheme="majorBidi"/>
          <w:sz w:val="22"/>
          <w:szCs w:val="22"/>
        </w:rPr>
        <w:t xml:space="preserve">and anemia </w:t>
      </w:r>
      <w:r w:rsidR="00746F6D" w:rsidRPr="008B74EC">
        <w:rPr>
          <w:rFonts w:asciiTheme="majorBidi" w:hAnsiTheme="majorBidi" w:cstheme="majorBidi"/>
          <w:sz w:val="22"/>
          <w:szCs w:val="22"/>
        </w:rPr>
        <w:t xml:space="preserve">among children </w:t>
      </w:r>
      <w:r w:rsidR="00FD7040" w:rsidRPr="008B74EC">
        <w:rPr>
          <w:rFonts w:asciiTheme="majorBidi" w:hAnsiTheme="majorBidi" w:cstheme="majorBidi"/>
          <w:sz w:val="22"/>
          <w:szCs w:val="22"/>
        </w:rPr>
        <w:t xml:space="preserve">are serious and </w:t>
      </w:r>
      <w:r w:rsidR="03BBB877" w:rsidRPr="008B74EC">
        <w:rPr>
          <w:rFonts w:asciiTheme="majorBidi" w:hAnsiTheme="majorBidi" w:cstheme="majorBidi"/>
          <w:sz w:val="22"/>
          <w:szCs w:val="22"/>
        </w:rPr>
        <w:t>perpetuating</w:t>
      </w:r>
      <w:r w:rsidR="00FD7040" w:rsidRPr="008B74EC">
        <w:rPr>
          <w:rFonts w:asciiTheme="majorBidi" w:hAnsiTheme="majorBidi" w:cstheme="majorBidi"/>
          <w:sz w:val="22"/>
          <w:szCs w:val="22"/>
        </w:rPr>
        <w:t>, for individuals and their families, communities</w:t>
      </w:r>
      <w:r w:rsidR="0021451E" w:rsidRPr="008B74EC">
        <w:rPr>
          <w:rFonts w:asciiTheme="majorBidi" w:hAnsiTheme="majorBidi" w:cstheme="majorBidi"/>
          <w:sz w:val="22"/>
          <w:szCs w:val="22"/>
        </w:rPr>
        <w:t>,</w:t>
      </w:r>
      <w:r w:rsidR="00FD7040" w:rsidRPr="008B74EC">
        <w:rPr>
          <w:rFonts w:asciiTheme="majorBidi" w:hAnsiTheme="majorBidi" w:cstheme="majorBidi"/>
          <w:sz w:val="22"/>
          <w:szCs w:val="22"/>
        </w:rPr>
        <w:t xml:space="preserve"> and countries</w:t>
      </w:r>
      <w:r w:rsidR="003D7F9A" w:rsidRPr="008B74EC">
        <w:rPr>
          <w:rFonts w:asciiTheme="majorBidi" w:hAnsiTheme="majorBidi" w:cstheme="majorBidi"/>
          <w:sz w:val="22"/>
          <w:szCs w:val="22"/>
        </w:rPr>
        <w:t xml:space="preserve"> </w:t>
      </w:r>
      <w:r w:rsidR="003D7F9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{"citationID":"QqwcBdQh","properties":{"formattedCitation":"[7]","plainCitation":"[7]","noteIndex":0},"citationItems":[{"id":2060,"uris":["http://zotero.org/users/3118180/items/CS9YR9T7"],"itemData":{"id":2060,"type":"webpage","abstract":"Malnutrition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[7]</w:t>
      </w:r>
      <w:r w:rsidR="003D7F9A" w:rsidRPr="008B74EC">
        <w:rPr>
          <w:rFonts w:asciiTheme="majorBidi" w:hAnsiTheme="majorBidi" w:cstheme="majorBidi"/>
          <w:sz w:val="22"/>
          <w:szCs w:val="22"/>
        </w:rPr>
        <w:fldChar w:fldCharType="end"/>
      </w:r>
      <w:r w:rsidR="00FD7040" w:rsidRPr="008B74EC">
        <w:rPr>
          <w:rFonts w:asciiTheme="majorBidi" w:hAnsiTheme="majorBidi" w:cstheme="majorBidi"/>
          <w:sz w:val="22"/>
          <w:szCs w:val="22"/>
        </w:rPr>
        <w:t>.</w:t>
      </w:r>
    </w:p>
    <w:p w14:paraId="70585841" w14:textId="411EE7F0" w:rsidR="0011283C" w:rsidRPr="008B74EC" w:rsidRDefault="4744C425"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Furthermore, </w:t>
      </w:r>
      <w:r w:rsidR="2035EDC9" w:rsidRPr="008B74EC">
        <w:rPr>
          <w:rFonts w:asciiTheme="majorBidi" w:hAnsiTheme="majorBidi" w:cstheme="majorBidi"/>
          <w:sz w:val="22"/>
          <w:szCs w:val="22"/>
        </w:rPr>
        <w:t>a</w:t>
      </w:r>
      <w:r w:rsidR="0011283C" w:rsidRPr="008B74EC">
        <w:rPr>
          <w:rFonts w:asciiTheme="majorBidi" w:hAnsiTheme="majorBidi" w:cstheme="majorBidi"/>
          <w:sz w:val="22"/>
          <w:szCs w:val="22"/>
        </w:rPr>
        <w:t xml:space="preserve">nemia and undernutrition are both concentrated in socioeconomically disadvantaged groups, </w:t>
      </w:r>
      <w:r w:rsidR="4A0CF963" w:rsidRPr="008B74EC">
        <w:rPr>
          <w:rFonts w:asciiTheme="majorBidi" w:hAnsiTheme="majorBidi" w:cstheme="majorBidi"/>
          <w:sz w:val="22"/>
          <w:szCs w:val="22"/>
        </w:rPr>
        <w:t xml:space="preserve">which </w:t>
      </w:r>
      <w:r w:rsidR="0011283C" w:rsidRPr="008B74EC">
        <w:rPr>
          <w:rFonts w:asciiTheme="majorBidi" w:hAnsiTheme="majorBidi" w:cstheme="majorBidi"/>
          <w:sz w:val="22"/>
          <w:szCs w:val="22"/>
        </w:rPr>
        <w:t xml:space="preserve">share numerous multifaceted causes </w:t>
      </w:r>
      <w:r w:rsidR="3EBCC843" w:rsidRPr="008B74EC">
        <w:rPr>
          <w:rFonts w:asciiTheme="majorBidi" w:hAnsiTheme="majorBidi" w:cstheme="majorBidi"/>
          <w:sz w:val="22"/>
          <w:szCs w:val="22"/>
        </w:rPr>
        <w:t>and</w:t>
      </w:r>
      <w:r w:rsidR="0011283C" w:rsidRPr="008B74EC">
        <w:rPr>
          <w:rFonts w:asciiTheme="majorBidi" w:hAnsiTheme="majorBidi" w:cstheme="majorBidi"/>
          <w:sz w:val="22"/>
          <w:szCs w:val="22"/>
        </w:rPr>
        <w:t xml:space="preserve"> complex interactions between diet, transmissible illnesses, inadequate care and unhealthy household environments </w:t>
      </w:r>
      <w:r w:rsidR="00B61F4B" w:rsidRPr="008B74EC">
        <w:rPr>
          <w:rFonts w:asciiTheme="majorBidi" w:hAnsiTheme="majorBidi" w:cstheme="majorBidi"/>
          <w:sz w:val="22"/>
          <w:szCs w:val="22"/>
        </w:rPr>
        <w:t xml:space="preserve">that adversely affect the cognitive development and physical well-being of children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{"citationID":"0P6o7CvF","properties":{"formattedCitation":"[18\\uc0\\u8211{}20]","plainCitation":"[18–20]","noteIndex":0},"citationItems":[{"id":2084,"uris":["http://zotero.org/users/3118180/items/74NR4MQQ"],"itemData":{"id":2084,"type":"article-journal","abstract":"Despite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2091,"uris":["http://zotero.org/users/3118180/items/KY9EA7Z9"],"itemData":{"id":2091,"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V."}],"issued":{"date-parts":[["2011",12,17]]}},"label":"page"},{"id":2093,"uris":["http://zotero.org/users/3118180/items/NB2TVDZQ"],"itemData":{"id":2093,"type":"article-journal","abstract":"Childhood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kern w:val="0"/>
          <w:sz w:val="22"/>
          <w:szCs w:val="22"/>
        </w:rPr>
        <w:t>[18–20]</w:t>
      </w:r>
      <w:r w:rsidR="0011283C" w:rsidRPr="008B74EC">
        <w:rPr>
          <w:rFonts w:asciiTheme="majorBidi" w:hAnsiTheme="majorBidi" w:cstheme="majorBidi"/>
          <w:sz w:val="22"/>
          <w:szCs w:val="22"/>
        </w:rPr>
        <w:fldChar w:fldCharType="end"/>
      </w:r>
      <w:r w:rsidR="0011283C" w:rsidRPr="008B74EC">
        <w:rPr>
          <w:rFonts w:asciiTheme="majorBidi" w:hAnsiTheme="majorBidi" w:cstheme="majorBidi"/>
          <w:sz w:val="22"/>
          <w:szCs w:val="22"/>
        </w:rPr>
        <w:t xml:space="preserve">. For instance, lower </w:t>
      </w:r>
      <w:ins w:id="24" w:author="Bikram Adhikari (bdhikari)" w:date="2025-12-10T20:09:00Z" w16du:dateUtc="2025-12-11T02:09:00Z">
        <w:r w:rsidR="00BF5F16">
          <w:rPr>
            <w:rFonts w:asciiTheme="majorBidi" w:hAnsiTheme="majorBidi" w:cstheme="majorBidi"/>
            <w:sz w:val="22"/>
            <w:szCs w:val="22"/>
          </w:rPr>
          <w:t>mother’s</w:t>
        </w:r>
      </w:ins>
      <w:del w:id="25" w:author="Bikram Adhikari (bdhikari)" w:date="2025-12-10T20:09:00Z" w16du:dateUtc="2025-12-11T02:09:00Z">
        <w:r w:rsidR="0011283C" w:rsidRPr="008B74EC" w:rsidDel="00BF5F16">
          <w:rPr>
            <w:rFonts w:asciiTheme="majorBidi" w:hAnsiTheme="majorBidi" w:cstheme="majorBidi"/>
            <w:sz w:val="22"/>
            <w:szCs w:val="22"/>
          </w:rPr>
          <w:delText>maternal</w:delText>
        </w:r>
      </w:del>
      <w:r w:rsidR="0011283C" w:rsidRPr="008B74EC">
        <w:rPr>
          <w:rFonts w:asciiTheme="majorBidi" w:hAnsiTheme="majorBidi" w:cstheme="majorBidi"/>
          <w:sz w:val="22"/>
          <w:szCs w:val="22"/>
        </w:rPr>
        <w:t xml:space="preserve"> education level</w:t>
      </w:r>
      <w:del w:id="26" w:author="Bikram Adhikari (bdhikari)" w:date="2025-12-10T20:10:00Z" w16du:dateUtc="2025-12-11T02:10:00Z">
        <w:r w:rsidR="0011283C" w:rsidRPr="008B74EC" w:rsidDel="00BF5F16">
          <w:rPr>
            <w:rFonts w:asciiTheme="majorBidi" w:hAnsiTheme="majorBidi" w:cstheme="majorBidi"/>
            <w:sz w:val="22"/>
            <w:szCs w:val="22"/>
          </w:rPr>
          <w:delText>s</w:delText>
        </w:r>
      </w:del>
      <w:r w:rsidR="0011283C" w:rsidRPr="008B74EC">
        <w:rPr>
          <w:rFonts w:asciiTheme="majorBidi" w:hAnsiTheme="majorBidi" w:cstheme="majorBidi"/>
          <w:sz w:val="22"/>
          <w:szCs w:val="22"/>
        </w:rPr>
        <w:t xml:space="preserve"> and socioeconomic status</w:t>
      </w:r>
      <w:r w:rsidR="61BAA3E7" w:rsidRPr="008B74EC">
        <w:rPr>
          <w:rFonts w:asciiTheme="majorBidi" w:hAnsiTheme="majorBidi" w:cstheme="majorBidi"/>
          <w:sz w:val="22"/>
          <w:szCs w:val="22"/>
        </w:rPr>
        <w:t xml:space="preserve"> of households</w:t>
      </w:r>
      <w:r w:rsidR="0011283C" w:rsidRPr="008B74EC">
        <w:rPr>
          <w:rFonts w:asciiTheme="majorBidi" w:hAnsiTheme="majorBidi" w:cstheme="majorBidi"/>
          <w:sz w:val="22"/>
          <w:szCs w:val="22"/>
        </w:rPr>
        <w:t xml:space="preserve"> are linked with higher rates of malnutrition among children</w:t>
      </w:r>
      <w:r w:rsidR="00E86473" w:rsidRPr="008B74EC">
        <w:rPr>
          <w:rFonts w:asciiTheme="majorBidi" w:hAnsiTheme="majorBidi" w:cstheme="majorBidi"/>
          <w:sz w:val="22"/>
          <w:szCs w:val="22"/>
        </w:rPr>
        <w:t xml:space="preserve"> </w:t>
      </w:r>
      <w:r w:rsidR="0011283C"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{"citationID":"hy6tYhcX","properties":{"formattedCitation":"[18]","plainCitation":"[18]","noteIndex":0},"citationItems":[{"id":2084,"uris":["http://zotero.org/users/3118180/items/74NR4MQQ"],"itemData":{"id":2084,"type":"article-journal","abstract":"Despite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[18]</w:t>
      </w:r>
      <w:r w:rsidR="0011283C" w:rsidRPr="008B74EC">
        <w:rPr>
          <w:rFonts w:asciiTheme="majorBidi" w:hAnsiTheme="majorBidi" w:cstheme="majorBidi"/>
          <w:sz w:val="22"/>
          <w:szCs w:val="22"/>
        </w:rPr>
        <w:fldChar w:fldCharType="end"/>
      </w:r>
      <w:r w:rsidR="006378E9" w:rsidRPr="008B74EC">
        <w:rPr>
          <w:rFonts w:asciiTheme="majorBidi" w:hAnsiTheme="majorBidi" w:cstheme="majorBidi"/>
          <w:sz w:val="22"/>
          <w:szCs w:val="22"/>
        </w:rPr>
        <w:t>.</w:t>
      </w:r>
      <w:r w:rsidR="0011283C" w:rsidRPr="008B74EC">
        <w:rPr>
          <w:rFonts w:asciiTheme="majorBidi" w:hAnsiTheme="majorBidi" w:cstheme="majorBidi"/>
          <w:sz w:val="22"/>
          <w:szCs w:val="22"/>
        </w:rPr>
        <w:t xml:space="preserve"> </w:t>
      </w:r>
    </w:p>
    <w:p w14:paraId="7E870233" w14:textId="52879242" w:rsidR="00073E76" w:rsidRPr="008B74EC" w:rsidRDefault="236ED447"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Though the concern</w:t>
      </w:r>
      <w:ins w:id="27" w:author="Bikram Adhikari (bdhikari)" w:date="2025-12-10T20:00:00Z" w16du:dateUtc="2025-12-11T02:00:00Z">
        <w:r w:rsidR="003F7662">
          <w:rPr>
            <w:rFonts w:asciiTheme="majorBidi" w:hAnsiTheme="majorBidi" w:cstheme="majorBidi"/>
            <w:sz w:val="22"/>
            <w:szCs w:val="22"/>
          </w:rPr>
          <w:t>s</w:t>
        </w:r>
      </w:ins>
      <w:r w:rsidRPr="008B74EC">
        <w:rPr>
          <w:rFonts w:asciiTheme="majorBidi" w:hAnsiTheme="majorBidi" w:cstheme="majorBidi"/>
          <w:sz w:val="22"/>
          <w:szCs w:val="22"/>
        </w:rPr>
        <w:t xml:space="preserve"> on nutrition </w:t>
      </w:r>
      <w:r w:rsidR="160BD4D8" w:rsidRPr="008B74EC">
        <w:rPr>
          <w:rFonts w:asciiTheme="majorBidi" w:hAnsiTheme="majorBidi" w:cstheme="majorBidi"/>
          <w:sz w:val="22"/>
          <w:szCs w:val="22"/>
        </w:rPr>
        <w:t>should be explored</w:t>
      </w:r>
      <w:r w:rsidRPr="008B74EC">
        <w:rPr>
          <w:rFonts w:asciiTheme="majorBidi" w:hAnsiTheme="majorBidi" w:cstheme="majorBidi"/>
          <w:sz w:val="22"/>
          <w:szCs w:val="22"/>
        </w:rPr>
        <w:t xml:space="preserve"> beyond a</w:t>
      </w:r>
      <w:r w:rsidR="6238FAB1" w:rsidRPr="008B74EC">
        <w:rPr>
          <w:rFonts w:asciiTheme="majorBidi" w:hAnsiTheme="majorBidi" w:cstheme="majorBidi"/>
          <w:sz w:val="22"/>
          <w:szCs w:val="22"/>
        </w:rPr>
        <w:t>ny</w:t>
      </w:r>
      <w:r w:rsidRPr="008B74EC">
        <w:rPr>
          <w:rFonts w:asciiTheme="majorBidi" w:hAnsiTheme="majorBidi" w:cstheme="majorBidi"/>
          <w:sz w:val="22"/>
          <w:szCs w:val="22"/>
        </w:rPr>
        <w:t xml:space="preserve"> single form of malnutrition to the co-existence of multiple forms</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{"citationID":"hv5L1pyj","properties":{"formattedCitation":"[18]","plainCitation":"[18]","dontUpdate":true,"noteIndex":0},"citationItems":[{"id":2084,"uris":["http://zotero.org/users/3118180/items/74NR4MQQ"],"itemData":{"id":2084,"type":"article-journal","abstract":"Despite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08B74EC">
        <w:rPr>
          <w:rFonts w:asciiTheme="majorBidi" w:hAnsiTheme="majorBidi" w:cstheme="majorBidi"/>
          <w:sz w:val="22"/>
          <w:szCs w:val="22"/>
        </w:rPr>
        <w:t xml:space="preserve">were </w:t>
      </w:r>
      <w:r w:rsidRPr="008B74EC">
        <w:rPr>
          <w:rFonts w:asciiTheme="majorBidi" w:hAnsiTheme="majorBidi" w:cstheme="majorBidi"/>
          <w:sz w:val="22"/>
          <w:szCs w:val="22"/>
        </w:rPr>
        <w:t>more likely to experience concurrent undernutrition and anemia</w:t>
      </w:r>
      <w:r w:rsidR="00E8647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{"citationID":"EqnPrQJq","properties":{"formattedCitation":"[21,22]","plainCitation":"[21,22]","noteIndex":0},"citationItems":[{"id":2335,"uris":["http://zotero.org/users/3118180/items/9NSVLTH7"],"itemData":{"id":2335,"type":"article-journal","container-title":"BMC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2333,"uris":["http://zotero.org/users/3118180/items/Y7EL57GX"],"itemData":{"id":2333,"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[21,22]</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08B74EC">
        <w:rPr>
          <w:rFonts w:asciiTheme="majorBidi" w:hAnsiTheme="majorBidi" w:cstheme="majorBidi"/>
          <w:sz w:val="22"/>
          <w:szCs w:val="22"/>
        </w:rPr>
        <w:t>s</w:t>
      </w:r>
      <w:r w:rsidRPr="008B74EC">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8B74EC" w:rsidRDefault="236ED447" w:rsidP="00473A4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08B74EC">
        <w:rPr>
          <w:rFonts w:asciiTheme="majorBidi" w:hAnsiTheme="majorBidi" w:cstheme="majorBidi"/>
          <w:sz w:val="22"/>
          <w:szCs w:val="22"/>
        </w:rPr>
        <w:t>helps</w:t>
      </w:r>
      <w:r w:rsidRPr="008B74EC">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sidRPr="008B74EC">
        <w:rPr>
          <w:rFonts w:asciiTheme="majorBidi" w:hAnsiTheme="majorBidi" w:cstheme="majorBidi"/>
          <w:b/>
          <w:bCs/>
          <w:sz w:val="22"/>
          <w:szCs w:val="22"/>
        </w:rPr>
        <w:br w:type="page"/>
      </w:r>
    </w:p>
    <w:p w14:paraId="0CC175BF" w14:textId="6E25D25E" w:rsidR="000213CB" w:rsidRPr="008B74EC" w:rsidRDefault="000213CB"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Methods</w:t>
      </w:r>
    </w:p>
    <w:p w14:paraId="08FD1290" w14:textId="10615FD3" w:rsidR="00D22E1C" w:rsidRPr="008B74EC" w:rsidRDefault="000001ED"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Data source</w:t>
      </w:r>
    </w:p>
    <w:p w14:paraId="4C427D99" w14:textId="7613C618" w:rsidR="002F133B" w:rsidRPr="008B74EC" w:rsidRDefault="236ED447" w:rsidP="00775DF7">
      <w:pPr>
        <w:spacing w:line="360" w:lineRule="auto"/>
        <w:jc w:val="both"/>
        <w:rPr>
          <w:rFonts w:asciiTheme="majorBidi" w:hAnsiTheme="majorBidi" w:cstheme="majorBidi"/>
          <w:i/>
          <w:iCs/>
          <w:sz w:val="22"/>
          <w:szCs w:val="22"/>
        </w:rPr>
      </w:pPr>
      <w:r w:rsidRPr="008B74EC">
        <w:rPr>
          <w:rFonts w:asciiTheme="majorBidi" w:hAnsiTheme="majorBidi" w:cstheme="majorBidi"/>
          <w:sz w:val="22"/>
          <w:szCs w:val="22"/>
        </w:rPr>
        <w:t>In this study, we analyzed data from the Nepal  Demographic</w:t>
      </w:r>
      <w:r w:rsidR="00563D86" w:rsidRPr="008B74EC">
        <w:rPr>
          <w:rFonts w:asciiTheme="majorBidi" w:hAnsiTheme="majorBidi" w:cstheme="majorBidi"/>
          <w:sz w:val="22"/>
          <w:szCs w:val="22"/>
        </w:rPr>
        <w:t xml:space="preserve"> and Health</w:t>
      </w:r>
      <w:r w:rsidRPr="008B74EC">
        <w:rPr>
          <w:rFonts w:asciiTheme="majorBidi" w:hAnsiTheme="majorBidi" w:cstheme="majorBidi"/>
          <w:sz w:val="22"/>
          <w:szCs w:val="22"/>
        </w:rPr>
        <w:t xml:space="preserve"> Survey (NDHS) conducted in 2022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{"citationID":"HG3nd5og","properties":{"formattedCitation":"[23]","plainCitation":"[23]","noteIndex":0},"citationItems":[{"id":2074,"uris":["http://zotero.org/users/3118180/items/A29UU767"],"itemData":{"id":2074,"type":"webpage","title":"The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2E1DCA"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NDHS 2022 is the nationally representative survey implemented by New ERA under the aegis of the Ministry of Health and Population (MoHP) with the technical support of ICF International and funding from the United States Agency for International Development (USAID) </w:t>
      </w:r>
      <w:r w:rsidR="002E1DCA"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{"citationID":"aqCospft","properties":{"formattedCitation":"[13]","plainCitation":"[13]","noteIndex":0},"citationItems":[{"id":653,"uris":["http://zotero.org/users/3118180/items/V9GGFC5V"],"itemData":{"id":653,"type":"report","event-place":"Kathmandu,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002E1DCA" w:rsidRPr="008B74EC">
        <w:rPr>
          <w:rFonts w:asciiTheme="majorBidi" w:hAnsiTheme="majorBidi" w:cstheme="majorBidi"/>
          <w:sz w:val="22"/>
          <w:szCs w:val="22"/>
        </w:rPr>
        <w:fldChar w:fldCharType="end"/>
      </w:r>
      <w:r w:rsidRPr="008B74EC">
        <w:rPr>
          <w:rFonts w:asciiTheme="majorBidi" w:hAnsiTheme="majorBidi" w:cstheme="majorBidi"/>
          <w:sz w:val="22"/>
          <w:szCs w:val="22"/>
        </w:rPr>
        <w:t>.</w:t>
      </w:r>
      <w:r w:rsidR="002477FF" w:rsidRPr="008B74EC">
        <w:rPr>
          <w:rFonts w:asciiTheme="majorBidi" w:hAnsiTheme="majorBidi" w:cstheme="majorBidi"/>
          <w:sz w:val="22"/>
          <w:szCs w:val="22"/>
        </w:rPr>
        <w:t xml:space="preserve"> </w:t>
      </w:r>
      <w:r w:rsidR="0005231D" w:rsidRPr="008B74EC">
        <w:rPr>
          <w:rFonts w:asciiTheme="majorBidi" w:hAnsiTheme="majorBidi" w:cstheme="majorBidi"/>
          <w:sz w:val="22"/>
          <w:szCs w:val="22"/>
        </w:rPr>
        <w:t xml:space="preserve">The NDHS follows standardized </w:t>
      </w:r>
      <w:r w:rsidR="008B74EC">
        <w:rPr>
          <w:rFonts w:asciiTheme="majorBidi" w:hAnsiTheme="majorBidi" w:cstheme="majorBidi"/>
          <w:sz w:val="22"/>
          <w:szCs w:val="22"/>
        </w:rPr>
        <w:t>demographic and health survey (</w:t>
      </w:r>
      <w:r w:rsidR="0005231D" w:rsidRPr="008B74EC">
        <w:rPr>
          <w:rFonts w:asciiTheme="majorBidi" w:hAnsiTheme="majorBidi" w:cstheme="majorBidi"/>
          <w:sz w:val="22"/>
          <w:szCs w:val="22"/>
        </w:rPr>
        <w:t>DHS</w:t>
      </w:r>
      <w:r w:rsidR="008B74EC">
        <w:rPr>
          <w:rFonts w:asciiTheme="majorBidi" w:hAnsiTheme="majorBidi" w:cstheme="majorBidi"/>
          <w:sz w:val="22"/>
          <w:szCs w:val="22"/>
        </w:rPr>
        <w:t>)</w:t>
      </w:r>
      <w:r w:rsidR="0005231D" w:rsidRPr="008B74EC">
        <w:rPr>
          <w:rFonts w:asciiTheme="majorBidi" w:hAnsiTheme="majorBidi" w:cstheme="majorBidi"/>
          <w:sz w:val="22"/>
          <w:szCs w:val="22"/>
        </w:rPr>
        <w:t xml:space="preserve"> protocols for sampling, data collection, and quality assurance.</w:t>
      </w:r>
    </w:p>
    <w:p w14:paraId="28E26859" w14:textId="77777777" w:rsidR="00897C10" w:rsidRPr="008B74EC" w:rsidRDefault="00897C10" w:rsidP="00775DF7">
      <w:pPr>
        <w:spacing w:line="360" w:lineRule="auto"/>
        <w:jc w:val="both"/>
        <w:rPr>
          <w:rFonts w:asciiTheme="majorBidi" w:hAnsiTheme="majorBidi" w:cstheme="majorBidi"/>
          <w:i/>
          <w:iCs/>
          <w:sz w:val="22"/>
          <w:szCs w:val="22"/>
        </w:rPr>
      </w:pPr>
    </w:p>
    <w:p w14:paraId="597A605F" w14:textId="7FEFAD90" w:rsidR="00CB6F93" w:rsidRPr="008B74EC" w:rsidRDefault="00CB6F93"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Ethical approval</w:t>
      </w:r>
    </w:p>
    <w:p w14:paraId="55F62D1C" w14:textId="4062AE4D" w:rsidR="00371D97" w:rsidRPr="008B74EC" w:rsidRDefault="00403662"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We</w:t>
      </w:r>
      <w:r w:rsidR="009B6771" w:rsidRPr="008B74EC">
        <w:rPr>
          <w:rFonts w:asciiTheme="majorBidi" w:hAnsiTheme="majorBidi" w:cstheme="majorBidi"/>
          <w:sz w:val="22"/>
          <w:szCs w:val="22"/>
        </w:rPr>
        <w:t xml:space="preserve"> </w:t>
      </w:r>
      <w:r w:rsidR="000466CA" w:rsidRPr="008B74EC">
        <w:rPr>
          <w:rFonts w:asciiTheme="majorBidi" w:hAnsiTheme="majorBidi" w:cstheme="majorBidi"/>
          <w:sz w:val="22"/>
          <w:szCs w:val="22"/>
        </w:rPr>
        <w:t>received</w:t>
      </w:r>
      <w:r w:rsidRPr="008B74EC">
        <w:rPr>
          <w:rFonts w:asciiTheme="majorBidi" w:hAnsiTheme="majorBidi" w:cstheme="majorBidi"/>
          <w:sz w:val="22"/>
          <w:szCs w:val="22"/>
        </w:rPr>
        <w:t xml:space="preserve"> permission from </w:t>
      </w:r>
      <w:r w:rsidR="00170897" w:rsidRPr="008B74EC">
        <w:rPr>
          <w:rFonts w:asciiTheme="majorBidi" w:hAnsiTheme="majorBidi" w:cstheme="majorBidi"/>
          <w:sz w:val="22"/>
          <w:szCs w:val="22"/>
        </w:rPr>
        <w:t xml:space="preserve">the </w:t>
      </w:r>
      <w:r w:rsidR="00217663" w:rsidRPr="008B74EC">
        <w:rPr>
          <w:rFonts w:asciiTheme="majorBidi" w:hAnsiTheme="majorBidi" w:cstheme="majorBidi"/>
          <w:sz w:val="22"/>
          <w:szCs w:val="22"/>
        </w:rPr>
        <w:t xml:space="preserve">official website of </w:t>
      </w:r>
      <w:r w:rsidRPr="008B74EC">
        <w:rPr>
          <w:rFonts w:asciiTheme="majorBidi" w:hAnsiTheme="majorBidi" w:cstheme="majorBidi"/>
          <w:sz w:val="22"/>
          <w:szCs w:val="22"/>
        </w:rPr>
        <w:t xml:space="preserve">“the DHS program” </w:t>
      </w:r>
      <w:r w:rsidR="00217663" w:rsidRPr="008B74EC">
        <w:rPr>
          <w:rFonts w:asciiTheme="majorBidi" w:hAnsiTheme="majorBidi" w:cstheme="majorBidi"/>
          <w:sz w:val="22"/>
          <w:szCs w:val="22"/>
        </w:rPr>
        <w:t>(</w:t>
      </w:r>
      <w:hyperlink r:id="rId8">
        <w:r w:rsidR="00217663" w:rsidRPr="008B74EC">
          <w:rPr>
            <w:rStyle w:val="Hyperlink"/>
            <w:rFonts w:asciiTheme="majorBidi" w:hAnsiTheme="majorBidi" w:cstheme="majorBidi"/>
            <w:color w:val="auto"/>
            <w:sz w:val="22"/>
            <w:szCs w:val="22"/>
          </w:rPr>
          <w:t>https://www.dhsprogram.com</w:t>
        </w:r>
      </w:hyperlink>
      <w:r w:rsidR="00217663" w:rsidRPr="008B74EC">
        <w:rPr>
          <w:rStyle w:val="Hyperlink"/>
          <w:rFonts w:asciiTheme="majorBidi" w:hAnsiTheme="majorBidi" w:cstheme="majorBidi"/>
          <w:color w:val="auto"/>
          <w:sz w:val="22"/>
          <w:szCs w:val="22"/>
        </w:rPr>
        <w:t>)</w:t>
      </w:r>
      <w:r w:rsidR="002E7418" w:rsidRPr="008B74EC">
        <w:rPr>
          <w:rFonts w:asciiTheme="majorBidi" w:hAnsiTheme="majorBidi" w:cstheme="majorBidi"/>
          <w:sz w:val="22"/>
          <w:szCs w:val="22"/>
        </w:rPr>
        <w:t xml:space="preserve"> </w:t>
      </w:r>
      <w:r w:rsidRPr="008B74EC">
        <w:rPr>
          <w:rFonts w:asciiTheme="majorBidi" w:hAnsiTheme="majorBidi" w:cstheme="majorBidi"/>
          <w:sz w:val="22"/>
          <w:szCs w:val="22"/>
        </w:rPr>
        <w:t>to download and use</w:t>
      </w:r>
      <w:r w:rsidR="00E74F03" w:rsidRPr="008B74EC">
        <w:rPr>
          <w:rFonts w:asciiTheme="majorBidi" w:hAnsiTheme="majorBidi" w:cstheme="majorBidi"/>
          <w:sz w:val="22"/>
          <w:szCs w:val="22"/>
        </w:rPr>
        <w:t xml:space="preserve"> (</w:t>
      </w:r>
      <w:r w:rsidR="004C0A03" w:rsidRPr="008B74EC">
        <w:rPr>
          <w:rFonts w:asciiTheme="majorBidi" w:hAnsiTheme="majorBidi" w:cstheme="majorBidi"/>
          <w:i/>
          <w:iCs/>
          <w:sz w:val="22"/>
          <w:szCs w:val="22"/>
        </w:rPr>
        <w:t xml:space="preserve">submitted on: </w:t>
      </w:r>
      <w:r w:rsidR="00BF29A8" w:rsidRPr="008B74EC">
        <w:rPr>
          <w:rFonts w:asciiTheme="majorBidi" w:hAnsiTheme="majorBidi" w:cstheme="majorBidi"/>
          <w:i/>
          <w:iCs/>
          <w:sz w:val="22"/>
          <w:szCs w:val="22"/>
        </w:rPr>
        <w:t>0</w:t>
      </w:r>
      <w:r w:rsidR="004C0A03" w:rsidRPr="008B74EC">
        <w:rPr>
          <w:rFonts w:asciiTheme="majorBidi" w:hAnsiTheme="majorBidi" w:cstheme="majorBidi"/>
          <w:i/>
          <w:iCs/>
          <w:sz w:val="22"/>
          <w:szCs w:val="22"/>
        </w:rPr>
        <w:t>7</w:t>
      </w:r>
      <w:r w:rsidR="00BF29A8" w:rsidRPr="008B74EC">
        <w:rPr>
          <w:rFonts w:asciiTheme="majorBidi" w:hAnsiTheme="majorBidi" w:cstheme="majorBidi"/>
          <w:i/>
          <w:iCs/>
          <w:sz w:val="22"/>
          <w:szCs w:val="22"/>
        </w:rPr>
        <w:t>/25/202</w:t>
      </w:r>
      <w:r w:rsidR="004C0A03" w:rsidRPr="008B74EC">
        <w:rPr>
          <w:rFonts w:asciiTheme="majorBidi" w:hAnsiTheme="majorBidi" w:cstheme="majorBidi"/>
          <w:i/>
          <w:iCs/>
          <w:sz w:val="22"/>
          <w:szCs w:val="22"/>
        </w:rPr>
        <w:t>3 and approved on 07/26/2023</w:t>
      </w:r>
      <w:r w:rsidR="004C0A03" w:rsidRPr="008B74EC">
        <w:rPr>
          <w:rFonts w:asciiTheme="majorBidi" w:hAnsiTheme="majorBidi" w:cstheme="majorBidi"/>
          <w:sz w:val="22"/>
          <w:szCs w:val="22"/>
        </w:rPr>
        <w:t xml:space="preserve"> </w:t>
      </w:r>
      <w:r w:rsidR="00E74F03" w:rsidRPr="008B74EC">
        <w:rPr>
          <w:rFonts w:asciiTheme="majorBidi" w:hAnsiTheme="majorBidi" w:cstheme="majorBidi"/>
          <w:sz w:val="22"/>
          <w:szCs w:val="22"/>
        </w:rPr>
        <w:t>)</w:t>
      </w:r>
      <w:r w:rsidRPr="008B74EC">
        <w:rPr>
          <w:rFonts w:asciiTheme="majorBidi" w:hAnsiTheme="majorBidi" w:cstheme="majorBidi"/>
          <w:sz w:val="22"/>
          <w:szCs w:val="22"/>
        </w:rPr>
        <w:t xml:space="preserve"> NDHS 2022 dataset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{"citationID":"ZoNATZeI","properties":{"formattedCitation":"[23]","plainCitation":"[23]","noteIndex":0},"citationItems":[{"id":2074,"uris":["http://zotero.org/users/3118180/items/A29UU767"],"itemData":{"id":2074,"type":"webpage","title":"The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CB6F93" w:rsidRPr="008B74EC">
        <w:rPr>
          <w:rFonts w:asciiTheme="majorBidi" w:hAnsiTheme="majorBidi" w:cstheme="majorBidi"/>
          <w:sz w:val="22"/>
          <w:szCs w:val="22"/>
        </w:rPr>
        <w:t>N</w:t>
      </w:r>
      <w:del w:id="28" w:author="Bikram Adhikari (bdhikari)" w:date="2025-12-10T20:01:00Z" w16du:dateUtc="2025-12-11T02:01:00Z">
        <w:r w:rsidR="00CB6F93" w:rsidRPr="008B74EC" w:rsidDel="0050299A">
          <w:rPr>
            <w:rFonts w:asciiTheme="majorBidi" w:hAnsiTheme="majorBidi" w:cstheme="majorBidi"/>
            <w:sz w:val="22"/>
            <w:szCs w:val="22"/>
          </w:rPr>
          <w:delText>H</w:delText>
        </w:r>
      </w:del>
      <w:r w:rsidR="00CB6F93" w:rsidRPr="008B74EC">
        <w:rPr>
          <w:rFonts w:asciiTheme="majorBidi" w:hAnsiTheme="majorBidi" w:cstheme="majorBidi"/>
          <w:sz w:val="22"/>
          <w:szCs w:val="22"/>
        </w:rPr>
        <w:t>D</w:t>
      </w:r>
      <w:ins w:id="29" w:author="Bikram Adhikari (bdhikari)" w:date="2025-12-10T20:01:00Z" w16du:dateUtc="2025-12-11T02:01:00Z">
        <w:r w:rsidR="0050299A">
          <w:rPr>
            <w:rFonts w:asciiTheme="majorBidi" w:hAnsiTheme="majorBidi" w:cstheme="majorBidi"/>
            <w:sz w:val="22"/>
            <w:szCs w:val="22"/>
          </w:rPr>
          <w:t>H</w:t>
        </w:r>
      </w:ins>
      <w:r w:rsidR="00CB6F93" w:rsidRPr="008B74EC">
        <w:rPr>
          <w:rFonts w:asciiTheme="majorBidi" w:hAnsiTheme="majorBidi" w:cstheme="majorBidi"/>
          <w:sz w:val="22"/>
          <w:szCs w:val="22"/>
        </w:rPr>
        <w:t>S</w:t>
      </w:r>
      <w:r w:rsidR="007D6B13" w:rsidRPr="008B74EC">
        <w:rPr>
          <w:rFonts w:asciiTheme="majorBidi" w:hAnsiTheme="majorBidi" w:cstheme="majorBidi"/>
          <w:sz w:val="22"/>
          <w:szCs w:val="22"/>
        </w:rPr>
        <w:t xml:space="preserve"> 2022</w:t>
      </w:r>
      <w:r w:rsidR="00CB6F93" w:rsidRPr="008B74EC">
        <w:rPr>
          <w:rFonts w:asciiTheme="majorBidi" w:hAnsiTheme="majorBidi" w:cstheme="majorBidi"/>
          <w:sz w:val="22"/>
          <w:szCs w:val="22"/>
        </w:rPr>
        <w:t xml:space="preserve"> obtained ethical approval from the </w:t>
      </w:r>
      <w:ins w:id="30" w:author="Bikram Adhikari (bdhikari)" w:date="2025-12-10T16:27:00Z" w16du:dateUtc="2025-12-10T22:27:00Z">
        <w:r w:rsidR="00BE1A31">
          <w:rPr>
            <w:rFonts w:asciiTheme="majorBidi" w:hAnsiTheme="majorBidi" w:cstheme="majorBidi"/>
            <w:sz w:val="22"/>
            <w:szCs w:val="22"/>
          </w:rPr>
          <w:t>I</w:t>
        </w:r>
      </w:ins>
      <w:del w:id="31" w:author="Bikram Adhikari (bdhikari)" w:date="2025-12-10T16:27:00Z" w16du:dateUtc="2025-12-10T22:27:00Z">
        <w:r w:rsidR="00CB6F93" w:rsidRPr="008B74EC" w:rsidDel="00BE1A31">
          <w:rPr>
            <w:rFonts w:asciiTheme="majorBidi" w:hAnsiTheme="majorBidi" w:cstheme="majorBidi"/>
            <w:sz w:val="22"/>
            <w:szCs w:val="22"/>
          </w:rPr>
          <w:delText>i</w:delText>
        </w:r>
      </w:del>
      <w:r w:rsidR="00CB6F93" w:rsidRPr="008B74EC">
        <w:rPr>
          <w:rFonts w:asciiTheme="majorBidi" w:hAnsiTheme="majorBidi" w:cstheme="majorBidi"/>
          <w:sz w:val="22"/>
          <w:szCs w:val="22"/>
        </w:rPr>
        <w:t xml:space="preserve">nstitutional </w:t>
      </w:r>
      <w:ins w:id="32" w:author="Bikram Adhikari (bdhikari)" w:date="2025-12-10T16:27:00Z" w16du:dateUtc="2025-12-10T22:27:00Z">
        <w:r w:rsidR="00BE1A31">
          <w:rPr>
            <w:rFonts w:asciiTheme="majorBidi" w:hAnsiTheme="majorBidi" w:cstheme="majorBidi"/>
            <w:sz w:val="22"/>
            <w:szCs w:val="22"/>
          </w:rPr>
          <w:t>R</w:t>
        </w:r>
      </w:ins>
      <w:del w:id="33" w:author="Bikram Adhikari (bdhikari)" w:date="2025-12-10T16:27:00Z" w16du:dateUtc="2025-12-10T22:27:00Z">
        <w:r w:rsidR="00CB6F93" w:rsidRPr="008B74EC" w:rsidDel="00BE1A31">
          <w:rPr>
            <w:rFonts w:asciiTheme="majorBidi" w:hAnsiTheme="majorBidi" w:cstheme="majorBidi"/>
            <w:sz w:val="22"/>
            <w:szCs w:val="22"/>
          </w:rPr>
          <w:delText>r</w:delText>
        </w:r>
      </w:del>
      <w:r w:rsidR="00CB6F93" w:rsidRPr="008B74EC">
        <w:rPr>
          <w:rFonts w:asciiTheme="majorBidi" w:hAnsiTheme="majorBidi" w:cstheme="majorBidi"/>
          <w:sz w:val="22"/>
          <w:szCs w:val="22"/>
        </w:rPr>
        <w:t xml:space="preserve">eview </w:t>
      </w:r>
      <w:ins w:id="34" w:author="Bikram Adhikari (bdhikari)" w:date="2025-12-10T16:27:00Z" w16du:dateUtc="2025-12-10T22:27:00Z">
        <w:r w:rsidR="00BE1A31">
          <w:rPr>
            <w:rFonts w:asciiTheme="majorBidi" w:hAnsiTheme="majorBidi" w:cstheme="majorBidi"/>
            <w:sz w:val="22"/>
            <w:szCs w:val="22"/>
          </w:rPr>
          <w:t>B</w:t>
        </w:r>
      </w:ins>
      <w:del w:id="35" w:author="Bikram Adhikari (bdhikari)" w:date="2025-12-10T16:27:00Z" w16du:dateUtc="2025-12-10T22:27:00Z">
        <w:r w:rsidR="00CB6F93" w:rsidRPr="008B74EC" w:rsidDel="00BE1A31">
          <w:rPr>
            <w:rFonts w:asciiTheme="majorBidi" w:hAnsiTheme="majorBidi" w:cstheme="majorBidi"/>
            <w:sz w:val="22"/>
            <w:szCs w:val="22"/>
          </w:rPr>
          <w:delText>b</w:delText>
        </w:r>
      </w:del>
      <w:r w:rsidR="00CB6F93" w:rsidRPr="008B74EC">
        <w:rPr>
          <w:rFonts w:asciiTheme="majorBidi" w:hAnsiTheme="majorBidi" w:cstheme="majorBidi"/>
          <w:sz w:val="22"/>
          <w:szCs w:val="22"/>
        </w:rPr>
        <w:t>oard of ICF International, United States of America</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180657.0.001.NP.DHS.01, Date: 28th April 2022).</w:t>
      </w:r>
      <w:r w:rsidR="00CB6F93" w:rsidRPr="008B74EC">
        <w:rPr>
          <w:rFonts w:asciiTheme="majorBidi" w:hAnsiTheme="majorBidi" w:cstheme="majorBidi"/>
          <w:i/>
          <w:iCs/>
          <w:sz w:val="22"/>
          <w:szCs w:val="22"/>
        </w:rPr>
        <w:t xml:space="preserve"> </w:t>
      </w:r>
      <w:r w:rsidR="00CB6F93" w:rsidRPr="008B74EC">
        <w:rPr>
          <w:rFonts w:asciiTheme="majorBidi" w:hAnsiTheme="majorBidi" w:cstheme="majorBidi"/>
          <w:sz w:val="22"/>
          <w:szCs w:val="22"/>
        </w:rPr>
        <w:t>and the ethical review board of Nepal Health Research Council</w:t>
      </w:r>
      <w:r w:rsidR="00706F39" w:rsidRPr="008B74EC">
        <w:rPr>
          <w:rFonts w:asciiTheme="majorBidi" w:hAnsiTheme="majorBidi" w:cstheme="majorBidi"/>
          <w:sz w:val="22"/>
          <w:szCs w:val="22"/>
        </w:rPr>
        <w:t xml:space="preserve"> (</w:t>
      </w:r>
      <w:r w:rsidR="00706F39" w:rsidRPr="008B74EC">
        <w:rPr>
          <w:rFonts w:asciiTheme="majorBidi" w:hAnsiTheme="majorBidi" w:cstheme="majorBidi"/>
          <w:i/>
          <w:iCs/>
          <w:sz w:val="22"/>
          <w:szCs w:val="22"/>
        </w:rPr>
        <w:t>Reference number: 678, Date: 30th September 2021</w:t>
      </w:r>
      <w:r w:rsidR="00706F39" w:rsidRPr="008B74EC">
        <w:rPr>
          <w:rFonts w:asciiTheme="majorBidi" w:hAnsiTheme="majorBidi" w:cstheme="majorBidi"/>
          <w:sz w:val="22"/>
          <w:szCs w:val="22"/>
        </w:rPr>
        <w:t xml:space="preserve">) </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{"citationID":"ziHLFwZh","properties":{"formattedCitation":"[13]","plainCitation":"[13]","noteIndex":0},"citationItems":[{"id":653,"uris":["http://zotero.org/users/3118180/items/V9GGFC5V"],"itemData":{"id":653,"type":"report","event-place":"Kathmandu,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B62121"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85428E" w:rsidRPr="008B74EC">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8B74EC" w:rsidRDefault="00292316" w:rsidP="3F0A6228">
      <w:pPr>
        <w:spacing w:line="360" w:lineRule="auto"/>
        <w:jc w:val="both"/>
        <w:rPr>
          <w:rFonts w:asciiTheme="majorBidi" w:hAnsiTheme="majorBidi" w:cstheme="majorBidi"/>
          <w:sz w:val="22"/>
          <w:szCs w:val="22"/>
        </w:rPr>
      </w:pPr>
    </w:p>
    <w:p w14:paraId="7EC51B79" w14:textId="6DBAE54F" w:rsidR="000001ED" w:rsidRPr="008B74EC" w:rsidRDefault="000564D4" w:rsidP="00775DF7">
      <w:pPr>
        <w:spacing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Study setting</w:t>
      </w:r>
    </w:p>
    <w:p w14:paraId="0D66B4E3" w14:textId="481BDB10" w:rsidR="000564D4" w:rsidRPr="008B74EC" w:rsidRDefault="0071328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This study used </w:t>
      </w:r>
      <w:r w:rsidR="004F6E73" w:rsidRPr="008B74EC">
        <w:rPr>
          <w:rFonts w:asciiTheme="majorBidi" w:hAnsiTheme="majorBidi" w:cstheme="majorBidi"/>
          <w:sz w:val="22"/>
          <w:szCs w:val="22"/>
        </w:rPr>
        <w:t xml:space="preserve">nationally representative </w:t>
      </w:r>
      <w:r w:rsidRPr="008B74EC">
        <w:rPr>
          <w:rFonts w:asciiTheme="majorBidi" w:hAnsiTheme="majorBidi" w:cstheme="majorBidi"/>
          <w:sz w:val="22"/>
          <w:szCs w:val="22"/>
        </w:rPr>
        <w:t xml:space="preserve">data </w:t>
      </w:r>
      <w:r w:rsidR="00B0587A" w:rsidRPr="008B74EC">
        <w:rPr>
          <w:rFonts w:asciiTheme="majorBidi" w:hAnsiTheme="majorBidi" w:cstheme="majorBidi"/>
          <w:sz w:val="22"/>
          <w:szCs w:val="22"/>
        </w:rPr>
        <w:t xml:space="preserve">from </w:t>
      </w:r>
      <w:r w:rsidR="004F6E73" w:rsidRPr="008B74EC">
        <w:rPr>
          <w:rFonts w:asciiTheme="majorBidi" w:hAnsiTheme="majorBidi" w:cstheme="majorBidi"/>
          <w:sz w:val="22"/>
          <w:szCs w:val="22"/>
        </w:rPr>
        <w:t>Nepal</w:t>
      </w:r>
      <w:r w:rsidR="00B0587A"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a landlocked country located in Southeast Asia with an area of 147,</w:t>
      </w:r>
      <w:del w:id="36" w:author="Bikram Adhikari (bdhikari)" w:date="2025-12-10T20:02:00Z" w16du:dateUtc="2025-12-11T02:02:00Z">
        <w:r w:rsidR="000564D4" w:rsidRPr="008B74EC" w:rsidDel="0050299A">
          <w:rPr>
            <w:rFonts w:asciiTheme="majorBidi" w:hAnsiTheme="majorBidi" w:cstheme="majorBidi"/>
            <w:sz w:val="22"/>
            <w:szCs w:val="22"/>
          </w:rPr>
          <w:delText xml:space="preserve"> </w:delText>
        </w:r>
      </w:del>
      <w:r w:rsidR="000564D4" w:rsidRPr="008B74EC">
        <w:rPr>
          <w:rFonts w:asciiTheme="majorBidi" w:hAnsiTheme="majorBidi" w:cstheme="majorBidi"/>
          <w:sz w:val="22"/>
          <w:szCs w:val="22"/>
        </w:rPr>
        <w:t>516 km</w:t>
      </w:r>
      <w:r w:rsidR="000564D4" w:rsidRPr="008B74EC">
        <w:rPr>
          <w:rFonts w:asciiTheme="majorBidi" w:hAnsiTheme="majorBidi" w:cstheme="majorBidi"/>
          <w:sz w:val="22"/>
          <w:szCs w:val="22"/>
          <w:vertAlign w:val="superscript"/>
        </w:rPr>
        <w:t>2</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{"citationID":"YFKkReQH","properties":{"formattedCitation":"[24]","plainCitation":"[24]","noteIndex":0},"citationItems":[{"id":544,"uris":["http://zotero.org/users/3118180/items/EBKC3M4M"],"itemData":{"id":544,"type":"webpage","title":"National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B0587A" w:rsidRPr="008B74EC">
        <w:rPr>
          <w:rFonts w:asciiTheme="majorBidi" w:hAnsiTheme="majorBidi" w:cstheme="majorBidi"/>
          <w:sz w:val="22"/>
          <w:szCs w:val="22"/>
        </w:rPr>
        <w:t>It</w:t>
      </w:r>
      <w:r w:rsidR="000564D4" w:rsidRPr="008B74EC">
        <w:rPr>
          <w:rFonts w:asciiTheme="majorBidi" w:hAnsiTheme="majorBidi" w:cstheme="majorBidi"/>
          <w:sz w:val="22"/>
          <w:szCs w:val="22"/>
        </w:rPr>
        <w:t xml:space="preserve"> has seven administrative provinces, within which lies 753 municipalities (</w:t>
      </w:r>
      <w:r w:rsidR="00B0587A" w:rsidRPr="008B74EC">
        <w:rPr>
          <w:rFonts w:asciiTheme="majorBidi" w:hAnsiTheme="majorBidi" w:cstheme="majorBidi"/>
          <w:sz w:val="22"/>
          <w:szCs w:val="22"/>
        </w:rPr>
        <w:t xml:space="preserve">6 </w:t>
      </w:r>
      <w:r w:rsidR="000564D4" w:rsidRPr="008B74EC">
        <w:rPr>
          <w:rFonts w:asciiTheme="majorBidi" w:hAnsiTheme="majorBidi" w:cstheme="majorBidi"/>
          <w:sz w:val="22"/>
          <w:szCs w:val="22"/>
        </w:rPr>
        <w:t xml:space="preserve">metropolitan cities, </w:t>
      </w:r>
      <w:r w:rsidR="00B0587A" w:rsidRPr="008B74EC">
        <w:rPr>
          <w:rFonts w:asciiTheme="majorBidi" w:hAnsiTheme="majorBidi" w:cstheme="majorBidi"/>
          <w:sz w:val="22"/>
          <w:szCs w:val="22"/>
        </w:rPr>
        <w:t xml:space="preserve">11 </w:t>
      </w:r>
      <w:r w:rsidR="000564D4" w:rsidRPr="008B74EC">
        <w:rPr>
          <w:rFonts w:asciiTheme="majorBidi" w:hAnsiTheme="majorBidi" w:cstheme="majorBidi"/>
          <w:sz w:val="22"/>
          <w:szCs w:val="22"/>
        </w:rPr>
        <w:t xml:space="preserve">sub-metropolitan cities, </w:t>
      </w:r>
      <w:r w:rsidR="00B0587A" w:rsidRPr="008B74EC">
        <w:rPr>
          <w:rFonts w:asciiTheme="majorBidi" w:hAnsiTheme="majorBidi" w:cstheme="majorBidi"/>
          <w:sz w:val="22"/>
          <w:szCs w:val="22"/>
        </w:rPr>
        <w:t xml:space="preserve">276 </w:t>
      </w:r>
      <w:r w:rsidR="000564D4" w:rsidRPr="008B74EC">
        <w:rPr>
          <w:rFonts w:asciiTheme="majorBidi" w:hAnsiTheme="majorBidi" w:cstheme="majorBidi"/>
          <w:sz w:val="22"/>
          <w:szCs w:val="22"/>
        </w:rPr>
        <w:t xml:space="preserve">urban municipalities, </w:t>
      </w:r>
      <w:r w:rsidR="00B0587A" w:rsidRPr="008B74EC">
        <w:rPr>
          <w:rFonts w:asciiTheme="majorBidi" w:hAnsiTheme="majorBidi" w:cstheme="majorBidi"/>
          <w:sz w:val="22"/>
          <w:szCs w:val="22"/>
        </w:rPr>
        <w:t xml:space="preserve">460 </w:t>
      </w:r>
      <w:r w:rsidR="000564D4" w:rsidRPr="008B74EC">
        <w:rPr>
          <w:rFonts w:asciiTheme="majorBidi" w:hAnsiTheme="majorBidi" w:cstheme="majorBidi"/>
          <w:sz w:val="22"/>
          <w:szCs w:val="22"/>
        </w:rPr>
        <w:t>rural municipalities)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{"citationID":"zM9sVIjy","properties":{"formattedCitation":"[24]","plainCitation":"[24]","noteIndex":0},"citationItems":[{"id":544,"uris":["http://zotero.org/users/3118180/items/EBKC3M4M"],"itemData":{"id":544,"type":"webpage","title":"National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Nepal has three ecological belt</w:t>
      </w:r>
      <w:r w:rsidR="009C4F0B" w:rsidRPr="008B74EC">
        <w:rPr>
          <w:rFonts w:asciiTheme="majorBidi" w:hAnsiTheme="majorBidi" w:cstheme="majorBidi"/>
          <w:sz w:val="22"/>
          <w:szCs w:val="22"/>
        </w:rPr>
        <w:t>s</w:t>
      </w:r>
      <w:r w:rsidR="000564D4" w:rsidRPr="008B74EC">
        <w:rPr>
          <w:rFonts w:asciiTheme="majorBidi" w:hAnsiTheme="majorBidi" w:cstheme="majorBidi"/>
          <w:sz w:val="22"/>
          <w:szCs w:val="22"/>
        </w:rPr>
        <w:t>-</w:t>
      </w:r>
      <w:r w:rsidR="00680C16" w:rsidRPr="008B74EC">
        <w:rPr>
          <w:rFonts w:asciiTheme="majorBidi" w:hAnsiTheme="majorBidi" w:cstheme="majorBidi"/>
          <w:sz w:val="22"/>
          <w:szCs w:val="22"/>
        </w:rPr>
        <w:t xml:space="preserve"> </w:t>
      </w:r>
      <w:r w:rsidR="000564D4" w:rsidRPr="008B74EC">
        <w:rPr>
          <w:rFonts w:asciiTheme="majorBidi" w:hAnsiTheme="majorBidi" w:cstheme="majorBidi"/>
          <w:sz w:val="22"/>
          <w:szCs w:val="22"/>
        </w:rPr>
        <w:t>Mountain, Hill</w:t>
      </w:r>
      <w:r w:rsidR="00B0587A" w:rsidRPr="008B74EC">
        <w:rPr>
          <w:rFonts w:asciiTheme="majorBidi" w:hAnsiTheme="majorBidi" w:cstheme="majorBidi"/>
          <w:sz w:val="22"/>
          <w:szCs w:val="22"/>
        </w:rPr>
        <w:t>,</w:t>
      </w:r>
      <w:r w:rsidR="000564D4" w:rsidRPr="008B74EC">
        <w:rPr>
          <w:rFonts w:asciiTheme="majorBidi" w:hAnsiTheme="majorBidi" w:cstheme="majorBidi"/>
          <w:sz w:val="22"/>
          <w:szCs w:val="22"/>
        </w:rPr>
        <w:t xml:space="preserve"> and Terai. Based on </w:t>
      </w:r>
      <w:r w:rsidR="0031611A" w:rsidRPr="008B74EC">
        <w:rPr>
          <w:rFonts w:asciiTheme="majorBidi" w:hAnsiTheme="majorBidi" w:cstheme="majorBidi"/>
          <w:sz w:val="22"/>
          <w:szCs w:val="22"/>
        </w:rPr>
        <w:t xml:space="preserve">the 2021 </w:t>
      </w:r>
      <w:r w:rsidR="000564D4" w:rsidRPr="008B74EC">
        <w:rPr>
          <w:rFonts w:asciiTheme="majorBidi" w:hAnsiTheme="majorBidi" w:cstheme="majorBidi"/>
          <w:sz w:val="22"/>
          <w:szCs w:val="22"/>
        </w:rPr>
        <w:t>Census, the total population of Nepal was 29</w:t>
      </w:r>
      <w:r w:rsidR="0498047C" w:rsidRPr="008B74EC">
        <w:rPr>
          <w:rFonts w:asciiTheme="majorBidi" w:hAnsiTheme="majorBidi" w:cstheme="majorBidi"/>
          <w:sz w:val="22"/>
          <w:szCs w:val="22"/>
        </w:rPr>
        <w:t>,</w:t>
      </w:r>
      <w:r w:rsidR="000564D4" w:rsidRPr="008B74EC">
        <w:rPr>
          <w:rFonts w:asciiTheme="majorBidi" w:hAnsiTheme="majorBidi" w:cstheme="majorBidi"/>
          <w:sz w:val="22"/>
          <w:szCs w:val="22"/>
        </w:rPr>
        <w:t>164</w:t>
      </w:r>
      <w:r w:rsidR="5166C3BB" w:rsidRPr="008B74EC">
        <w:rPr>
          <w:rFonts w:asciiTheme="majorBidi" w:hAnsiTheme="majorBidi" w:cstheme="majorBidi"/>
          <w:sz w:val="22"/>
          <w:szCs w:val="22"/>
        </w:rPr>
        <w:t>,</w:t>
      </w:r>
      <w:r w:rsidR="000564D4" w:rsidRPr="008B74EC">
        <w:rPr>
          <w:rFonts w:asciiTheme="majorBidi" w:hAnsiTheme="majorBidi" w:cstheme="majorBidi"/>
          <w:sz w:val="22"/>
          <w:szCs w:val="22"/>
        </w:rPr>
        <w:t>578 of which 14</w:t>
      </w:r>
      <w:r w:rsidR="3BD913A5" w:rsidRPr="008B74EC">
        <w:rPr>
          <w:rFonts w:asciiTheme="majorBidi" w:hAnsiTheme="majorBidi" w:cstheme="majorBidi"/>
          <w:sz w:val="22"/>
          <w:szCs w:val="22"/>
        </w:rPr>
        <w:t>,</w:t>
      </w:r>
      <w:r w:rsidR="000564D4" w:rsidRPr="008B74EC">
        <w:rPr>
          <w:rFonts w:asciiTheme="majorBidi" w:hAnsiTheme="majorBidi" w:cstheme="majorBidi"/>
          <w:sz w:val="22"/>
          <w:szCs w:val="22"/>
        </w:rPr>
        <w:t>911</w:t>
      </w:r>
      <w:r w:rsidR="426BAC06" w:rsidRPr="008B74EC">
        <w:rPr>
          <w:rFonts w:asciiTheme="majorBidi" w:hAnsiTheme="majorBidi" w:cstheme="majorBidi"/>
          <w:sz w:val="22"/>
          <w:szCs w:val="22"/>
        </w:rPr>
        <w:t>,</w:t>
      </w:r>
      <w:r w:rsidR="000564D4" w:rsidRPr="008B74EC">
        <w:rPr>
          <w:rFonts w:asciiTheme="majorBidi" w:hAnsiTheme="majorBidi" w:cstheme="majorBidi"/>
          <w:sz w:val="22"/>
          <w:szCs w:val="22"/>
        </w:rPr>
        <w:t>027 (51.1 %) were females and 14</w:t>
      </w:r>
      <w:r w:rsidR="3A9DBEA0" w:rsidRPr="008B74EC">
        <w:rPr>
          <w:rFonts w:asciiTheme="majorBidi" w:hAnsiTheme="majorBidi" w:cstheme="majorBidi"/>
          <w:sz w:val="22"/>
          <w:szCs w:val="22"/>
        </w:rPr>
        <w:t>,</w:t>
      </w:r>
      <w:r w:rsidR="000564D4" w:rsidRPr="008B74EC">
        <w:rPr>
          <w:rFonts w:asciiTheme="majorBidi" w:hAnsiTheme="majorBidi" w:cstheme="majorBidi"/>
          <w:sz w:val="22"/>
          <w:szCs w:val="22"/>
        </w:rPr>
        <w:t>253</w:t>
      </w:r>
      <w:r w:rsidR="091AAEC8" w:rsidRPr="008B74EC">
        <w:rPr>
          <w:rFonts w:asciiTheme="majorBidi" w:hAnsiTheme="majorBidi" w:cstheme="majorBidi"/>
          <w:sz w:val="22"/>
          <w:szCs w:val="22"/>
        </w:rPr>
        <w:t>,</w:t>
      </w:r>
      <w:r w:rsidR="000564D4" w:rsidRPr="008B74EC">
        <w:rPr>
          <w:rFonts w:asciiTheme="majorBidi" w:hAnsiTheme="majorBidi" w:cstheme="majorBidi"/>
          <w:sz w:val="22"/>
          <w:szCs w:val="22"/>
        </w:rPr>
        <w:t>551 (48.9 %) were males</w:t>
      </w:r>
      <w:r w:rsidR="009C4F0B"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{"citationID":"7G2RmSfA","properties":{"formattedCitation":"[24]","plainCitation":"[24]","noteIndex":0},"citationItems":[{"id":544,"uris":["http://zotero.org/users/3118180/items/EBKC3M4M"],"itemData":{"id":544,"type":"webpage","title":"National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 xml:space="preserve">. </w:t>
      </w:r>
      <w:r w:rsidR="00CA2A5A" w:rsidRPr="008B74EC">
        <w:rPr>
          <w:rFonts w:asciiTheme="majorBidi" w:hAnsiTheme="majorBidi" w:cstheme="majorBidi"/>
          <w:sz w:val="22"/>
          <w:szCs w:val="22"/>
        </w:rPr>
        <w:t xml:space="preserve">Based on the </w:t>
      </w:r>
      <w:r w:rsidR="00135A67" w:rsidRPr="008B74EC">
        <w:rPr>
          <w:rFonts w:asciiTheme="majorBidi" w:hAnsiTheme="majorBidi" w:cstheme="majorBidi"/>
          <w:sz w:val="22"/>
          <w:szCs w:val="22"/>
        </w:rPr>
        <w:t xml:space="preserve">Nepal Human Development Report 2020, </w:t>
      </w:r>
      <w:r w:rsidR="4ABFFF80" w:rsidRPr="008B74EC">
        <w:rPr>
          <w:rFonts w:asciiTheme="majorBidi" w:hAnsiTheme="majorBidi" w:cstheme="majorBidi"/>
          <w:sz w:val="22"/>
          <w:szCs w:val="22"/>
        </w:rPr>
        <w:t>Nepal was ranked 14</w:t>
      </w:r>
      <w:r w:rsidR="00CA2A5A" w:rsidRPr="008B74EC">
        <w:rPr>
          <w:rFonts w:asciiTheme="majorBidi" w:hAnsiTheme="majorBidi" w:cstheme="majorBidi"/>
          <w:sz w:val="22"/>
          <w:szCs w:val="22"/>
        </w:rPr>
        <w:t>7</w:t>
      </w:r>
      <w:r w:rsidR="4ABFFF80" w:rsidRPr="008B74EC">
        <w:rPr>
          <w:rFonts w:asciiTheme="majorBidi" w:hAnsiTheme="majorBidi" w:cstheme="majorBidi"/>
          <w:sz w:val="22"/>
          <w:szCs w:val="22"/>
          <w:vertAlign w:val="superscript"/>
        </w:rPr>
        <w:t>th</w:t>
      </w:r>
      <w:r w:rsidR="4ABFFF80" w:rsidRPr="008B74EC">
        <w:rPr>
          <w:rFonts w:asciiTheme="majorBidi" w:hAnsiTheme="majorBidi" w:cstheme="majorBidi"/>
          <w:sz w:val="22"/>
          <w:szCs w:val="22"/>
        </w:rPr>
        <w:t xml:space="preserve"> based on t</w:t>
      </w:r>
      <w:r w:rsidR="000564D4" w:rsidRPr="008B74EC">
        <w:rPr>
          <w:rFonts w:asciiTheme="majorBidi" w:hAnsiTheme="majorBidi" w:cstheme="majorBidi"/>
          <w:sz w:val="22"/>
          <w:szCs w:val="22"/>
        </w:rPr>
        <w:t>he human development index (HDI)</w:t>
      </w:r>
      <w:r w:rsidR="7DAA513D" w:rsidRPr="008B74EC">
        <w:rPr>
          <w:rFonts w:asciiTheme="majorBidi" w:hAnsiTheme="majorBidi" w:cstheme="majorBidi"/>
          <w:sz w:val="22"/>
          <w:szCs w:val="22"/>
        </w:rPr>
        <w:t xml:space="preserve"> with </w:t>
      </w:r>
      <w:r w:rsidR="58442926" w:rsidRPr="008B74EC">
        <w:rPr>
          <w:rFonts w:asciiTheme="majorBidi" w:hAnsiTheme="majorBidi" w:cstheme="majorBidi"/>
          <w:sz w:val="22"/>
          <w:szCs w:val="22"/>
        </w:rPr>
        <w:t xml:space="preserve">an overall HDI of 0.587 </w:t>
      </w:r>
      <w:ins w:id="37" w:author="Bikram Adhikari (bdhikari)" w:date="2025-12-10T16:29:00Z" w16du:dateUtc="2025-12-10T22:29:00Z">
        <w:r w:rsidR="000028B6">
          <w:rPr>
            <w:rFonts w:asciiTheme="majorBidi" w:hAnsiTheme="majorBidi" w:cstheme="majorBidi"/>
            <w:sz w:val="22"/>
            <w:szCs w:val="22"/>
          </w:rPr>
          <w:t xml:space="preserve">(rural: </w:t>
        </w:r>
      </w:ins>
      <w:del w:id="38" w:author="Bikram Adhikari (bdhikari)" w:date="2025-12-10T16:29:00Z" w16du:dateUtc="2025-12-10T22:29:00Z">
        <w:r w:rsidR="58442926" w:rsidRPr="008B74EC" w:rsidDel="000028B6">
          <w:rPr>
            <w:rFonts w:asciiTheme="majorBidi" w:hAnsiTheme="majorBidi" w:cstheme="majorBidi"/>
            <w:sz w:val="22"/>
            <w:szCs w:val="22"/>
          </w:rPr>
          <w:delText xml:space="preserve">and </w:delText>
        </w:r>
        <w:r w:rsidR="000564D4" w:rsidRPr="008B74EC" w:rsidDel="000028B6">
          <w:rPr>
            <w:rFonts w:asciiTheme="majorBidi" w:hAnsiTheme="majorBidi" w:cstheme="majorBidi"/>
            <w:sz w:val="22"/>
            <w:szCs w:val="22"/>
          </w:rPr>
          <w:delText xml:space="preserve"> rural and urban parts of Nepal </w:delText>
        </w:r>
        <w:r w:rsidR="2C42D3C4" w:rsidRPr="008B74EC" w:rsidDel="000028B6">
          <w:rPr>
            <w:rFonts w:asciiTheme="majorBidi" w:hAnsiTheme="majorBidi" w:cstheme="majorBidi"/>
            <w:sz w:val="22"/>
            <w:szCs w:val="22"/>
          </w:rPr>
          <w:delText xml:space="preserve"> </w:delText>
        </w:r>
      </w:del>
      <w:del w:id="39" w:author="Bikram Adhikari (bdhikari)" w:date="2025-12-10T16:28:00Z" w16du:dateUtc="2025-12-10T22:28:00Z">
        <w:r w:rsidR="2C42D3C4" w:rsidRPr="008B74EC" w:rsidDel="001A1BFF">
          <w:rPr>
            <w:rFonts w:asciiTheme="majorBidi" w:hAnsiTheme="majorBidi" w:cstheme="majorBidi"/>
            <w:sz w:val="22"/>
            <w:szCs w:val="22"/>
          </w:rPr>
          <w:delText>of</w:delText>
        </w:r>
        <w:r w:rsidR="003D38AA" w:rsidRPr="008B74EC" w:rsidDel="001A1BFF">
          <w:rPr>
            <w:rFonts w:asciiTheme="majorBidi" w:hAnsiTheme="majorBidi" w:cstheme="majorBidi"/>
            <w:sz w:val="22"/>
            <w:szCs w:val="22"/>
          </w:rPr>
          <w:delText xml:space="preserve"> </w:delText>
        </w:r>
      </w:del>
      <w:r w:rsidR="000564D4" w:rsidRPr="008B74EC">
        <w:rPr>
          <w:rFonts w:asciiTheme="majorBidi" w:hAnsiTheme="majorBidi" w:cstheme="majorBidi"/>
          <w:sz w:val="22"/>
          <w:szCs w:val="22"/>
        </w:rPr>
        <w:t>0.647</w:t>
      </w:r>
      <w:ins w:id="40" w:author="Bikram Adhikari (bdhikari)" w:date="2025-12-10T16:29:00Z" w16du:dateUtc="2025-12-10T22:29:00Z">
        <w:r w:rsidR="000028B6">
          <w:rPr>
            <w:rFonts w:asciiTheme="majorBidi" w:hAnsiTheme="majorBidi" w:cstheme="majorBidi"/>
            <w:sz w:val="22"/>
            <w:szCs w:val="22"/>
          </w:rPr>
          <w:t xml:space="preserve">; </w:t>
        </w:r>
      </w:ins>
      <w:del w:id="41" w:author="Bikram Adhikari (bdhikari)" w:date="2025-12-10T16:29:00Z" w16du:dateUtc="2025-12-10T22:29:00Z">
        <w:r w:rsidR="000564D4" w:rsidRPr="008B74EC" w:rsidDel="000028B6">
          <w:rPr>
            <w:rFonts w:asciiTheme="majorBidi" w:hAnsiTheme="majorBidi" w:cstheme="majorBidi"/>
            <w:sz w:val="22"/>
            <w:szCs w:val="22"/>
          </w:rPr>
          <w:delText xml:space="preserve"> and </w:delText>
        </w:r>
      </w:del>
      <w:ins w:id="42" w:author="Bikram Adhikari (bdhikari)" w:date="2025-12-10T16:29:00Z" w16du:dateUtc="2025-12-10T22:29:00Z">
        <w:r w:rsidR="000028B6">
          <w:rPr>
            <w:rFonts w:asciiTheme="majorBidi" w:hAnsiTheme="majorBidi" w:cstheme="majorBidi"/>
            <w:sz w:val="22"/>
            <w:szCs w:val="22"/>
          </w:rPr>
          <w:t xml:space="preserve">urban: </w:t>
        </w:r>
      </w:ins>
      <w:r w:rsidR="000564D4" w:rsidRPr="008B74EC">
        <w:rPr>
          <w:rFonts w:asciiTheme="majorBidi" w:hAnsiTheme="majorBidi" w:cstheme="majorBidi"/>
          <w:sz w:val="22"/>
          <w:szCs w:val="22"/>
        </w:rPr>
        <w:t>0.561</w:t>
      </w:r>
      <w:del w:id="43" w:author="Bikram Adhikari (bdhikari)" w:date="2025-12-10T16:29:00Z" w16du:dateUtc="2025-12-10T22:29:00Z">
        <w:r w:rsidR="000564D4" w:rsidRPr="008B74EC" w:rsidDel="000028B6">
          <w:rPr>
            <w:rFonts w:asciiTheme="majorBidi" w:hAnsiTheme="majorBidi" w:cstheme="majorBidi"/>
            <w:sz w:val="22"/>
            <w:szCs w:val="22"/>
          </w:rPr>
          <w:delText xml:space="preserve"> </w:delText>
        </w:r>
      </w:del>
      <w:ins w:id="44" w:author="Bikram Adhikari (bdhikari)" w:date="2025-12-10T16:29:00Z" w16du:dateUtc="2025-12-10T22:29:00Z">
        <w:r w:rsidR="000028B6">
          <w:rPr>
            <w:rFonts w:asciiTheme="majorBidi" w:hAnsiTheme="majorBidi" w:cstheme="majorBidi"/>
            <w:sz w:val="22"/>
            <w:szCs w:val="22"/>
          </w:rPr>
          <w:t>)</w:t>
        </w:r>
      </w:ins>
      <w:del w:id="45" w:author="Bikram Adhikari (bdhikari)" w:date="2025-12-10T16:29:00Z" w16du:dateUtc="2025-12-10T22:29:00Z">
        <w:r w:rsidR="000564D4" w:rsidRPr="008B74EC" w:rsidDel="000028B6">
          <w:rPr>
            <w:rFonts w:asciiTheme="majorBidi" w:hAnsiTheme="majorBidi" w:cstheme="majorBidi"/>
            <w:sz w:val="22"/>
            <w:szCs w:val="22"/>
          </w:rPr>
          <w:delText xml:space="preserve">respectively </w:delText>
        </w:r>
      </w:del>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{"citationID":"DFunrSXB","properties":{"formattedCitation":"[25]","plainCitation":"[25]","noteIndex":0},"citationItems":[{"id":650,"uris":["http://zotero.org/users/3118180/items/7U7A85NF"],"itemData":{"id":650,"type":"report","event-place":"Lalitpur,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[25]</w:t>
      </w:r>
      <w:r w:rsidRPr="008B74EC">
        <w:rPr>
          <w:rFonts w:asciiTheme="majorBidi" w:hAnsiTheme="majorBidi" w:cstheme="majorBidi"/>
          <w:sz w:val="22"/>
          <w:szCs w:val="22"/>
        </w:rPr>
        <w:fldChar w:fldCharType="end"/>
      </w:r>
      <w:r w:rsidR="000564D4" w:rsidRPr="008B74EC">
        <w:rPr>
          <w:rFonts w:asciiTheme="majorBidi" w:hAnsiTheme="majorBidi" w:cstheme="majorBidi"/>
          <w:sz w:val="22"/>
          <w:szCs w:val="22"/>
        </w:rPr>
        <w:t>.</w:t>
      </w:r>
      <w:r w:rsidR="00784A59" w:rsidRPr="008B74EC">
        <w:rPr>
          <w:rFonts w:asciiTheme="majorBidi" w:hAnsiTheme="majorBidi" w:cstheme="majorBidi"/>
          <w:sz w:val="22"/>
          <w:szCs w:val="22"/>
        </w:rPr>
        <w:t xml:space="preserve"> According to the Global Hunger Index, Nepal has a ranking of 19.5, implying moderate food insecurity and undernourishment risk</w:t>
      </w:r>
      <w:r w:rsidR="00C92D93"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{"citationID":"GG8hhgJd","properties":{"formattedCitation":"[26]","plainCitation":"[26]","noteIndex":0},"citationItems":[{"id":2331,"uris":["http://zotero.org/users/3118180/items/B9PM365J"],"itemData":{"id":2331,"type":"webpage","abstract":"Nepal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[26]</w:t>
      </w:r>
      <w:r w:rsidRPr="008B74EC">
        <w:rPr>
          <w:rFonts w:asciiTheme="majorBidi" w:hAnsiTheme="majorBidi" w:cstheme="majorBidi"/>
          <w:sz w:val="22"/>
          <w:szCs w:val="22"/>
        </w:rPr>
        <w:fldChar w:fldCharType="end"/>
      </w:r>
      <w:r w:rsidR="00784A59" w:rsidRPr="008B74EC">
        <w:rPr>
          <w:rFonts w:asciiTheme="majorBidi" w:hAnsiTheme="majorBidi" w:cstheme="majorBidi"/>
          <w:sz w:val="22"/>
          <w:szCs w:val="22"/>
        </w:rPr>
        <w:t>.</w:t>
      </w:r>
    </w:p>
    <w:p w14:paraId="55F90BB0" w14:textId="77777777" w:rsidR="002F133B" w:rsidRPr="008B74EC" w:rsidRDefault="002F133B">
      <w:pPr>
        <w:rPr>
          <w:rFonts w:asciiTheme="majorBidi" w:hAnsiTheme="majorBidi" w:cstheme="majorBidi"/>
          <w:i/>
          <w:iCs/>
          <w:sz w:val="22"/>
          <w:szCs w:val="22"/>
        </w:rPr>
      </w:pPr>
    </w:p>
    <w:p w14:paraId="5E089579" w14:textId="123BD589" w:rsidR="0005231D" w:rsidRPr="008B74EC" w:rsidRDefault="0005231D" w:rsidP="008B74EC">
      <w:pPr>
        <w:rPr>
          <w:rFonts w:asciiTheme="majorBidi" w:hAnsiTheme="majorBidi" w:cstheme="majorBidi"/>
          <w:i/>
          <w:iCs/>
          <w:sz w:val="22"/>
          <w:szCs w:val="22"/>
        </w:rPr>
      </w:pPr>
      <w:r w:rsidRPr="008B74EC">
        <w:rPr>
          <w:rFonts w:asciiTheme="majorBidi" w:hAnsiTheme="majorBidi" w:cstheme="majorBidi"/>
          <w:i/>
          <w:iCs/>
          <w:sz w:val="22"/>
          <w:szCs w:val="22"/>
        </w:rPr>
        <w:t>Sampling and data collection</w:t>
      </w:r>
      <w:r w:rsidR="003B1280" w:rsidRPr="008B74EC">
        <w:rPr>
          <w:rFonts w:asciiTheme="majorBidi" w:hAnsiTheme="majorBidi" w:cstheme="majorBidi"/>
          <w:i/>
          <w:iCs/>
          <w:sz w:val="22"/>
          <w:szCs w:val="22"/>
        </w:rPr>
        <w:t xml:space="preserve"> in NDHS</w:t>
      </w:r>
    </w:p>
    <w:p w14:paraId="0EAF56D9" w14:textId="435406EE" w:rsidR="003B1280" w:rsidRPr="008B74EC" w:rsidRDefault="00897C10" w:rsidP="00775DF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NDHS uses a two-stage stratified cluster sampling design. In the first stage, wards were selected as primary sampling units using probability proportional to size. In the second stage, households within </w:t>
      </w:r>
      <w:r w:rsidRPr="008B74EC">
        <w:rPr>
          <w:rFonts w:asciiTheme="majorBidi" w:hAnsiTheme="majorBidi" w:cstheme="majorBidi"/>
          <w:sz w:val="22"/>
          <w:szCs w:val="22"/>
        </w:rPr>
        <w:lastRenderedPageBreak/>
        <w:t>each cluster were selected through systematic random sampling. Selected households were contacted through in-person visits, during which trained field enumerators listed all usual residents and visitors. All women aged 15–49 years who were either permanent residents or stayed in the selected household the night before the survey were invited to participate. In a sub</w:t>
      </w:r>
      <w:ins w:id="46" w:author="Bikram Adhikari (bdhikari)" w:date="2025-12-10T20:03:00Z" w16du:dateUtc="2025-12-11T02:03:00Z">
        <w:r w:rsidR="00B46612">
          <w:rPr>
            <w:rFonts w:asciiTheme="majorBidi" w:hAnsiTheme="majorBidi" w:cstheme="majorBidi"/>
            <w:sz w:val="22"/>
            <w:szCs w:val="22"/>
          </w:rPr>
          <w:t>-</w:t>
        </w:r>
      </w:ins>
      <w:r w:rsidRPr="008B74EC">
        <w:rPr>
          <w:rFonts w:asciiTheme="majorBidi" w:hAnsiTheme="majorBidi" w:cstheme="majorBidi"/>
          <w:sz w:val="22"/>
          <w:szCs w:val="22"/>
        </w:rPr>
        <w:t>sample of households, men aged 15–49 years were also invited. In total, the 2022 NDHS interviewed 13,786 households</w:t>
      </w:r>
      <w:ins w:id="47" w:author="Bikram Adhikari (bdhikari)" w:date="2025-12-10T15:38:00Z" w16du:dateUtc="2025-12-10T21:38:00Z">
        <w:r w:rsidR="006D781B">
          <w:rPr>
            <w:rFonts w:asciiTheme="majorBidi" w:hAnsiTheme="majorBidi" w:cstheme="majorBidi"/>
            <w:sz w:val="22"/>
            <w:szCs w:val="22"/>
          </w:rPr>
          <w:t xml:space="preserve"> </w:t>
        </w:r>
      </w:ins>
      <w:ins w:id="48" w:author="Bikram Adhikari (bdhikari)" w:date="2025-12-10T15:43:00Z" w16du:dateUtc="2025-12-10T21:43:00Z">
        <w:r w:rsidR="00833048">
          <w:rPr>
            <w:rFonts w:asciiTheme="majorBidi" w:hAnsiTheme="majorBidi" w:cstheme="majorBidi"/>
            <w:sz w:val="22"/>
            <w:szCs w:val="22"/>
          </w:rPr>
          <w:t xml:space="preserve">out of 13833 </w:t>
        </w:r>
      </w:ins>
      <w:ins w:id="49" w:author="Bikram Adhikari (bdhikari)" w:date="2025-12-10T15:44:00Z" w16du:dateUtc="2025-12-10T21:44:00Z">
        <w:r w:rsidR="00315F49">
          <w:rPr>
            <w:rFonts w:asciiTheme="majorBidi" w:hAnsiTheme="majorBidi" w:cstheme="majorBidi"/>
            <w:sz w:val="22"/>
            <w:szCs w:val="22"/>
          </w:rPr>
          <w:t xml:space="preserve">occupied </w:t>
        </w:r>
      </w:ins>
      <w:ins w:id="50" w:author="Bikram Adhikari (bdhikari)" w:date="2025-12-10T15:43:00Z" w16du:dateUtc="2025-12-10T21:43:00Z">
        <w:r w:rsidR="00833048">
          <w:rPr>
            <w:rFonts w:asciiTheme="majorBidi" w:hAnsiTheme="majorBidi" w:cstheme="majorBidi"/>
            <w:sz w:val="22"/>
            <w:szCs w:val="22"/>
          </w:rPr>
          <w:t>househ</w:t>
        </w:r>
      </w:ins>
      <w:ins w:id="51" w:author="Bikram Adhikari (bdhikari)" w:date="2025-12-10T15:44:00Z" w16du:dateUtc="2025-12-10T21:44:00Z">
        <w:r w:rsidR="00833048">
          <w:rPr>
            <w:rFonts w:asciiTheme="majorBidi" w:hAnsiTheme="majorBidi" w:cstheme="majorBidi"/>
            <w:sz w:val="22"/>
            <w:szCs w:val="22"/>
          </w:rPr>
          <w:t xml:space="preserve">old </w:t>
        </w:r>
        <w:r w:rsidR="0063635B">
          <w:rPr>
            <w:rFonts w:asciiTheme="majorBidi" w:hAnsiTheme="majorBidi" w:cstheme="majorBidi"/>
            <w:sz w:val="22"/>
            <w:szCs w:val="22"/>
          </w:rPr>
          <w:t>(response rate: 99.7%)</w:t>
        </w:r>
        <w:r w:rsidR="00315F49">
          <w:rPr>
            <w:rFonts w:asciiTheme="majorBidi" w:hAnsiTheme="majorBidi" w:cstheme="majorBidi"/>
            <w:sz w:val="22"/>
            <w:szCs w:val="22"/>
          </w:rPr>
          <w:t xml:space="preserve">. This yielded </w:t>
        </w:r>
      </w:ins>
      <w:del w:id="52" w:author="Bikram Adhikari (bdhikari)" w:date="2025-12-10T15:44:00Z" w16du:dateUtc="2025-12-10T21:44:00Z">
        <w:r w:rsidRPr="008B74EC" w:rsidDel="00315F49">
          <w:rPr>
            <w:rFonts w:asciiTheme="majorBidi" w:hAnsiTheme="majorBidi" w:cstheme="majorBidi"/>
            <w:sz w:val="22"/>
            <w:szCs w:val="22"/>
          </w:rPr>
          <w:delText xml:space="preserve">, </w:delText>
        </w:r>
      </w:del>
      <w:del w:id="53" w:author="Bikram Adhikari (bdhikari)" w:date="2025-12-10T15:45:00Z" w16du:dateUtc="2025-12-10T21:45:00Z">
        <w:r w:rsidRPr="008B74EC" w:rsidDel="00315F49">
          <w:rPr>
            <w:rFonts w:asciiTheme="majorBidi" w:hAnsiTheme="majorBidi" w:cstheme="majorBidi"/>
            <w:sz w:val="22"/>
            <w:szCs w:val="22"/>
          </w:rPr>
          <w:delText xml:space="preserve">yielding </w:delText>
        </w:r>
      </w:del>
      <w:r w:rsidRPr="008B74EC">
        <w:rPr>
          <w:rFonts w:asciiTheme="majorBidi" w:hAnsiTheme="majorBidi" w:cstheme="majorBidi"/>
          <w:sz w:val="22"/>
          <w:szCs w:val="22"/>
        </w:rPr>
        <w:t xml:space="preserve">completed interviews from 14,845 women, 4,913 men, and proxy-reported information for 2,643 children under five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ADDIN ZOTERO_ITEM CSL_CITATION {"citationID":"VHWcBsUe","properties":{"formattedCitation":"[13]","plainCitation":"[13]","noteIndex":0},"citationItems":[{"id":653,"uris":["http://zotero.org/users/3118180/items/V9GGFC5V"],"itemData":{"id":653,"type":"report","event-place":"Kathmandu,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r w:rsidR="00E520DA" w:rsidRPr="008B74EC">
        <w:rPr>
          <w:rFonts w:asciiTheme="majorBidi" w:hAnsiTheme="majorBidi" w:cstheme="majorBidi"/>
          <w:sz w:val="22"/>
          <w:szCs w:val="22"/>
        </w:rPr>
        <w:t xml:space="preserve"> Data collection was done in NDHS using standardized questionnaires (</w:t>
      </w:r>
      <w:del w:id="54" w:author="Bikram Adhikari (bdhikari)" w:date="2025-12-10T15:45:00Z" w16du:dateUtc="2025-12-10T21:45:00Z">
        <w:r w:rsidR="00E520DA" w:rsidRPr="008B74EC" w:rsidDel="00C62376">
          <w:rPr>
            <w:rFonts w:asciiTheme="majorBidi" w:hAnsiTheme="majorBidi" w:cstheme="majorBidi"/>
            <w:sz w:val="22"/>
            <w:szCs w:val="22"/>
          </w:rPr>
          <w:delText>Household</w:delText>
        </w:r>
      </w:del>
      <w:ins w:id="55" w:author="Bikram Adhikari (bdhikari)" w:date="2025-12-10T15:45:00Z" w16du:dateUtc="2025-12-10T21:45:00Z">
        <w:r w:rsidR="00C62376">
          <w:rPr>
            <w:rFonts w:asciiTheme="majorBidi" w:hAnsiTheme="majorBidi" w:cstheme="majorBidi"/>
            <w:sz w:val="22"/>
            <w:szCs w:val="22"/>
          </w:rPr>
          <w:t>h</w:t>
        </w:r>
        <w:r w:rsidR="00C62376" w:rsidRPr="008B74EC">
          <w:rPr>
            <w:rFonts w:asciiTheme="majorBidi" w:hAnsiTheme="majorBidi" w:cstheme="majorBidi"/>
            <w:sz w:val="22"/>
            <w:szCs w:val="22"/>
          </w:rPr>
          <w:t>ousehold</w:t>
        </w:r>
      </w:ins>
      <w:r w:rsidR="00E520DA" w:rsidRPr="008B74EC">
        <w:rPr>
          <w:rFonts w:asciiTheme="majorBidi" w:hAnsiTheme="majorBidi" w:cstheme="majorBidi"/>
          <w:sz w:val="22"/>
          <w:szCs w:val="22"/>
        </w:rPr>
        <w:t xml:space="preserve">, </w:t>
      </w:r>
      <w:del w:id="56" w:author="Bikram Adhikari (bdhikari)" w:date="2025-12-10T15:45:00Z" w16du:dateUtc="2025-12-10T21:45:00Z">
        <w:r w:rsidR="00E520DA" w:rsidRPr="008B74EC" w:rsidDel="00C62376">
          <w:rPr>
            <w:rFonts w:asciiTheme="majorBidi" w:hAnsiTheme="majorBidi" w:cstheme="majorBidi"/>
            <w:sz w:val="22"/>
            <w:szCs w:val="22"/>
          </w:rPr>
          <w:delText>Woman’s</w:delText>
        </w:r>
      </w:del>
      <w:ins w:id="57" w:author="Bikram Adhikari (bdhikari)" w:date="2025-12-10T15:45:00Z" w16du:dateUtc="2025-12-10T21:45:00Z">
        <w:r w:rsidR="00C62376">
          <w:rPr>
            <w:rFonts w:asciiTheme="majorBidi" w:hAnsiTheme="majorBidi" w:cstheme="majorBidi"/>
            <w:sz w:val="22"/>
            <w:szCs w:val="22"/>
          </w:rPr>
          <w:t>w</w:t>
        </w:r>
        <w:r w:rsidR="00C62376" w:rsidRPr="008B74EC">
          <w:rPr>
            <w:rFonts w:asciiTheme="majorBidi" w:hAnsiTheme="majorBidi" w:cstheme="majorBidi"/>
            <w:sz w:val="22"/>
            <w:szCs w:val="22"/>
          </w:rPr>
          <w:t>om</w:t>
        </w:r>
      </w:ins>
      <w:ins w:id="58" w:author="Bikram Adhikari (bdhikari)" w:date="2025-12-10T15:46:00Z" w16du:dateUtc="2025-12-10T21:46:00Z">
        <w:r w:rsidR="00AE10E8">
          <w:rPr>
            <w:rFonts w:asciiTheme="majorBidi" w:hAnsiTheme="majorBidi" w:cstheme="majorBidi"/>
            <w:sz w:val="22"/>
            <w:szCs w:val="22"/>
          </w:rPr>
          <w:t>e</w:t>
        </w:r>
      </w:ins>
      <w:ins w:id="59" w:author="Bikram Adhikari (bdhikari)" w:date="2025-12-10T15:45:00Z" w16du:dateUtc="2025-12-10T21:45:00Z">
        <w:r w:rsidR="00C62376" w:rsidRPr="008B74EC">
          <w:rPr>
            <w:rFonts w:asciiTheme="majorBidi" w:hAnsiTheme="majorBidi" w:cstheme="majorBidi"/>
            <w:sz w:val="22"/>
            <w:szCs w:val="22"/>
          </w:rPr>
          <w:t>n’s</w:t>
        </w:r>
      </w:ins>
      <w:r w:rsidR="00E520DA" w:rsidRPr="008B74EC">
        <w:rPr>
          <w:rFonts w:asciiTheme="majorBidi" w:hAnsiTheme="majorBidi" w:cstheme="majorBidi"/>
          <w:sz w:val="22"/>
          <w:szCs w:val="22"/>
        </w:rPr>
        <w:t xml:space="preserve">, </w:t>
      </w:r>
      <w:del w:id="60" w:author="Bikram Adhikari (bdhikari)" w:date="2025-12-10T15:45:00Z" w16du:dateUtc="2025-12-10T21:45:00Z">
        <w:r w:rsidR="00E520DA" w:rsidRPr="008B74EC" w:rsidDel="00C62376">
          <w:rPr>
            <w:rFonts w:asciiTheme="majorBidi" w:hAnsiTheme="majorBidi" w:cstheme="majorBidi"/>
            <w:sz w:val="22"/>
            <w:szCs w:val="22"/>
          </w:rPr>
          <w:delText>Man’s</w:delText>
        </w:r>
      </w:del>
      <w:ins w:id="61" w:author="Bikram Adhikari (bdhikari)" w:date="2025-12-10T15:45:00Z" w16du:dateUtc="2025-12-10T21:45:00Z">
        <w:r w:rsidR="00C62376">
          <w:rPr>
            <w:rFonts w:asciiTheme="majorBidi" w:hAnsiTheme="majorBidi" w:cstheme="majorBidi"/>
            <w:sz w:val="22"/>
            <w:szCs w:val="22"/>
          </w:rPr>
          <w:t>m</w:t>
        </w:r>
      </w:ins>
      <w:ins w:id="62" w:author="Bikram Adhikari (bdhikari)" w:date="2025-12-10T15:46:00Z" w16du:dateUtc="2025-12-10T21:46:00Z">
        <w:r w:rsidR="00AE10E8">
          <w:rPr>
            <w:rFonts w:asciiTheme="majorBidi" w:hAnsiTheme="majorBidi" w:cstheme="majorBidi"/>
            <w:sz w:val="22"/>
            <w:szCs w:val="22"/>
          </w:rPr>
          <w:t>e</w:t>
        </w:r>
      </w:ins>
      <w:ins w:id="63" w:author="Bikram Adhikari (bdhikari)" w:date="2025-12-10T15:45:00Z" w16du:dateUtc="2025-12-10T21:45:00Z">
        <w:r w:rsidR="00C62376" w:rsidRPr="008B74EC">
          <w:rPr>
            <w:rFonts w:asciiTheme="majorBidi" w:hAnsiTheme="majorBidi" w:cstheme="majorBidi"/>
            <w:sz w:val="22"/>
            <w:szCs w:val="22"/>
          </w:rPr>
          <w:t>n’s</w:t>
        </w:r>
      </w:ins>
      <w:r w:rsidR="00E520DA" w:rsidRPr="008B74EC">
        <w:rPr>
          <w:rFonts w:asciiTheme="majorBidi" w:hAnsiTheme="majorBidi" w:cstheme="majorBidi"/>
          <w:sz w:val="22"/>
          <w:szCs w:val="22"/>
        </w:rPr>
        <w:t xml:space="preserve">, and </w:t>
      </w:r>
      <w:del w:id="64" w:author="Bikram Adhikari (bdhikari)" w:date="2025-12-10T15:45:00Z" w16du:dateUtc="2025-12-10T21:45:00Z">
        <w:r w:rsidR="00E520DA" w:rsidRPr="008B74EC" w:rsidDel="00C62376">
          <w:rPr>
            <w:rFonts w:asciiTheme="majorBidi" w:hAnsiTheme="majorBidi" w:cstheme="majorBidi"/>
            <w:sz w:val="22"/>
            <w:szCs w:val="22"/>
          </w:rPr>
          <w:delText xml:space="preserve">Biomarker </w:delText>
        </w:r>
      </w:del>
      <w:ins w:id="65" w:author="Bikram Adhikari (bdhikari)" w:date="2025-12-10T15:45:00Z" w16du:dateUtc="2025-12-10T21:45:00Z">
        <w:r w:rsidR="00C62376">
          <w:rPr>
            <w:rFonts w:asciiTheme="majorBidi" w:hAnsiTheme="majorBidi" w:cstheme="majorBidi"/>
            <w:sz w:val="22"/>
            <w:szCs w:val="22"/>
          </w:rPr>
          <w:t>b</w:t>
        </w:r>
        <w:r w:rsidR="00C62376" w:rsidRPr="008B74EC">
          <w:rPr>
            <w:rFonts w:asciiTheme="majorBidi" w:hAnsiTheme="majorBidi" w:cstheme="majorBidi"/>
            <w:sz w:val="22"/>
            <w:szCs w:val="22"/>
          </w:rPr>
          <w:t xml:space="preserve">iomarker </w:t>
        </w:r>
      </w:ins>
      <w:r w:rsidR="00E520DA" w:rsidRPr="008B74EC">
        <w:rPr>
          <w:rFonts w:asciiTheme="majorBidi" w:hAnsiTheme="majorBidi" w:cstheme="majorBidi"/>
          <w:sz w:val="22"/>
          <w:szCs w:val="22"/>
        </w:rPr>
        <w:t xml:space="preserve">questionnaires), administered </w:t>
      </w:r>
      <w:del w:id="66" w:author="Bikram Adhikari (bdhikari)" w:date="2025-12-10T15:46:00Z" w16du:dateUtc="2025-12-10T21:46:00Z">
        <w:r w:rsidR="00E520DA" w:rsidRPr="008B74EC" w:rsidDel="00AE10E8">
          <w:rPr>
            <w:rFonts w:asciiTheme="majorBidi" w:hAnsiTheme="majorBidi" w:cstheme="majorBidi"/>
            <w:sz w:val="22"/>
            <w:szCs w:val="22"/>
          </w:rPr>
          <w:delText xml:space="preserve">via </w:delText>
        </w:r>
      </w:del>
      <w:ins w:id="67" w:author="Bikram Adhikari (bdhikari)" w:date="2025-12-10T15:46:00Z" w16du:dateUtc="2025-12-10T21:46:00Z">
        <w:r w:rsidR="00AE10E8">
          <w:rPr>
            <w:rFonts w:asciiTheme="majorBidi" w:hAnsiTheme="majorBidi" w:cstheme="majorBidi"/>
            <w:sz w:val="22"/>
            <w:szCs w:val="22"/>
          </w:rPr>
          <w:t>through</w:t>
        </w:r>
        <w:r w:rsidR="00AE10E8" w:rsidRPr="008B74EC">
          <w:rPr>
            <w:rFonts w:asciiTheme="majorBidi" w:hAnsiTheme="majorBidi" w:cstheme="majorBidi"/>
            <w:sz w:val="22"/>
            <w:szCs w:val="22"/>
          </w:rPr>
          <w:t xml:space="preserve"> </w:t>
        </w:r>
      </w:ins>
      <w:r w:rsidR="00E520DA" w:rsidRPr="008B74EC">
        <w:rPr>
          <w:rFonts w:asciiTheme="majorBidi" w:hAnsiTheme="majorBidi" w:cstheme="majorBidi"/>
          <w:sz w:val="22"/>
          <w:szCs w:val="22"/>
        </w:rPr>
        <w:t xml:space="preserve">face-to-face interviews using tablet-based data entry.  In this study, we </w:t>
      </w:r>
      <w:del w:id="68" w:author="Bikram Adhikari (bdhikari)" w:date="2025-12-10T15:46:00Z" w16du:dateUtc="2025-12-10T21:46:00Z">
        <w:r w:rsidR="00E520DA" w:rsidRPr="008B74EC" w:rsidDel="00AE10E8">
          <w:rPr>
            <w:rFonts w:asciiTheme="majorBidi" w:hAnsiTheme="majorBidi" w:cstheme="majorBidi"/>
            <w:sz w:val="22"/>
            <w:szCs w:val="22"/>
          </w:rPr>
          <w:delText xml:space="preserve">will </w:delText>
        </w:r>
      </w:del>
      <w:r w:rsidR="00E520DA" w:rsidRPr="008B74EC">
        <w:rPr>
          <w:rFonts w:asciiTheme="majorBidi" w:hAnsiTheme="majorBidi" w:cstheme="majorBidi"/>
          <w:sz w:val="22"/>
          <w:szCs w:val="22"/>
        </w:rPr>
        <w:t>analyze</w:t>
      </w:r>
      <w:ins w:id="69" w:author="Bikram Adhikari (bdhikari)" w:date="2025-12-10T15:46:00Z" w16du:dateUtc="2025-12-10T21:46:00Z">
        <w:r w:rsidR="00AE10E8">
          <w:rPr>
            <w:rFonts w:asciiTheme="majorBidi" w:hAnsiTheme="majorBidi" w:cstheme="majorBidi"/>
            <w:sz w:val="22"/>
            <w:szCs w:val="22"/>
          </w:rPr>
          <w:t>d</w:t>
        </w:r>
      </w:ins>
      <w:r w:rsidR="00E520DA" w:rsidRPr="008B74EC">
        <w:rPr>
          <w:rFonts w:asciiTheme="majorBidi" w:hAnsiTheme="majorBidi" w:cstheme="majorBidi"/>
          <w:sz w:val="22"/>
          <w:szCs w:val="22"/>
        </w:rPr>
        <w:t xml:space="preserve"> the data of 2,395 children aged 6</w:t>
      </w:r>
      <w:ins w:id="70" w:author="Bikram Adhikari (bdhikari)" w:date="2025-12-10T20:23:00Z" w16du:dateUtc="2025-12-11T02:23:00Z">
        <w:r w:rsidR="00115F45">
          <w:rPr>
            <w:rFonts w:asciiTheme="majorBidi" w:hAnsiTheme="majorBidi" w:cstheme="majorBidi"/>
            <w:sz w:val="22"/>
            <w:szCs w:val="22"/>
          </w:rPr>
          <w:t>-</w:t>
        </w:r>
      </w:ins>
      <w:del w:id="71" w:author="Bikram Adhikari (bdhikari)" w:date="2025-12-10T20:23:00Z" w16du:dateUtc="2025-12-11T02:23:00Z">
        <w:r w:rsidR="00E520DA" w:rsidRPr="008B74EC" w:rsidDel="00115F45">
          <w:rPr>
            <w:rFonts w:asciiTheme="majorBidi" w:hAnsiTheme="majorBidi" w:cstheme="majorBidi"/>
            <w:sz w:val="22"/>
            <w:szCs w:val="22"/>
          </w:rPr>
          <w:delText xml:space="preserve"> months to </w:delText>
        </w:r>
      </w:del>
      <w:r w:rsidR="00E520DA" w:rsidRPr="008B74EC">
        <w:rPr>
          <w:rFonts w:asciiTheme="majorBidi" w:hAnsiTheme="majorBidi" w:cstheme="majorBidi"/>
          <w:sz w:val="22"/>
          <w:szCs w:val="22"/>
        </w:rPr>
        <w:t>5</w:t>
      </w:r>
      <w:ins w:id="72" w:author="Bikram Adhikari (bdhikari)" w:date="2025-12-10T20:23:00Z" w16du:dateUtc="2025-12-11T02:23:00Z">
        <w:r w:rsidR="00115F45">
          <w:rPr>
            <w:rFonts w:asciiTheme="majorBidi" w:hAnsiTheme="majorBidi" w:cstheme="majorBidi"/>
            <w:sz w:val="22"/>
            <w:szCs w:val="22"/>
          </w:rPr>
          <w:t>9 months</w:t>
        </w:r>
      </w:ins>
      <w:del w:id="73" w:author="Bikram Adhikari (bdhikari)" w:date="2025-12-10T20:23:00Z" w16du:dateUtc="2025-12-11T02:23:00Z">
        <w:r w:rsidR="00E520DA" w:rsidRPr="008B74EC" w:rsidDel="00115F45">
          <w:rPr>
            <w:rFonts w:asciiTheme="majorBidi" w:hAnsiTheme="majorBidi" w:cstheme="majorBidi"/>
            <w:sz w:val="22"/>
            <w:szCs w:val="22"/>
          </w:rPr>
          <w:delText xml:space="preserve"> years</w:delText>
        </w:r>
      </w:del>
      <w:r w:rsidR="00E520DA" w:rsidRPr="008B74EC">
        <w:rPr>
          <w:rFonts w:asciiTheme="majorBidi" w:hAnsiTheme="majorBidi" w:cstheme="majorBidi"/>
          <w:sz w:val="22"/>
          <w:szCs w:val="22"/>
        </w:rPr>
        <w:t xml:space="preserve"> using </w:t>
      </w:r>
      <w:ins w:id="74" w:author="Bikram Adhikari (bdhikari)" w:date="2025-12-10T15:47:00Z" w16du:dateUtc="2025-12-10T21:47:00Z">
        <w:r w:rsidR="00165450">
          <w:rPr>
            <w:rFonts w:asciiTheme="majorBidi" w:hAnsiTheme="majorBidi" w:cstheme="majorBidi"/>
            <w:sz w:val="22"/>
            <w:szCs w:val="22"/>
          </w:rPr>
          <w:t xml:space="preserve">the </w:t>
        </w:r>
      </w:ins>
      <w:r w:rsidR="00E520DA" w:rsidRPr="008B74EC">
        <w:rPr>
          <w:rFonts w:asciiTheme="majorBidi" w:hAnsiTheme="majorBidi" w:cstheme="majorBidi"/>
          <w:sz w:val="22"/>
          <w:szCs w:val="22"/>
        </w:rPr>
        <w:t>NDHS 2022 dataset.</w:t>
      </w:r>
    </w:p>
    <w:p w14:paraId="51850DAC" w14:textId="77777777" w:rsidR="002F133B" w:rsidRPr="008B74EC" w:rsidRDefault="002F133B" w:rsidP="00775DF7">
      <w:pPr>
        <w:spacing w:line="360" w:lineRule="auto"/>
        <w:jc w:val="both"/>
        <w:rPr>
          <w:rFonts w:asciiTheme="majorBidi" w:hAnsiTheme="majorBidi" w:cstheme="majorBidi"/>
          <w:i/>
          <w:iCs/>
          <w:sz w:val="22"/>
          <w:szCs w:val="22"/>
        </w:rPr>
      </w:pPr>
    </w:p>
    <w:p w14:paraId="64DF8922" w14:textId="0A7D5569" w:rsidR="00463E12" w:rsidRPr="008B74EC" w:rsidRDefault="00D22E1C" w:rsidP="001245B7">
      <w:pPr>
        <w:spacing w:after="0" w:line="360" w:lineRule="auto"/>
        <w:jc w:val="both"/>
        <w:rPr>
          <w:rFonts w:asciiTheme="majorBidi" w:hAnsiTheme="majorBidi" w:cstheme="majorBidi"/>
          <w:i/>
          <w:iCs/>
          <w:sz w:val="22"/>
          <w:szCs w:val="22"/>
        </w:rPr>
      </w:pPr>
      <w:r w:rsidRPr="008B74EC">
        <w:rPr>
          <w:rFonts w:asciiTheme="majorBidi" w:hAnsiTheme="majorBidi" w:cstheme="majorBidi"/>
          <w:i/>
          <w:iCs/>
          <w:sz w:val="22"/>
          <w:szCs w:val="22"/>
        </w:rPr>
        <w:t>Measures</w:t>
      </w:r>
    </w:p>
    <w:p w14:paraId="104320E9" w14:textId="34FBA4E1" w:rsidR="00463E12" w:rsidRPr="008B74EC" w:rsidRDefault="00463E12" w:rsidP="001245B7">
      <w:pPr>
        <w:spacing w:after="0"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Outcome variables</w:t>
      </w:r>
    </w:p>
    <w:p w14:paraId="18897F73" w14:textId="3A6AF6B8" w:rsidR="00133705" w:rsidRPr="008B74EC" w:rsidRDefault="00455C27" w:rsidP="001245B7">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primary outcome was </w:t>
      </w:r>
      <w:r w:rsidR="2F2F3ADE" w:rsidRPr="008B74EC">
        <w:rPr>
          <w:rFonts w:asciiTheme="majorBidi" w:hAnsiTheme="majorBidi" w:cstheme="majorBidi"/>
          <w:sz w:val="22"/>
          <w:szCs w:val="22"/>
        </w:rPr>
        <w:t>“Co</w:t>
      </w:r>
      <w:ins w:id="75" w:author="Bikram Adhikari (bdhikari)" w:date="2025-12-10T15:50:00Z" w16du:dateUtc="2025-12-10T21:50:00Z">
        <w:r w:rsidR="007C1727">
          <w:rPr>
            <w:rFonts w:asciiTheme="majorBidi" w:hAnsiTheme="majorBidi" w:cstheme="majorBidi"/>
            <w:sz w:val="22"/>
            <w:szCs w:val="22"/>
          </w:rPr>
          <w:t>-</w:t>
        </w:r>
      </w:ins>
      <w:r w:rsidR="2F2F3ADE" w:rsidRPr="008B74EC">
        <w:rPr>
          <w:rFonts w:asciiTheme="majorBidi" w:hAnsiTheme="majorBidi" w:cstheme="majorBidi"/>
          <w:sz w:val="22"/>
          <w:szCs w:val="22"/>
        </w:rPr>
        <w:t xml:space="preserve">existence of </w:t>
      </w:r>
      <w:r w:rsidR="3B4ED329" w:rsidRPr="008B74EC">
        <w:rPr>
          <w:rFonts w:asciiTheme="majorBidi" w:hAnsiTheme="majorBidi" w:cstheme="majorBidi"/>
          <w:sz w:val="22"/>
          <w:szCs w:val="22"/>
        </w:rPr>
        <w:t>undernutrition</w:t>
      </w:r>
      <w:r w:rsidRPr="008B74EC">
        <w:rPr>
          <w:rFonts w:asciiTheme="majorBidi" w:hAnsiTheme="majorBidi" w:cstheme="majorBidi"/>
          <w:sz w:val="22"/>
          <w:szCs w:val="22"/>
        </w:rPr>
        <w:t xml:space="preserve"> (stunting, wasting or underweight)</w:t>
      </w:r>
      <w:r w:rsidR="2F2F3ADE" w:rsidRPr="008B74EC">
        <w:rPr>
          <w:rFonts w:asciiTheme="majorBidi" w:hAnsiTheme="majorBidi" w:cstheme="majorBidi"/>
          <w:sz w:val="22"/>
          <w:szCs w:val="22"/>
        </w:rPr>
        <w:t xml:space="preserve"> and anemia”</w:t>
      </w:r>
      <w:r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Anemia was assessed using altitude-adjusted hemoglobin levels and a child was considered anemic if the level was less than 11.0 g</w:t>
      </w:r>
      <w:del w:id="76" w:author="Bikram Adhikari (bdhikari)" w:date="2025-12-10T17:01:00Z" w16du:dateUtc="2025-12-10T23:01:00Z">
        <w:r w:rsidR="00133705" w:rsidRPr="008B74EC">
          <w:rPr>
            <w:rFonts w:asciiTheme="majorBidi" w:hAnsiTheme="majorBidi" w:cstheme="majorBidi"/>
            <w:sz w:val="22"/>
            <w:szCs w:val="22"/>
          </w:rPr>
          <w:delText>m</w:delText>
        </w:r>
      </w:del>
      <w:r w:rsidR="00133705" w:rsidRPr="008B74EC">
        <w:rPr>
          <w:rFonts w:asciiTheme="majorBidi" w:hAnsiTheme="majorBidi" w:cstheme="majorBidi"/>
          <w:sz w:val="22"/>
          <w:szCs w:val="22"/>
        </w:rPr>
        <w:t>/</w:t>
      </w:r>
      <w:del w:id="77" w:author="Bikram Adhikari (bdhikari)" w:date="2025-12-10T17:01:00Z" w16du:dateUtc="2025-12-10T23:01:00Z">
        <w:r w:rsidR="00133705" w:rsidRPr="008B74EC">
          <w:rPr>
            <w:rFonts w:asciiTheme="majorBidi" w:hAnsiTheme="majorBidi" w:cstheme="majorBidi"/>
            <w:sz w:val="22"/>
            <w:szCs w:val="22"/>
          </w:rPr>
          <w:delText>deciliter</w:delText>
        </w:r>
        <w:r w:rsidR="00133705" w:rsidRPr="008B74EC" w:rsidDel="00314DA9">
          <w:rPr>
            <w:rFonts w:asciiTheme="majorBidi" w:hAnsiTheme="majorBidi" w:cstheme="majorBidi"/>
            <w:sz w:val="22"/>
            <w:szCs w:val="22"/>
          </w:rPr>
          <w:delText xml:space="preserve"> </w:delText>
        </w:r>
      </w:del>
      <w:ins w:id="78" w:author="Bikram Adhikari (bdhikari)" w:date="2025-12-10T17:01:00Z" w16du:dateUtc="2025-12-10T23:01:00Z">
        <w:r w:rsidR="00314DA9" w:rsidRPr="008B74EC">
          <w:rPr>
            <w:rFonts w:asciiTheme="majorBidi" w:hAnsiTheme="majorBidi" w:cstheme="majorBidi"/>
            <w:sz w:val="22"/>
            <w:szCs w:val="22"/>
          </w:rPr>
          <w:t>d</w:t>
        </w:r>
        <w:r w:rsidR="00314DA9">
          <w:rPr>
            <w:rFonts w:asciiTheme="majorBidi" w:hAnsiTheme="majorBidi" w:cstheme="majorBidi"/>
            <w:sz w:val="22"/>
            <w:szCs w:val="22"/>
          </w:rPr>
          <w:t>L</w:t>
        </w:r>
        <w:r w:rsidR="00133705" w:rsidRPr="008B74EC">
          <w:rPr>
            <w:rFonts w:asciiTheme="majorBidi" w:hAnsiTheme="majorBidi" w:cstheme="majorBidi"/>
            <w:sz w:val="22"/>
            <w:szCs w:val="22"/>
          </w:rPr>
          <w:t xml:space="preserve"> </w:t>
        </w:r>
      </w:ins>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133705"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133705" w:rsidRPr="008B74EC">
        <w:rPr>
          <w:rFonts w:asciiTheme="majorBidi" w:hAnsiTheme="majorBidi" w:cstheme="majorBidi"/>
          <w:sz w:val="22"/>
          <w:szCs w:val="22"/>
        </w:rPr>
        <w:t xml:space="preserve">.  </w:t>
      </w:r>
      <w:r w:rsidR="000C09EA" w:rsidRPr="008B74EC">
        <w:rPr>
          <w:rFonts w:asciiTheme="majorBidi" w:hAnsiTheme="majorBidi" w:cstheme="majorBidi"/>
          <w:sz w:val="22"/>
          <w:szCs w:val="22"/>
        </w:rPr>
        <w:t xml:space="preserve">A child is classified to have undernutrition if they exhibit </w:t>
      </w:r>
      <w:r w:rsidR="73779B6B" w:rsidRPr="008B74EC">
        <w:rPr>
          <w:rFonts w:asciiTheme="majorBidi" w:hAnsiTheme="majorBidi" w:cstheme="majorBidi"/>
          <w:sz w:val="22"/>
          <w:szCs w:val="22"/>
        </w:rPr>
        <w:t xml:space="preserve">either </w:t>
      </w:r>
      <w:r w:rsidR="000C09EA" w:rsidRPr="008B74EC">
        <w:rPr>
          <w:rFonts w:asciiTheme="majorBidi" w:hAnsiTheme="majorBidi" w:cstheme="majorBidi"/>
          <w:sz w:val="22"/>
          <w:szCs w:val="22"/>
        </w:rPr>
        <w:t>stunting, wasting, underweight, or any of these conditions</w:t>
      </w:r>
      <w:r w:rsidR="2CC0E78B" w:rsidRPr="008B74EC">
        <w:rPr>
          <w:rFonts w:asciiTheme="majorBidi" w:hAnsiTheme="majorBidi" w:cstheme="majorBidi"/>
          <w:sz w:val="22"/>
          <w:szCs w:val="22"/>
        </w:rPr>
        <w:t>, as</w:t>
      </w:r>
      <w:r w:rsidR="2CC0E78B" w:rsidRPr="008B74EC">
        <w:rPr>
          <w:rFonts w:asciiTheme="majorBidi" w:eastAsiaTheme="minorEastAsia" w:hAnsiTheme="majorBidi" w:cstheme="majorBidi"/>
          <w:sz w:val="22"/>
          <w:szCs w:val="22"/>
        </w:rPr>
        <w:t xml:space="preserve"> based on the composite </w:t>
      </w:r>
      <w:r w:rsidR="00492664" w:rsidRPr="008B74EC">
        <w:rPr>
          <w:rFonts w:asciiTheme="majorBidi" w:eastAsiaTheme="minorEastAsia" w:hAnsiTheme="majorBidi" w:cstheme="majorBidi"/>
          <w:sz w:val="22"/>
          <w:szCs w:val="22"/>
        </w:rPr>
        <w:t>i</w:t>
      </w:r>
      <w:r w:rsidR="2CC0E78B" w:rsidRPr="008B74EC">
        <w:rPr>
          <w:rFonts w:asciiTheme="majorBidi" w:eastAsiaTheme="minorEastAsia" w:hAnsiTheme="majorBidi" w:cstheme="majorBidi"/>
          <w:sz w:val="22"/>
          <w:szCs w:val="22"/>
        </w:rPr>
        <w:t xml:space="preserve">ndex of </w:t>
      </w:r>
      <w:r w:rsidR="00492664" w:rsidRPr="008B74EC">
        <w:rPr>
          <w:rFonts w:asciiTheme="majorBidi" w:eastAsiaTheme="minorEastAsia" w:hAnsiTheme="majorBidi" w:cstheme="majorBidi"/>
          <w:sz w:val="22"/>
          <w:szCs w:val="22"/>
        </w:rPr>
        <w:t>a</w:t>
      </w:r>
      <w:r w:rsidR="2CC0E78B" w:rsidRPr="008B74EC">
        <w:rPr>
          <w:rFonts w:asciiTheme="majorBidi" w:eastAsiaTheme="minorEastAsia" w:hAnsiTheme="majorBidi" w:cstheme="majorBidi"/>
          <w:sz w:val="22"/>
          <w:szCs w:val="22"/>
        </w:rPr>
        <w:t xml:space="preserve">nthropometric </w:t>
      </w:r>
      <w:r w:rsidR="00492664" w:rsidRPr="008B74EC">
        <w:rPr>
          <w:rFonts w:asciiTheme="majorBidi" w:eastAsiaTheme="minorEastAsia" w:hAnsiTheme="majorBidi" w:cstheme="majorBidi"/>
          <w:sz w:val="22"/>
          <w:szCs w:val="22"/>
        </w:rPr>
        <w:t>f</w:t>
      </w:r>
      <w:r w:rsidR="2CC0E78B" w:rsidRPr="008B74EC">
        <w:rPr>
          <w:rFonts w:asciiTheme="majorBidi" w:eastAsiaTheme="minorEastAsia" w:hAnsiTheme="majorBidi" w:cstheme="majorBidi"/>
          <w:sz w:val="22"/>
          <w:szCs w:val="22"/>
        </w:rPr>
        <w:t>ailure (CIAF) concept</w:t>
      </w:r>
      <w:r w:rsidR="005B7766"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{"citationID":"uMGrSUnf","properties":{"formattedCitation":"[27]","plainCitation":"[27]","noteIndex":0},"citationItems":[{"id":2137,"uris":["http://zotero.org/users/3118180/items/ALL45CMY"],"itemData":{"id":2137,"type":"article-journal","abstract":"The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[27]</w:t>
      </w:r>
      <w:r w:rsidRPr="008B74EC">
        <w:rPr>
          <w:rFonts w:asciiTheme="majorBidi" w:hAnsiTheme="majorBidi" w:cstheme="majorBidi"/>
          <w:sz w:val="22"/>
          <w:szCs w:val="22"/>
        </w:rPr>
        <w:fldChar w:fldCharType="end"/>
      </w:r>
      <w:r w:rsidR="005B7766" w:rsidRPr="008B74EC">
        <w:rPr>
          <w:rFonts w:asciiTheme="majorBidi" w:hAnsiTheme="majorBidi" w:cstheme="majorBidi"/>
          <w:sz w:val="22"/>
          <w:szCs w:val="22"/>
        </w:rPr>
        <w:t>.</w:t>
      </w:r>
      <w:r w:rsidR="000C09EA" w:rsidRPr="008B74EC">
        <w:rPr>
          <w:rFonts w:asciiTheme="majorBidi" w:hAnsiTheme="majorBidi" w:cstheme="majorBidi"/>
          <w:sz w:val="22"/>
          <w:szCs w:val="22"/>
        </w:rPr>
        <w:t xml:space="preserve"> </w:t>
      </w:r>
      <w:r w:rsidR="002231C2" w:rsidRPr="008B74EC">
        <w:rPr>
          <w:rFonts w:asciiTheme="majorBidi" w:hAnsiTheme="majorBidi" w:cstheme="majorBidi"/>
          <w:sz w:val="22"/>
          <w:szCs w:val="22"/>
        </w:rPr>
        <w:t xml:space="preserve"> </w:t>
      </w:r>
      <w:r w:rsidR="00133705" w:rsidRPr="008B74EC">
        <w:rPr>
          <w:rFonts w:asciiTheme="majorBidi" w:hAnsiTheme="majorBidi" w:cstheme="majorBidi"/>
          <w:sz w:val="22"/>
          <w:szCs w:val="22"/>
        </w:rPr>
        <w:t>In the NDHS survey, w</w:t>
      </w:r>
      <w:r w:rsidR="00AD6F31" w:rsidRPr="008B74EC">
        <w:rPr>
          <w:rFonts w:asciiTheme="majorBidi" w:hAnsiTheme="majorBidi" w:cstheme="majorBidi"/>
          <w:sz w:val="22"/>
          <w:szCs w:val="22"/>
        </w:rPr>
        <w:t xml:space="preserve">eight was measured using SECA scales (model SECA874U). Height and length were measured with a measuring board (Shorrboard </w:t>
      </w:r>
      <w:r w:rsidR="00AD6F31" w:rsidRPr="008B74EC">
        <w:rPr>
          <w:rFonts w:asciiTheme="majorBidi" w:eastAsia="Symbol" w:hAnsiTheme="majorBidi" w:cstheme="majorBidi"/>
          <w:sz w:val="22"/>
          <w:szCs w:val="22"/>
        </w:rPr>
        <w:t>â</w:t>
      </w:r>
      <w:r w:rsidR="00AD6F31" w:rsidRPr="008B74EC">
        <w:rPr>
          <w:rFonts w:asciiTheme="majorBidi" w:hAnsiTheme="majorBidi" w:cstheme="majorBidi"/>
          <w:sz w:val="22"/>
          <w:szCs w:val="22"/>
        </w:rPr>
        <w:t>). Anemia was measured with blood specimens via finger</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w:t>
      </w:r>
      <w:r w:rsidR="003E5A3D" w:rsidRPr="008B74EC">
        <w:rPr>
          <w:rFonts w:asciiTheme="majorBidi" w:hAnsiTheme="majorBidi" w:cstheme="majorBidi"/>
          <w:sz w:val="22"/>
          <w:szCs w:val="22"/>
        </w:rPr>
        <w:t>r</w:t>
      </w:r>
      <w:r w:rsidR="00AD6F31" w:rsidRPr="008B74EC">
        <w:rPr>
          <w:rFonts w:asciiTheme="majorBidi" w:hAnsiTheme="majorBidi" w:cstheme="majorBidi"/>
          <w:sz w:val="22"/>
          <w:szCs w:val="22"/>
        </w:rPr>
        <w:t>ick or heel</w:t>
      </w:r>
      <w:r w:rsidR="003E5A3D" w:rsidRPr="008B74EC">
        <w:rPr>
          <w:rFonts w:asciiTheme="majorBidi" w:hAnsiTheme="majorBidi" w:cstheme="majorBidi"/>
          <w:sz w:val="22"/>
          <w:szCs w:val="22"/>
        </w:rPr>
        <w:t>-</w:t>
      </w:r>
      <w:r w:rsidR="00AD6F31" w:rsidRPr="008B74EC">
        <w:rPr>
          <w:rFonts w:asciiTheme="majorBidi" w:hAnsiTheme="majorBidi" w:cstheme="majorBidi"/>
          <w:sz w:val="22"/>
          <w:szCs w:val="22"/>
        </w:rPr>
        <w:t>prick (for children 6-1</w:t>
      </w:r>
      <w:r w:rsidR="00E44A23" w:rsidRPr="008B74EC">
        <w:rPr>
          <w:rFonts w:asciiTheme="majorBidi" w:hAnsiTheme="majorBidi" w:cstheme="majorBidi"/>
          <w:sz w:val="22"/>
          <w:szCs w:val="22"/>
        </w:rPr>
        <w:t>2</w:t>
      </w:r>
      <w:r w:rsidR="00AD6F31" w:rsidRPr="008B74EC">
        <w:rPr>
          <w:rFonts w:asciiTheme="majorBidi" w:hAnsiTheme="majorBidi" w:cstheme="majorBidi"/>
          <w:sz w:val="22"/>
          <w:szCs w:val="22"/>
        </w:rPr>
        <w:t xml:space="preserve"> months of age). Hemoglobin was analyzed using a portable HemoCue</w:t>
      </w:r>
      <w:r w:rsidR="00AD6F31" w:rsidRPr="008B74EC">
        <w:rPr>
          <w:rFonts w:asciiTheme="majorBidi" w:eastAsia="Symbol" w:hAnsiTheme="majorBidi" w:cstheme="majorBidi"/>
          <w:sz w:val="22"/>
          <w:szCs w:val="22"/>
        </w:rPr>
        <w:t>â</w:t>
      </w:r>
      <w:r w:rsidR="00AD6F31" w:rsidRPr="008B74EC">
        <w:rPr>
          <w:rFonts w:asciiTheme="majorBidi" w:hAnsiTheme="majorBidi" w:cstheme="majorBidi"/>
          <w:sz w:val="22"/>
          <w:szCs w:val="22"/>
        </w:rPr>
        <w:t xml:space="preserve"> device</w:t>
      </w:r>
      <w:r w:rsidR="00332B30"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{"citationID":"uPtdG6Qg","properties":{"formattedCitation":"[13]","plainCitation":"[13]","noteIndex":0},"citationItems":[{"id":653,"uris":["http://zotero.org/users/3118180/items/V9GGFC5V"],"itemData":{"id":653,"type":"report","event-place":"Kathmandu,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08B74EC">
        <w:rPr>
          <w:rFonts w:asciiTheme="majorBidi" w:hAnsiTheme="majorBidi" w:cstheme="majorBidi"/>
          <w:sz w:val="22"/>
          <w:szCs w:val="22"/>
        </w:rPr>
        <w:fldChar w:fldCharType="separate"/>
      </w:r>
      <w:r w:rsidR="00332B30" w:rsidRPr="008B74EC">
        <w:rPr>
          <w:rFonts w:asciiTheme="majorBidi" w:hAnsiTheme="majorBidi" w:cstheme="majorBidi"/>
          <w:sz w:val="22"/>
          <w:szCs w:val="22"/>
        </w:rPr>
        <w:t>[13]</w:t>
      </w:r>
      <w:r w:rsidRPr="008B74EC">
        <w:rPr>
          <w:rFonts w:asciiTheme="majorBidi" w:hAnsiTheme="majorBidi" w:cstheme="majorBidi"/>
          <w:sz w:val="22"/>
          <w:szCs w:val="22"/>
        </w:rPr>
        <w:fldChar w:fldCharType="end"/>
      </w:r>
      <w:r w:rsidR="00AD6F31" w:rsidRPr="008B74EC">
        <w:rPr>
          <w:rFonts w:asciiTheme="majorBidi" w:hAnsiTheme="majorBidi" w:cstheme="majorBidi"/>
          <w:sz w:val="22"/>
          <w:szCs w:val="22"/>
        </w:rPr>
        <w:t xml:space="preserve">. </w:t>
      </w:r>
    </w:p>
    <w:p w14:paraId="0AE59C17" w14:textId="7136E87D" w:rsidR="00AD6F31" w:rsidRPr="008B74EC" w:rsidDel="006E7E40" w:rsidRDefault="002231C2" w:rsidP="00AD6F31">
      <w:pPr>
        <w:spacing w:line="360" w:lineRule="auto"/>
        <w:jc w:val="both"/>
        <w:rPr>
          <w:del w:id="79" w:author="Bikram Adhikari (bdhikari)" w:date="2025-12-10T11:57:00Z" w16du:dateUtc="2025-12-10T17:57:00Z"/>
          <w:rFonts w:asciiTheme="majorBidi" w:hAnsiTheme="majorBidi" w:cstheme="majorBidi"/>
          <w:sz w:val="22"/>
          <w:szCs w:val="22"/>
        </w:rPr>
      </w:pPr>
      <w:r w:rsidRPr="008B74EC">
        <w:rPr>
          <w:rFonts w:asciiTheme="majorBidi" w:hAnsiTheme="majorBidi" w:cstheme="majorBidi"/>
          <w:sz w:val="22"/>
          <w:szCs w:val="22"/>
        </w:rPr>
        <w:t xml:space="preserve">Children whose height-for-age z-score is below minus two standard deviations (–2 SD) from the median of the </w:t>
      </w:r>
      <w:r w:rsidR="4B021D31" w:rsidRPr="008B74EC">
        <w:rPr>
          <w:rFonts w:asciiTheme="majorBidi" w:hAnsiTheme="majorBidi" w:cstheme="majorBidi"/>
          <w:sz w:val="22"/>
          <w:szCs w:val="22"/>
        </w:rPr>
        <w:t xml:space="preserve">internal </w:t>
      </w:r>
      <w:r w:rsidRPr="008B74EC">
        <w:rPr>
          <w:rFonts w:asciiTheme="majorBidi" w:hAnsiTheme="majorBidi" w:cstheme="majorBidi"/>
          <w:sz w:val="22"/>
          <w:szCs w:val="22"/>
        </w:rPr>
        <w:t xml:space="preserve">reference population were defined as stunted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Pr="008B74EC">
        <w:rPr>
          <w:rFonts w:asciiTheme="majorBidi" w:hAnsiTheme="majorBidi" w:cstheme="majorBidi"/>
          <w:sz w:val="22"/>
          <w:szCs w:val="22"/>
        </w:rPr>
        <w:t>[24]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Children whose weight-for-height z-score is below –2 SD from the median of the reference population were defined as wasted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{"citationID":"FVvYnVG3","properties":{"formattedCitation":"[28]","plainCitation":"[28]","noteIndex":0},"citationItems":[{"id":2198,"uris":["http://zotero.org/users/3118180/items/KFCSEFXT"],"itemData":{"id":2198,"type":"webpage","abstract":"Updates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Children whose weight-for-age z-score is below –2 SD from the median of the reference population were defined as underweight</w:t>
      </w:r>
      <w:r w:rsidR="006C169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{"citationID":"Qq685IOg","properties":{"formattedCitation":"[28]","plainCitation":"[28]","noteIndex":0},"citationItems":[{"id":2198,"uris":["http://zotero.org/users/3118180/items/KFCSEFXT"],"itemData":{"id":2198,"type":"webpage","abstract":"Updates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08B74EC">
        <w:rPr>
          <w:rFonts w:asciiTheme="majorBidi" w:hAnsiTheme="majorBidi" w:cstheme="majorBidi"/>
          <w:sz w:val="22"/>
          <w:szCs w:val="22"/>
        </w:rPr>
        <w:fldChar w:fldCharType="separate"/>
      </w:r>
      <w:r w:rsidR="00C92D93" w:rsidRPr="008B74EC">
        <w:rPr>
          <w:rFonts w:asciiTheme="majorBidi" w:hAnsiTheme="majorBidi" w:cstheme="majorBidi"/>
          <w:sz w:val="22"/>
          <w:szCs w:val="22"/>
        </w:rPr>
        <w:t>[28]</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xml:space="preserve">. </w:t>
      </w:r>
    </w:p>
    <w:p w14:paraId="3E411390" w14:textId="29CE2476" w:rsidR="00A50DBF" w:rsidRPr="008B74EC" w:rsidRDefault="00A50DBF" w:rsidP="00AD6F31">
      <w:pPr>
        <w:spacing w:line="360" w:lineRule="auto"/>
        <w:jc w:val="both"/>
        <w:rPr>
          <w:rFonts w:asciiTheme="majorBidi" w:hAnsiTheme="majorBidi" w:cstheme="majorBidi"/>
          <w:sz w:val="22"/>
          <w:szCs w:val="22"/>
        </w:rPr>
      </w:pPr>
    </w:p>
    <w:p w14:paraId="4C8F6894" w14:textId="34A83BAD" w:rsidR="00C24CF6" w:rsidRPr="008B74EC" w:rsidRDefault="00C24CF6" w:rsidP="00C24CF6">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outcome variable co-existence of undernutrition and anemia consists of four categories a) Normal (having neither undernutrition nor anemia) b) only undernutrition (having only undernutrition) c) only anemia (having only anemia) and d) co-existence of undernutrition-anemia (having both undernutrition and anemia). </w:t>
      </w:r>
    </w:p>
    <w:p w14:paraId="1C29A09B" w14:textId="77777777" w:rsidR="00FC067D" w:rsidDel="006E7E40" w:rsidRDefault="00FC067D" w:rsidP="00775DF7">
      <w:pPr>
        <w:spacing w:line="360" w:lineRule="auto"/>
        <w:jc w:val="both"/>
        <w:rPr>
          <w:del w:id="80" w:author="Bikram Adhikari (bdhikari)" w:date="2025-12-10T11:57:00Z" w16du:dateUtc="2025-12-10T17:57:00Z"/>
          <w:rFonts w:asciiTheme="majorBidi" w:hAnsiTheme="majorBidi" w:cstheme="majorBidi"/>
          <w:sz w:val="22"/>
          <w:szCs w:val="22"/>
        </w:rPr>
      </w:pPr>
    </w:p>
    <w:p w14:paraId="528A5864" w14:textId="77777777" w:rsidR="00B07A79" w:rsidDel="006E7E40" w:rsidRDefault="00B07A79" w:rsidP="00775DF7">
      <w:pPr>
        <w:spacing w:line="360" w:lineRule="auto"/>
        <w:jc w:val="both"/>
        <w:rPr>
          <w:del w:id="81" w:author="Bikram Adhikari (bdhikari)" w:date="2025-12-10T11:57:00Z" w16du:dateUtc="2025-12-10T17:57:00Z"/>
          <w:rFonts w:asciiTheme="majorBidi" w:hAnsiTheme="majorBidi" w:cstheme="majorBidi"/>
          <w:sz w:val="22"/>
          <w:szCs w:val="22"/>
        </w:rPr>
      </w:pPr>
    </w:p>
    <w:p w14:paraId="5AF8055A" w14:textId="77777777" w:rsidR="00B07A79" w:rsidRPr="008B74EC" w:rsidRDefault="00B07A79" w:rsidP="00775DF7">
      <w:pPr>
        <w:spacing w:line="360" w:lineRule="auto"/>
        <w:jc w:val="both"/>
        <w:rPr>
          <w:rFonts w:asciiTheme="majorBidi" w:hAnsiTheme="majorBidi" w:cstheme="majorBidi"/>
          <w:sz w:val="22"/>
          <w:szCs w:val="22"/>
        </w:rPr>
      </w:pPr>
    </w:p>
    <w:p w14:paraId="2B82C4FB" w14:textId="400CF1F0" w:rsidR="00400D0C" w:rsidRPr="008B74EC" w:rsidRDefault="00400D0C"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Exposure variables</w:t>
      </w:r>
    </w:p>
    <w:p w14:paraId="50A6221F" w14:textId="305BDC41" w:rsidR="00970960" w:rsidRPr="008B74EC" w:rsidRDefault="00400D0C"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exposure variables for this study </w:t>
      </w:r>
      <w:r w:rsidR="00B0587A" w:rsidRPr="008B74EC">
        <w:rPr>
          <w:rFonts w:asciiTheme="majorBidi" w:hAnsiTheme="majorBidi" w:cstheme="majorBidi"/>
          <w:sz w:val="22"/>
          <w:szCs w:val="22"/>
        </w:rPr>
        <w:t>were</w:t>
      </w:r>
      <w:r w:rsidRPr="008B74EC">
        <w:rPr>
          <w:rFonts w:asciiTheme="majorBidi" w:hAnsiTheme="majorBidi" w:cstheme="majorBidi"/>
          <w:sz w:val="22"/>
          <w:szCs w:val="22"/>
        </w:rPr>
        <w:t xml:space="preserve"> wealth quintile</w:t>
      </w:r>
      <w:r w:rsidR="00AD286A" w:rsidRPr="008B74EC">
        <w:rPr>
          <w:rFonts w:asciiTheme="majorBidi" w:hAnsiTheme="majorBidi" w:cstheme="majorBidi"/>
          <w:sz w:val="22"/>
          <w:szCs w:val="22"/>
        </w:rPr>
        <w:t xml:space="preserve"> (poorest/poorer</w:t>
      </w:r>
      <w:r w:rsidR="00591C55" w:rsidRPr="008B74EC">
        <w:rPr>
          <w:rFonts w:asciiTheme="majorBidi" w:hAnsiTheme="majorBidi" w:cstheme="majorBidi"/>
          <w:sz w:val="22"/>
          <w:szCs w:val="22"/>
        </w:rPr>
        <w:t>/middle/richer/richest)</w:t>
      </w:r>
      <w:r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maternal body mass index</w:t>
      </w:r>
      <w:r w:rsidR="0089060D" w:rsidRPr="008B74EC">
        <w:rPr>
          <w:rFonts w:asciiTheme="majorBidi" w:hAnsiTheme="majorBidi" w:cstheme="majorBidi"/>
          <w:sz w:val="22"/>
          <w:szCs w:val="22"/>
        </w:rPr>
        <w:t xml:space="preserve"> </w:t>
      </w:r>
      <w:r w:rsidR="00591C55" w:rsidRPr="008B74EC">
        <w:rPr>
          <w:rFonts w:asciiTheme="majorBidi" w:hAnsiTheme="majorBidi" w:cstheme="majorBidi"/>
          <w:sz w:val="22"/>
          <w:szCs w:val="22"/>
        </w:rPr>
        <w:t>(</w:t>
      </w:r>
      <w:r w:rsidR="490FB367" w:rsidRPr="008B74EC">
        <w:rPr>
          <w:rFonts w:asciiTheme="majorBidi" w:hAnsiTheme="majorBidi" w:cstheme="majorBidi"/>
          <w:sz w:val="22"/>
          <w:szCs w:val="22"/>
        </w:rPr>
        <w:t>underweight</w:t>
      </w:r>
      <w:r w:rsidR="00591C55" w:rsidRPr="008B74EC">
        <w:rPr>
          <w:rFonts w:asciiTheme="majorBidi" w:hAnsiTheme="majorBidi" w:cstheme="majorBidi"/>
          <w:sz w:val="22"/>
          <w:szCs w:val="22"/>
        </w:rPr>
        <w:t>/normal/overweight or obese)</w:t>
      </w:r>
      <w:r w:rsidRPr="008B74EC">
        <w:rPr>
          <w:rFonts w:asciiTheme="majorBidi" w:hAnsiTheme="majorBidi" w:cstheme="majorBidi"/>
          <w:sz w:val="22"/>
          <w:szCs w:val="22"/>
        </w:rPr>
        <w:t>, mother’s education</w:t>
      </w:r>
      <w:r w:rsidR="00591C55" w:rsidRPr="008B74EC">
        <w:rPr>
          <w:rFonts w:asciiTheme="majorBidi" w:hAnsiTheme="majorBidi" w:cstheme="majorBidi"/>
          <w:sz w:val="22"/>
          <w:szCs w:val="22"/>
        </w:rPr>
        <w:t xml:space="preserve"> (no </w:t>
      </w:r>
      <w:r w:rsidR="00591C55" w:rsidRPr="008B74EC">
        <w:rPr>
          <w:rFonts w:asciiTheme="majorBidi" w:hAnsiTheme="majorBidi" w:cstheme="majorBidi"/>
          <w:sz w:val="22"/>
          <w:szCs w:val="22"/>
        </w:rPr>
        <w:lastRenderedPageBreak/>
        <w:t>education/</w:t>
      </w:r>
      <w:r w:rsidR="00BB489D" w:rsidRPr="008B74EC">
        <w:rPr>
          <w:rFonts w:asciiTheme="majorBidi" w:hAnsiTheme="majorBidi" w:cstheme="majorBidi"/>
          <w:sz w:val="22"/>
          <w:szCs w:val="22"/>
        </w:rPr>
        <w:t xml:space="preserve"> basic level education/Secondary and higher level)</w:t>
      </w:r>
      <w:r w:rsidRPr="008B74EC">
        <w:rPr>
          <w:rFonts w:asciiTheme="majorBidi" w:hAnsiTheme="majorBidi" w:cstheme="majorBidi"/>
          <w:sz w:val="22"/>
          <w:szCs w:val="22"/>
        </w:rPr>
        <w:t>, mother’s exposure to health programs in television and radio</w:t>
      </w:r>
      <w:r w:rsidR="004052A9" w:rsidRPr="008B74EC">
        <w:rPr>
          <w:rFonts w:asciiTheme="majorBidi" w:hAnsiTheme="majorBidi" w:cstheme="majorBidi"/>
          <w:sz w:val="22"/>
          <w:szCs w:val="22"/>
        </w:rPr>
        <w:t xml:space="preserve"> (yes/no)</w:t>
      </w:r>
      <w:r w:rsidRPr="008B74EC">
        <w:rPr>
          <w:rFonts w:asciiTheme="majorBidi" w:hAnsiTheme="majorBidi" w:cstheme="majorBidi"/>
          <w:sz w:val="22"/>
          <w:szCs w:val="22"/>
        </w:rPr>
        <w:t xml:space="preserve">, and mother’s </w:t>
      </w:r>
      <w:r w:rsidR="00AD286A" w:rsidRPr="008B74EC">
        <w:rPr>
          <w:rFonts w:asciiTheme="majorBidi" w:hAnsiTheme="majorBidi" w:cstheme="majorBidi"/>
          <w:sz w:val="22"/>
          <w:szCs w:val="22"/>
        </w:rPr>
        <w:t>participation in household decision</w:t>
      </w:r>
      <w:ins w:id="82" w:author="Bikram Adhikari (bdhikari)" w:date="2025-12-10T20:14:00Z" w16du:dateUtc="2025-12-11T02:14:00Z">
        <w:r w:rsidR="00904398">
          <w:rPr>
            <w:rFonts w:asciiTheme="majorBidi" w:hAnsiTheme="majorBidi" w:cstheme="majorBidi"/>
            <w:sz w:val="22"/>
            <w:szCs w:val="22"/>
          </w:rPr>
          <w:t>-</w:t>
        </w:r>
      </w:ins>
      <w:del w:id="83" w:author="Bikram Adhikari (bdhikari)" w:date="2025-12-10T20:14:00Z" w16du:dateUtc="2025-12-11T02:14:00Z">
        <w:r w:rsidR="00AD286A" w:rsidRPr="008B74EC" w:rsidDel="00904398">
          <w:rPr>
            <w:rFonts w:asciiTheme="majorBidi" w:hAnsiTheme="majorBidi" w:cstheme="majorBidi"/>
            <w:sz w:val="22"/>
            <w:szCs w:val="22"/>
          </w:rPr>
          <w:delText xml:space="preserve"> </w:delText>
        </w:r>
      </w:del>
      <w:r w:rsidR="00AD286A" w:rsidRPr="008B74EC">
        <w:rPr>
          <w:rFonts w:asciiTheme="majorBidi" w:hAnsiTheme="majorBidi" w:cstheme="majorBidi"/>
          <w:sz w:val="22"/>
          <w:szCs w:val="22"/>
        </w:rPr>
        <w:t>making</w:t>
      </w:r>
      <w:r w:rsidR="004052A9" w:rsidRPr="008B74EC">
        <w:rPr>
          <w:rFonts w:asciiTheme="majorBidi" w:hAnsiTheme="majorBidi" w:cstheme="majorBidi"/>
          <w:sz w:val="22"/>
          <w:szCs w:val="22"/>
        </w:rPr>
        <w:t xml:space="preserve"> (yes/no)</w:t>
      </w:r>
      <w:r w:rsidR="00AD286A" w:rsidRPr="008B74EC">
        <w:rPr>
          <w:rFonts w:asciiTheme="majorBidi" w:hAnsiTheme="majorBidi" w:cstheme="majorBidi"/>
          <w:sz w:val="22"/>
          <w:szCs w:val="22"/>
        </w:rPr>
        <w:t>.</w:t>
      </w:r>
      <w:r w:rsidR="004052A9" w:rsidRPr="008B74EC">
        <w:rPr>
          <w:rFonts w:asciiTheme="majorBidi" w:hAnsiTheme="majorBidi" w:cstheme="majorBidi"/>
          <w:sz w:val="22"/>
          <w:szCs w:val="22"/>
        </w:rPr>
        <w:t xml:space="preserve"> The </w:t>
      </w:r>
      <w:r w:rsidR="0089060D" w:rsidRPr="008B74EC">
        <w:rPr>
          <w:rFonts w:asciiTheme="majorBidi" w:hAnsiTheme="majorBidi" w:cstheme="majorBidi"/>
          <w:sz w:val="22"/>
          <w:szCs w:val="22"/>
        </w:rPr>
        <w:t xml:space="preserve">definition of each exposure </w:t>
      </w:r>
      <w:r w:rsidR="00BE0070" w:rsidRPr="008B74EC">
        <w:rPr>
          <w:rFonts w:asciiTheme="majorBidi" w:hAnsiTheme="majorBidi" w:cstheme="majorBidi"/>
          <w:sz w:val="22"/>
          <w:szCs w:val="22"/>
        </w:rPr>
        <w:t>variable</w:t>
      </w:r>
      <w:r w:rsidR="0089060D" w:rsidRPr="008B74EC">
        <w:rPr>
          <w:rFonts w:asciiTheme="majorBidi" w:hAnsiTheme="majorBidi" w:cstheme="majorBidi"/>
          <w:sz w:val="22"/>
          <w:szCs w:val="22"/>
        </w:rPr>
        <w:t xml:space="preserve"> is explained in </w:t>
      </w:r>
      <w:ins w:id="84" w:author="Bikram Adhikari (bdhikari)" w:date="2025-12-10T20:04:00Z" w16du:dateUtc="2025-12-11T02:04:00Z">
        <w:r w:rsidR="00462DD3">
          <w:rPr>
            <w:rFonts w:asciiTheme="majorBidi" w:hAnsiTheme="majorBidi" w:cstheme="majorBidi"/>
            <w:sz w:val="22"/>
            <w:szCs w:val="22"/>
          </w:rPr>
          <w:t>T</w:t>
        </w:r>
      </w:ins>
      <w:del w:id="85" w:author="Bikram Adhikari (bdhikari)" w:date="2025-12-10T20:04:00Z" w16du:dateUtc="2025-12-11T02:04:00Z">
        <w:r w:rsidR="00FA5746" w:rsidRPr="008B74EC" w:rsidDel="00462DD3">
          <w:rPr>
            <w:rFonts w:asciiTheme="majorBidi" w:hAnsiTheme="majorBidi" w:cstheme="majorBidi"/>
            <w:sz w:val="22"/>
            <w:szCs w:val="22"/>
          </w:rPr>
          <w:delText>t</w:delText>
        </w:r>
      </w:del>
      <w:r w:rsidR="00FA5746" w:rsidRPr="008B74EC">
        <w:rPr>
          <w:rFonts w:asciiTheme="majorBidi" w:hAnsiTheme="majorBidi" w:cstheme="majorBidi"/>
          <w:sz w:val="22"/>
          <w:szCs w:val="22"/>
        </w:rPr>
        <w:t>able</w:t>
      </w:r>
      <w:r w:rsidR="0089060D" w:rsidRPr="008B74EC">
        <w:rPr>
          <w:rFonts w:asciiTheme="majorBidi" w:hAnsiTheme="majorBidi" w:cstheme="majorBidi"/>
          <w:sz w:val="22"/>
          <w:szCs w:val="22"/>
        </w:rPr>
        <w:t xml:space="preserve"> 1 below</w:t>
      </w:r>
      <w:r w:rsidR="004F7BCA" w:rsidRPr="008B74EC">
        <w:rPr>
          <w:rFonts w:asciiTheme="majorBidi" w:hAnsiTheme="majorBidi" w:cstheme="majorBidi"/>
          <w:i/>
          <w:iCs/>
          <w:sz w:val="22"/>
          <w:szCs w:val="22"/>
        </w:rPr>
        <w:t>:</w:t>
      </w:r>
    </w:p>
    <w:p w14:paraId="20318E68" w14:textId="3275B7B8" w:rsidR="00251ECC" w:rsidRPr="008B74EC" w:rsidRDefault="00251ECC" w:rsidP="001245B7">
      <w:pPr>
        <w:pStyle w:val="Caption"/>
        <w:keepNext/>
        <w:rPr>
          <w:rFonts w:asciiTheme="majorBidi" w:hAnsiTheme="majorBidi" w:cstheme="majorBidi"/>
          <w:b/>
          <w:bCs/>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194DC1" w:rsidRPr="008B74EC">
        <w:rPr>
          <w:rFonts w:asciiTheme="majorBidi" w:hAnsiTheme="majorBidi" w:cstheme="majorBidi"/>
          <w:b/>
          <w:bCs/>
          <w:noProof/>
          <w:color w:val="auto"/>
          <w:sz w:val="22"/>
          <w:szCs w:val="22"/>
        </w:rPr>
        <w:t>1</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8B74EC" w14:paraId="6203E8E5" w14:textId="77777777" w:rsidTr="0ECD4335">
        <w:trPr>
          <w:trHeight w:val="336"/>
        </w:trPr>
        <w:tc>
          <w:tcPr>
            <w:tcW w:w="1975" w:type="dxa"/>
            <w:vAlign w:val="center"/>
          </w:tcPr>
          <w:p w14:paraId="559B1412" w14:textId="038099CA"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Variables</w:t>
            </w:r>
          </w:p>
        </w:tc>
        <w:tc>
          <w:tcPr>
            <w:tcW w:w="7650" w:type="dxa"/>
            <w:vAlign w:val="center"/>
          </w:tcPr>
          <w:p w14:paraId="395DE416" w14:textId="02656ADE" w:rsidR="00670C8B" w:rsidRPr="008B74EC" w:rsidRDefault="00670C8B" w:rsidP="009732C8">
            <w:pPr>
              <w:spacing w:line="360" w:lineRule="auto"/>
              <w:rPr>
                <w:rFonts w:asciiTheme="majorBidi" w:hAnsiTheme="majorBidi" w:cstheme="majorBidi"/>
                <w:b/>
                <w:bCs/>
                <w:sz w:val="20"/>
                <w:szCs w:val="20"/>
              </w:rPr>
            </w:pPr>
            <w:r w:rsidRPr="008B74EC">
              <w:rPr>
                <w:rFonts w:asciiTheme="majorBidi" w:hAnsiTheme="majorBidi" w:cstheme="majorBidi"/>
                <w:b/>
                <w:bCs/>
                <w:sz w:val="20"/>
                <w:szCs w:val="20"/>
              </w:rPr>
              <w:t>Definition</w:t>
            </w:r>
          </w:p>
        </w:tc>
      </w:tr>
      <w:tr w:rsidR="00CB5D2C" w:rsidRPr="008B74EC" w14:paraId="27A4651C" w14:textId="77777777" w:rsidTr="0ECD4335">
        <w:trPr>
          <w:trHeight w:val="233"/>
        </w:trPr>
        <w:tc>
          <w:tcPr>
            <w:tcW w:w="1975" w:type="dxa"/>
            <w:vAlign w:val="center"/>
          </w:tcPr>
          <w:p w14:paraId="4CAD2899" w14:textId="7FFAA77A" w:rsidR="00CB5D2C" w:rsidRPr="008B74EC" w:rsidRDefault="00CB5D2C"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Age of child</w:t>
            </w:r>
          </w:p>
        </w:tc>
        <w:tc>
          <w:tcPr>
            <w:tcW w:w="7650" w:type="dxa"/>
            <w:vAlign w:val="center"/>
          </w:tcPr>
          <w:p w14:paraId="29FB4575" w14:textId="596E3A4F" w:rsidR="00CB5D2C" w:rsidRPr="008B74EC" w:rsidRDefault="00B95E0F"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w:t>
            </w:r>
            <w:ins w:id="86" w:author="Bikram Adhikari (bdhikari)" w:date="2025-12-09T16:13:00Z" w16du:dateUtc="2025-12-09T22:13:00Z">
              <w:r w:rsidR="00B827B9">
                <w:rPr>
                  <w:rFonts w:asciiTheme="majorBidi" w:hAnsiTheme="majorBidi" w:cstheme="majorBidi"/>
                  <w:sz w:val="18"/>
                  <w:szCs w:val="18"/>
                </w:rPr>
                <w:t xml:space="preserve">age </w:t>
              </w:r>
            </w:ins>
            <w:r w:rsidRPr="008B74EC">
              <w:rPr>
                <w:rFonts w:asciiTheme="majorBidi" w:hAnsiTheme="majorBidi" w:cstheme="majorBidi"/>
                <w:sz w:val="18"/>
                <w:szCs w:val="18"/>
              </w:rPr>
              <w:t>of the child was collected in months. We recategorized it into 6</w:t>
            </w:r>
            <w:ins w:id="87" w:author="Bikram Adhikari (bdhikari)" w:date="2025-12-10T16:10:00Z">
              <w:r w:rsidR="000E0029" w:rsidRPr="000E0029">
                <w:rPr>
                  <w:rFonts w:asciiTheme="majorBidi" w:hAnsiTheme="majorBidi" w:cstheme="majorBidi"/>
                  <w:sz w:val="18"/>
                  <w:szCs w:val="18"/>
                </w:rPr>
                <w:t>–</w:t>
              </w:r>
            </w:ins>
            <w:del w:id="88" w:author="Bikram Adhikari (bdhikari)" w:date="2025-12-10T16:10:00Z" w16du:dateUtc="2025-12-10T22:10:00Z">
              <w:r w:rsidRPr="008B74EC" w:rsidDel="000E0029">
                <w:rPr>
                  <w:rFonts w:asciiTheme="majorBidi" w:hAnsiTheme="majorBidi" w:cstheme="majorBidi"/>
                  <w:sz w:val="18"/>
                  <w:szCs w:val="18"/>
                </w:rPr>
                <w:delText>-</w:delText>
              </w:r>
            </w:del>
            <w:r w:rsidRPr="008B74EC">
              <w:rPr>
                <w:rFonts w:asciiTheme="majorBidi" w:hAnsiTheme="majorBidi" w:cstheme="majorBidi"/>
                <w:sz w:val="18"/>
                <w:szCs w:val="18"/>
              </w:rPr>
              <w:t>12 months (late infant), 13</w:t>
            </w:r>
            <w:ins w:id="89" w:author="Bikram Adhikari (bdhikari)" w:date="2025-12-10T16:10:00Z">
              <w:r w:rsidR="000E0029" w:rsidRPr="000E0029">
                <w:rPr>
                  <w:rFonts w:asciiTheme="majorBidi" w:hAnsiTheme="majorBidi" w:cstheme="majorBidi"/>
                  <w:sz w:val="18"/>
                  <w:szCs w:val="18"/>
                </w:rPr>
                <w:t>–</w:t>
              </w:r>
            </w:ins>
            <w:del w:id="90" w:author="Bikram Adhikari (bdhikari)" w:date="2025-12-10T16:10:00Z" w16du:dateUtc="2025-12-10T22:10:00Z">
              <w:r w:rsidRPr="008B74EC" w:rsidDel="000E0029">
                <w:rPr>
                  <w:rFonts w:asciiTheme="majorBidi" w:hAnsiTheme="majorBidi" w:cstheme="majorBidi"/>
                  <w:sz w:val="18"/>
                  <w:szCs w:val="18"/>
                </w:rPr>
                <w:delText>-</w:delText>
              </w:r>
            </w:del>
            <w:r w:rsidRPr="008B74EC">
              <w:rPr>
                <w:rFonts w:asciiTheme="majorBidi" w:hAnsiTheme="majorBidi" w:cstheme="majorBidi"/>
                <w:sz w:val="18"/>
                <w:szCs w:val="18"/>
              </w:rPr>
              <w:t>36 months (toddler) and 37</w:t>
            </w:r>
            <w:ins w:id="91" w:author="Bikram Adhikari (bdhikari)" w:date="2025-12-10T16:10:00Z">
              <w:r w:rsidR="000E0029" w:rsidRPr="000E0029">
                <w:rPr>
                  <w:rFonts w:asciiTheme="majorBidi" w:hAnsiTheme="majorBidi" w:cstheme="majorBidi"/>
                  <w:sz w:val="18"/>
                  <w:szCs w:val="18"/>
                </w:rPr>
                <w:t>–</w:t>
              </w:r>
            </w:ins>
            <w:del w:id="92" w:author="Bikram Adhikari (bdhikari)" w:date="2025-12-10T16:10:00Z" w16du:dateUtc="2025-12-10T22:10:00Z">
              <w:r w:rsidRPr="008B74EC" w:rsidDel="000E0029">
                <w:rPr>
                  <w:rFonts w:asciiTheme="majorBidi" w:hAnsiTheme="majorBidi" w:cstheme="majorBidi"/>
                  <w:sz w:val="18"/>
                  <w:szCs w:val="18"/>
                </w:rPr>
                <w:delText>-</w:delText>
              </w:r>
            </w:del>
            <w:r w:rsidRPr="008B74EC">
              <w:rPr>
                <w:rFonts w:asciiTheme="majorBidi" w:hAnsiTheme="majorBidi" w:cstheme="majorBidi"/>
                <w:sz w:val="18"/>
                <w:szCs w:val="18"/>
              </w:rPr>
              <w:t>59 months (pre-school)</w:t>
            </w:r>
            <w:r w:rsidR="00B07A79">
              <w:rPr>
                <w:rFonts w:asciiTheme="majorBidi" w:hAnsiTheme="majorBidi" w:cstheme="majorBidi"/>
                <w:sz w:val="18"/>
                <w:szCs w:val="18"/>
              </w:rPr>
              <w:t>.</w:t>
            </w:r>
          </w:p>
        </w:tc>
      </w:tr>
      <w:tr w:rsidR="00190CB7" w:rsidRPr="008B74EC" w14:paraId="3A1A7CB4" w14:textId="77777777" w:rsidTr="0ECD4335">
        <w:trPr>
          <w:trHeight w:val="233"/>
        </w:trPr>
        <w:tc>
          <w:tcPr>
            <w:tcW w:w="1975" w:type="dxa"/>
            <w:vAlign w:val="center"/>
          </w:tcPr>
          <w:p w14:paraId="5B9F57C4" w14:textId="5AEC4D3B" w:rsidR="009B78A3"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Wealth </w:t>
            </w:r>
            <w:r w:rsidR="00B241CD" w:rsidRPr="008B74EC">
              <w:rPr>
                <w:rFonts w:asciiTheme="majorBidi" w:hAnsiTheme="majorBidi" w:cstheme="majorBidi"/>
                <w:sz w:val="18"/>
                <w:szCs w:val="18"/>
              </w:rPr>
              <w:t>q</w:t>
            </w:r>
            <w:r w:rsidRPr="008B74EC">
              <w:rPr>
                <w:rFonts w:asciiTheme="majorBidi" w:hAnsiTheme="majorBidi" w:cstheme="majorBidi"/>
                <w:sz w:val="18"/>
                <w:szCs w:val="18"/>
              </w:rPr>
              <w:t>uintile</w:t>
            </w:r>
          </w:p>
        </w:tc>
        <w:tc>
          <w:tcPr>
            <w:tcW w:w="7650" w:type="dxa"/>
            <w:vAlign w:val="center"/>
          </w:tcPr>
          <w:p w14:paraId="0AF6D372" w14:textId="2E935D6E" w:rsidR="009B78A3" w:rsidRPr="008B74EC" w:rsidRDefault="00B0587A"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The wealth </w:t>
            </w:r>
            <w:r w:rsidR="004645FE" w:rsidRPr="008B74EC">
              <w:rPr>
                <w:rFonts w:asciiTheme="majorBidi" w:hAnsiTheme="majorBidi" w:cstheme="majorBidi"/>
                <w:sz w:val="18"/>
                <w:szCs w:val="18"/>
              </w:rPr>
              <w:t>quintile</w:t>
            </w:r>
            <w:r w:rsidR="00710EB4" w:rsidRPr="008B74EC">
              <w:rPr>
                <w:rFonts w:asciiTheme="majorBidi" w:hAnsiTheme="majorBidi" w:cstheme="majorBidi"/>
                <w:sz w:val="18"/>
                <w:szCs w:val="18"/>
              </w:rPr>
              <w:t xml:space="preserve"> measures the economic status of </w:t>
            </w:r>
            <w:r w:rsidR="00190CB7" w:rsidRPr="008B74EC">
              <w:rPr>
                <w:rFonts w:asciiTheme="majorBidi" w:hAnsiTheme="majorBidi" w:cstheme="majorBidi"/>
                <w:sz w:val="18"/>
                <w:szCs w:val="18"/>
              </w:rPr>
              <w:t>the household</w:t>
            </w:r>
            <w:r w:rsidR="006909A8" w:rsidRPr="008B74EC">
              <w:rPr>
                <w:rFonts w:asciiTheme="majorBidi" w:hAnsiTheme="majorBidi" w:cstheme="majorBidi"/>
                <w:sz w:val="18"/>
                <w:szCs w:val="18"/>
              </w:rPr>
              <w:t xml:space="preserve">, and it </w:t>
            </w:r>
            <w:r w:rsidR="00B241CD" w:rsidRPr="008B74EC">
              <w:rPr>
                <w:rFonts w:asciiTheme="majorBidi" w:hAnsiTheme="majorBidi" w:cstheme="majorBidi"/>
                <w:sz w:val="18"/>
                <w:szCs w:val="18"/>
              </w:rPr>
              <w:t xml:space="preserve">is classified into </w:t>
            </w:r>
            <w:r w:rsidR="004645FE" w:rsidRPr="008B74EC">
              <w:rPr>
                <w:rFonts w:asciiTheme="majorBidi" w:hAnsiTheme="majorBidi" w:cstheme="majorBidi"/>
                <w:sz w:val="18"/>
                <w:szCs w:val="18"/>
              </w:rPr>
              <w:t>poorest, poorer, middle, richer,</w:t>
            </w:r>
            <w:r w:rsidR="00B241CD" w:rsidRPr="008B74EC">
              <w:rPr>
                <w:rFonts w:asciiTheme="majorBidi" w:hAnsiTheme="majorBidi" w:cstheme="majorBidi"/>
                <w:sz w:val="18"/>
                <w:szCs w:val="18"/>
              </w:rPr>
              <w:t xml:space="preserve"> and </w:t>
            </w:r>
            <w:r w:rsidR="004645FE" w:rsidRPr="008B74EC">
              <w:rPr>
                <w:rFonts w:asciiTheme="majorBidi" w:hAnsiTheme="majorBidi" w:cstheme="majorBidi"/>
                <w:sz w:val="18"/>
                <w:szCs w:val="18"/>
              </w:rPr>
              <w:t>richest</w:t>
            </w:r>
            <w:r w:rsidR="00B241CD" w:rsidRPr="008B74EC">
              <w:rPr>
                <w:rFonts w:asciiTheme="majorBidi" w:hAnsiTheme="majorBidi" w:cstheme="majorBidi"/>
                <w:sz w:val="18"/>
                <w:szCs w:val="18"/>
              </w:rPr>
              <w:t xml:space="preserve"> based on the wealth index</w:t>
            </w:r>
            <w:r w:rsidR="00CB08B0" w:rsidRPr="008B74EC">
              <w:rPr>
                <w:rFonts w:asciiTheme="majorBidi" w:hAnsiTheme="majorBidi" w:cstheme="majorBidi"/>
                <w:sz w:val="18"/>
                <w:szCs w:val="18"/>
              </w:rPr>
              <w:t>.</w:t>
            </w:r>
            <w:r w:rsidR="00901493" w:rsidRPr="008B74EC">
              <w:rPr>
                <w:rFonts w:asciiTheme="majorBidi" w:hAnsiTheme="majorBidi" w:cstheme="majorBidi"/>
                <w:sz w:val="18"/>
                <w:szCs w:val="18"/>
              </w:rPr>
              <w:t xml:space="preserve"> The wealth index included in the NDHS is a composite measure constructed using principal component analysis based on household assets, housing materials, water and sanitation facilities, and ownership of durable goods; households were assigned to five wealth quintiles (poorest to richest).</w:t>
            </w:r>
          </w:p>
        </w:tc>
      </w:tr>
      <w:tr w:rsidR="00190CB7" w:rsidRPr="008B74EC" w14:paraId="2C003680" w14:textId="77777777" w:rsidTr="0ECD4335">
        <w:trPr>
          <w:trHeight w:val="53"/>
        </w:trPr>
        <w:tc>
          <w:tcPr>
            <w:tcW w:w="1975" w:type="dxa"/>
            <w:vAlign w:val="center"/>
          </w:tcPr>
          <w:p w14:paraId="65A5CC98" w14:textId="6D7D3F46" w:rsidR="004645FE" w:rsidRPr="008B74EC" w:rsidRDefault="004645FE"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Mother’s education</w:t>
            </w:r>
          </w:p>
        </w:tc>
        <w:tc>
          <w:tcPr>
            <w:tcW w:w="7650" w:type="dxa"/>
            <w:vAlign w:val="center"/>
          </w:tcPr>
          <w:p w14:paraId="24A6BF28" w14:textId="75530737" w:rsidR="004645FE" w:rsidRPr="008B74EC" w:rsidRDefault="00AF406C" w:rsidP="009732C8">
            <w:pPr>
              <w:spacing w:line="360" w:lineRule="auto"/>
              <w:rPr>
                <w:rFonts w:asciiTheme="majorBidi" w:hAnsiTheme="majorBidi" w:cstheme="majorBidi"/>
                <w:sz w:val="18"/>
                <w:szCs w:val="18"/>
              </w:rPr>
            </w:pPr>
            <w:r w:rsidRPr="008B74EC">
              <w:rPr>
                <w:rFonts w:asciiTheme="majorBidi" w:eastAsia="Times New Roman" w:hAnsiTheme="majorBidi" w:cstheme="majorBidi"/>
                <w:kern w:val="0"/>
                <w:sz w:val="18"/>
                <w:szCs w:val="18"/>
                <w14:ligatures w14:val="none"/>
              </w:rPr>
              <w:t xml:space="preserve">Mother’s education was </w:t>
            </w:r>
            <w:r w:rsidR="00CE5CD6" w:rsidRPr="008B74EC">
              <w:rPr>
                <w:rFonts w:asciiTheme="majorBidi" w:eastAsia="Times New Roman" w:hAnsiTheme="majorBidi" w:cstheme="majorBidi"/>
                <w:kern w:val="0"/>
                <w:sz w:val="18"/>
                <w:szCs w:val="18"/>
                <w14:ligatures w14:val="none"/>
              </w:rPr>
              <w:t>classified into</w:t>
            </w:r>
            <w:r w:rsidRPr="008B74EC">
              <w:rPr>
                <w:rFonts w:asciiTheme="majorBidi" w:eastAsia="Times New Roman" w:hAnsiTheme="majorBidi" w:cstheme="majorBidi"/>
                <w:kern w:val="0"/>
                <w:sz w:val="18"/>
                <w:szCs w:val="18"/>
                <w14:ligatures w14:val="none"/>
              </w:rPr>
              <w:t xml:space="preserve"> </w:t>
            </w:r>
            <w:r w:rsidR="004E59C2" w:rsidRPr="008B74EC">
              <w:rPr>
                <w:rFonts w:asciiTheme="majorBidi" w:eastAsia="Times New Roman" w:hAnsiTheme="majorBidi" w:cstheme="majorBidi"/>
                <w:kern w:val="0"/>
                <w:sz w:val="18"/>
                <w:szCs w:val="18"/>
                <w14:ligatures w14:val="none"/>
              </w:rPr>
              <w:t>b</w:t>
            </w:r>
            <w:r w:rsidRPr="008B74EC">
              <w:rPr>
                <w:rFonts w:asciiTheme="majorBidi" w:eastAsia="Times New Roman" w:hAnsiTheme="majorBidi" w:cstheme="majorBidi"/>
                <w:kern w:val="0"/>
                <w:sz w:val="18"/>
                <w:szCs w:val="18"/>
                <w14:ligatures w14:val="none"/>
              </w:rPr>
              <w:t>asic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 xml:space="preserve">1 to 8), </w:t>
            </w:r>
            <w:r w:rsidR="004E59C2" w:rsidRPr="008B74EC">
              <w:rPr>
                <w:rFonts w:asciiTheme="majorBidi" w:eastAsia="Times New Roman" w:hAnsiTheme="majorBidi" w:cstheme="majorBidi"/>
                <w:kern w:val="0"/>
                <w:sz w:val="18"/>
                <w:szCs w:val="18"/>
                <w14:ligatures w14:val="none"/>
              </w:rPr>
              <w:t>s</w:t>
            </w:r>
            <w:r w:rsidRPr="008B74EC">
              <w:rPr>
                <w:rFonts w:asciiTheme="majorBidi" w:eastAsia="Times New Roman" w:hAnsiTheme="majorBidi" w:cstheme="majorBidi"/>
                <w:kern w:val="0"/>
                <w:sz w:val="18"/>
                <w:szCs w:val="18"/>
                <w14:ligatures w14:val="none"/>
              </w:rPr>
              <w:t>econdary</w:t>
            </w:r>
            <w:r w:rsidR="004E59C2" w:rsidRPr="008B74EC">
              <w:rPr>
                <w:rFonts w:asciiTheme="majorBidi" w:eastAsia="Times New Roman" w:hAnsiTheme="majorBidi" w:cstheme="majorBidi"/>
                <w:kern w:val="0"/>
                <w:sz w:val="18"/>
                <w:szCs w:val="18"/>
                <w14:ligatures w14:val="none"/>
              </w:rPr>
              <w:t xml:space="preserve"> level</w:t>
            </w:r>
            <w:r w:rsidRPr="008B74EC">
              <w:rPr>
                <w:rFonts w:asciiTheme="majorBidi" w:eastAsia="Times New Roman" w:hAnsiTheme="majorBidi" w:cstheme="majorBidi"/>
                <w:kern w:val="0"/>
                <w:sz w:val="18"/>
                <w:szCs w:val="18"/>
                <w14:ligatures w14:val="none"/>
              </w:rPr>
              <w:t xml:space="preserve">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9 to 12)</w:t>
            </w:r>
            <w:r w:rsidR="00B0587A" w:rsidRPr="008B74EC">
              <w:rPr>
                <w:rFonts w:asciiTheme="majorBidi" w:eastAsia="Times New Roman" w:hAnsiTheme="majorBidi" w:cstheme="majorBidi"/>
                <w:kern w:val="0"/>
                <w:sz w:val="18"/>
                <w:szCs w:val="18"/>
                <w14:ligatures w14:val="none"/>
              </w:rPr>
              <w:t>,</w:t>
            </w:r>
            <w:r w:rsidR="004E59C2" w:rsidRPr="008B74EC">
              <w:rPr>
                <w:rFonts w:asciiTheme="majorBidi" w:eastAsia="Times New Roman" w:hAnsiTheme="majorBidi" w:cstheme="majorBidi"/>
                <w:kern w:val="0"/>
                <w:sz w:val="18"/>
                <w:szCs w:val="18"/>
                <w14:ligatures w14:val="none"/>
              </w:rPr>
              <w:t xml:space="preserve"> or </w:t>
            </w:r>
            <w:r w:rsidRPr="008B74EC">
              <w:rPr>
                <w:rFonts w:asciiTheme="majorBidi" w:eastAsia="Times New Roman" w:hAnsiTheme="majorBidi" w:cstheme="majorBidi"/>
                <w:kern w:val="0"/>
                <w:sz w:val="18"/>
                <w:szCs w:val="18"/>
                <w14:ligatures w14:val="none"/>
              </w:rPr>
              <w:t>higher education (</w:t>
            </w:r>
            <w:r w:rsidR="00B0587A" w:rsidRPr="008B74EC">
              <w:rPr>
                <w:rFonts w:asciiTheme="majorBidi" w:eastAsia="Times New Roman" w:hAnsiTheme="majorBidi" w:cstheme="majorBidi"/>
                <w:kern w:val="0"/>
                <w:sz w:val="18"/>
                <w:szCs w:val="18"/>
                <w14:ligatures w14:val="none"/>
              </w:rPr>
              <w:t xml:space="preserve">grades </w:t>
            </w:r>
            <w:r w:rsidRPr="008B74EC">
              <w:rPr>
                <w:rFonts w:asciiTheme="majorBidi" w:eastAsia="Times New Roman" w:hAnsiTheme="majorBidi" w:cstheme="majorBidi"/>
                <w:kern w:val="0"/>
                <w:sz w:val="18"/>
                <w:szCs w:val="18"/>
                <w14:ligatures w14:val="none"/>
              </w:rPr>
              <w:t>13 and above)</w:t>
            </w:r>
            <w:r w:rsidR="00CE5CD6" w:rsidRPr="008B74EC">
              <w:rPr>
                <w:rFonts w:asciiTheme="majorBidi" w:eastAsia="Times New Roman" w:hAnsiTheme="majorBidi" w:cstheme="majorBidi"/>
                <w:kern w:val="0"/>
                <w:sz w:val="18"/>
                <w:szCs w:val="18"/>
                <w14:ligatures w14:val="none"/>
              </w:rPr>
              <w:t xml:space="preserve"> based on the</w:t>
            </w:r>
            <w:r w:rsidR="0009771D" w:rsidRPr="008B74EC">
              <w:rPr>
                <w:rFonts w:asciiTheme="majorBidi" w:eastAsia="Times New Roman" w:hAnsiTheme="majorBidi" w:cstheme="majorBidi"/>
                <w:kern w:val="0"/>
                <w:sz w:val="18"/>
                <w:szCs w:val="18"/>
                <w14:ligatures w14:val="none"/>
              </w:rPr>
              <w:t xml:space="preserve"> </w:t>
            </w:r>
            <w:r w:rsidR="00F964D1" w:rsidRPr="008B74EC">
              <w:rPr>
                <w:rFonts w:asciiTheme="majorBidi" w:eastAsia="Times New Roman" w:hAnsiTheme="majorBidi" w:cstheme="majorBidi"/>
                <w:kern w:val="0"/>
                <w:sz w:val="18"/>
                <w:szCs w:val="18"/>
                <w14:ligatures w14:val="none"/>
              </w:rPr>
              <w:t>DHS questionnaire</w:t>
            </w:r>
            <w:r w:rsidRPr="008B74EC">
              <w:rPr>
                <w:rFonts w:asciiTheme="majorBidi" w:eastAsia="Times New Roman" w:hAnsiTheme="majorBidi" w:cstheme="majorBidi"/>
                <w:kern w:val="0"/>
                <w:sz w:val="18"/>
                <w:szCs w:val="18"/>
                <w14:ligatures w14:val="none"/>
              </w:rPr>
              <w:t>.</w:t>
            </w:r>
          </w:p>
        </w:tc>
      </w:tr>
      <w:tr w:rsidR="00190CB7" w:rsidRPr="008B74EC" w14:paraId="4F6E5BA5" w14:textId="77777777" w:rsidTr="0ECD4335">
        <w:trPr>
          <w:trHeight w:val="1790"/>
        </w:trPr>
        <w:tc>
          <w:tcPr>
            <w:tcW w:w="1975" w:type="dxa"/>
            <w:vAlign w:val="center"/>
          </w:tcPr>
          <w:p w14:paraId="4018298F" w14:textId="15D1B9B8" w:rsidR="00A300FB" w:rsidRPr="008B74EC" w:rsidRDefault="00C25902"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exposure to </w:t>
            </w:r>
            <w:r w:rsidR="005C4E18" w:rsidRPr="008B74EC">
              <w:rPr>
                <w:rFonts w:asciiTheme="majorBidi" w:hAnsiTheme="majorBidi" w:cstheme="majorBidi"/>
                <w:sz w:val="18"/>
                <w:szCs w:val="18"/>
              </w:rPr>
              <w:t>Health program</w:t>
            </w:r>
            <w:r w:rsidR="001840AF" w:rsidRPr="008B74EC">
              <w:rPr>
                <w:rFonts w:asciiTheme="majorBidi" w:hAnsiTheme="majorBidi" w:cstheme="majorBidi"/>
                <w:sz w:val="18"/>
                <w:szCs w:val="18"/>
              </w:rPr>
              <w:t xml:space="preserve"> in TV/radio</w:t>
            </w:r>
          </w:p>
        </w:tc>
        <w:tc>
          <w:tcPr>
            <w:tcW w:w="7650" w:type="dxa"/>
            <w:vAlign w:val="center"/>
          </w:tcPr>
          <w:p w14:paraId="79FF3A59" w14:textId="79D245CF" w:rsidR="00584C26" w:rsidRPr="008B74EC" w:rsidRDefault="2EBA2958"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The women were considered to have</w:t>
            </w:r>
            <w:r w:rsidR="00D22240" w:rsidRPr="008B74EC">
              <w:rPr>
                <w:rFonts w:asciiTheme="majorBidi" w:hAnsiTheme="majorBidi" w:cstheme="majorBidi"/>
                <w:sz w:val="18"/>
                <w:szCs w:val="18"/>
              </w:rPr>
              <w:t xml:space="preserve"> </w:t>
            </w:r>
            <w:r w:rsidRPr="008B74EC">
              <w:rPr>
                <w:rFonts w:asciiTheme="majorBidi" w:hAnsiTheme="majorBidi" w:cstheme="majorBidi"/>
                <w:sz w:val="18"/>
                <w:szCs w:val="18"/>
              </w:rPr>
              <w:t>exposure to specific health programs if they heard or saw health programs on the radio or television</w:t>
            </w:r>
            <w:r w:rsidR="001840AF" w:rsidRPr="008B74EC">
              <w:rPr>
                <w:rFonts w:asciiTheme="majorBidi" w:hAnsiTheme="majorBidi" w:cstheme="majorBidi"/>
                <w:sz w:val="18"/>
                <w:szCs w:val="18"/>
              </w:rPr>
              <w:t xml:space="preserve"> (TV)</w:t>
            </w:r>
            <w:r w:rsidRPr="008B74EC">
              <w:rPr>
                <w:rFonts w:asciiTheme="majorBidi" w:hAnsiTheme="majorBidi" w:cstheme="majorBidi"/>
                <w:sz w:val="18"/>
                <w:szCs w:val="18"/>
              </w:rPr>
              <w:t>.</w:t>
            </w:r>
            <w:r w:rsidR="00F964D1" w:rsidRPr="008B74EC">
              <w:rPr>
                <w:rFonts w:asciiTheme="majorBidi" w:hAnsiTheme="majorBidi" w:cstheme="majorBidi"/>
                <w:sz w:val="18"/>
                <w:szCs w:val="18"/>
              </w:rPr>
              <w:t xml:space="preserve"> This is measured based on the </w:t>
            </w:r>
            <w:r w:rsidR="00595E87" w:rsidRPr="008B74EC">
              <w:rPr>
                <w:rFonts w:asciiTheme="majorBidi" w:hAnsiTheme="majorBidi" w:cstheme="majorBidi"/>
                <w:sz w:val="18"/>
                <w:szCs w:val="18"/>
              </w:rPr>
              <w:t>DHS questionnaire.</w:t>
            </w:r>
            <w:r w:rsidRPr="008B74EC">
              <w:rPr>
                <w:rFonts w:asciiTheme="majorBidi" w:hAnsiTheme="majorBidi" w:cstheme="majorBidi"/>
                <w:sz w:val="18"/>
                <w:szCs w:val="18"/>
              </w:rPr>
              <w:t xml:space="preserve"> These programs included eight different health-related programs broadcasted from radio and </w:t>
            </w:r>
            <w:r w:rsidR="00D22240" w:rsidRPr="008B74EC">
              <w:rPr>
                <w:rFonts w:asciiTheme="majorBidi" w:hAnsiTheme="majorBidi" w:cstheme="majorBidi"/>
                <w:sz w:val="18"/>
                <w:szCs w:val="18"/>
              </w:rPr>
              <w:t>TV</w:t>
            </w:r>
            <w:r w:rsidRPr="008B74EC">
              <w:rPr>
                <w:rFonts w:asciiTheme="majorBidi" w:hAnsiTheme="majorBidi" w:cstheme="majorBidi"/>
                <w:sz w:val="18"/>
                <w:szCs w:val="18"/>
              </w:rPr>
              <w:t xml:space="preserve"> namely</w:t>
            </w:r>
            <w:r w:rsidR="009732C8"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 Bahas</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Debate) television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Jeevan Chakra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(Life Cycle) television serial,</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Jana Swasthya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(Public Health)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Swasthya Gatibidhi</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(Health Affairs)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Eak Dui Tin Sunau eekai Chhin</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(Listen for a While)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Bhanchhin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radio program,</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Hello Bhanchin Ama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(Mother Says Hello) radio program and</w:t>
            </w:r>
            <w:r w:rsidR="7454B35A" w:rsidRPr="008B74EC">
              <w:rPr>
                <w:rFonts w:asciiTheme="majorBidi" w:hAnsiTheme="majorBidi" w:cstheme="majorBidi"/>
                <w:sz w:val="18"/>
                <w:szCs w:val="18"/>
              </w:rPr>
              <w:t xml:space="preserve"> </w:t>
            </w:r>
            <w:r w:rsidRPr="008B74EC">
              <w:rPr>
                <w:rFonts w:asciiTheme="majorBidi" w:hAnsiTheme="majorBidi" w:cstheme="majorBidi"/>
                <w:i/>
                <w:iCs/>
                <w:sz w:val="18"/>
                <w:szCs w:val="18"/>
              </w:rPr>
              <w:t>Jeewan Rakshya</w:t>
            </w:r>
            <w:r w:rsidR="7454B35A" w:rsidRPr="008B74EC">
              <w:rPr>
                <w:rFonts w:asciiTheme="majorBidi" w:hAnsiTheme="majorBidi" w:cstheme="majorBidi"/>
                <w:i/>
                <w:iCs/>
                <w:sz w:val="18"/>
                <w:szCs w:val="18"/>
              </w:rPr>
              <w:t xml:space="preserve"> </w:t>
            </w:r>
            <w:r w:rsidRPr="008B74EC">
              <w:rPr>
                <w:rFonts w:asciiTheme="majorBidi" w:hAnsiTheme="majorBidi" w:cstheme="majorBidi"/>
                <w:sz w:val="18"/>
                <w:szCs w:val="18"/>
              </w:rPr>
              <w:t>(Save Life COVID- response) radio program</w:t>
            </w:r>
            <w:r w:rsidR="00636876" w:rsidRPr="008B74EC">
              <w:rPr>
                <w:rFonts w:asciiTheme="majorBidi" w:hAnsiTheme="majorBidi" w:cstheme="majorBidi"/>
                <w:sz w:val="18"/>
                <w:szCs w:val="18"/>
              </w:rPr>
              <w:t xml:space="preserve">s </w:t>
            </w:r>
            <w:r w:rsidR="0022396A" w:rsidRPr="008B74EC">
              <w:rPr>
                <w:rFonts w:asciiTheme="majorBidi" w:hAnsiTheme="majorBidi" w:cstheme="majorBidi"/>
                <w:sz w:val="18"/>
                <w:szCs w:val="18"/>
              </w:rPr>
              <w:fldChar w:fldCharType="begin"/>
            </w:r>
            <w:r w:rsidR="0022396A" w:rsidRPr="008B74EC">
              <w:rPr>
                <w:rFonts w:asciiTheme="majorBidi" w:hAnsiTheme="majorBidi" w:cstheme="majorBidi"/>
                <w:sz w:val="18"/>
                <w:szCs w:val="18"/>
              </w:rPr>
              <w:instrText xml:space="preserve"> ADDIN ZOTERO_ITEM CSL_CITATION {"citationID":"yhsgTU3J","properties":{"formattedCitation":"[29]","plainCitation":"[29]","noteIndex":0},"citationItems":[{"id":2194,"uris":["http://zotero.org/users/3118180/items/S8UGDNNA"],"itemData":{"id":2194,"type":"article-journal","abstract":"Background\n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2396A" w:rsidRPr="008B74EC">
              <w:rPr>
                <w:rFonts w:asciiTheme="majorBidi" w:hAnsiTheme="majorBidi" w:cstheme="majorBidi"/>
                <w:sz w:val="18"/>
                <w:szCs w:val="18"/>
              </w:rPr>
              <w:fldChar w:fldCharType="separate"/>
            </w:r>
            <w:r w:rsidR="0022396A" w:rsidRPr="008B74EC">
              <w:rPr>
                <w:rFonts w:asciiTheme="majorBidi" w:hAnsiTheme="majorBidi" w:cstheme="majorBidi"/>
                <w:sz w:val="18"/>
              </w:rPr>
              <w:t>[29]</w:t>
            </w:r>
            <w:r w:rsidR="0022396A" w:rsidRPr="008B74EC">
              <w:rPr>
                <w:rFonts w:asciiTheme="majorBidi" w:hAnsiTheme="majorBidi" w:cstheme="majorBidi"/>
                <w:sz w:val="18"/>
                <w:szCs w:val="18"/>
              </w:rPr>
              <w:fldChar w:fldCharType="end"/>
            </w:r>
            <w:r w:rsidR="00636876" w:rsidRPr="008B74EC">
              <w:rPr>
                <w:rFonts w:asciiTheme="majorBidi" w:hAnsiTheme="majorBidi" w:cstheme="majorBidi"/>
                <w:sz w:val="18"/>
                <w:szCs w:val="18"/>
              </w:rPr>
              <w:t>.</w:t>
            </w:r>
          </w:p>
        </w:tc>
      </w:tr>
      <w:tr w:rsidR="00640874" w:rsidRPr="008B74EC" w14:paraId="28739F6C" w14:textId="77777777" w:rsidTr="0ECD4335">
        <w:trPr>
          <w:trHeight w:val="602"/>
        </w:trPr>
        <w:tc>
          <w:tcPr>
            <w:tcW w:w="1975" w:type="dxa"/>
            <w:vAlign w:val="center"/>
          </w:tcPr>
          <w:p w14:paraId="0064918A" w14:textId="163F8DDB" w:rsidR="00640874" w:rsidRPr="008B74EC" w:rsidRDefault="00640874"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Mother’s participation in household </w:t>
            </w:r>
            <w:r w:rsidR="0015283C" w:rsidRPr="008B74EC">
              <w:rPr>
                <w:rFonts w:asciiTheme="majorBidi" w:hAnsiTheme="majorBidi" w:cstheme="majorBidi"/>
                <w:sz w:val="18"/>
                <w:szCs w:val="18"/>
              </w:rPr>
              <w:t>decision-making</w:t>
            </w:r>
          </w:p>
        </w:tc>
        <w:tc>
          <w:tcPr>
            <w:tcW w:w="7650" w:type="dxa"/>
            <w:vAlign w:val="center"/>
          </w:tcPr>
          <w:p w14:paraId="2D3013C8" w14:textId="674FCB16" w:rsidR="00640874" w:rsidRPr="008B74EC" w:rsidRDefault="00D870A5" w:rsidP="009732C8">
            <w:pPr>
              <w:spacing w:line="360" w:lineRule="auto"/>
              <w:rPr>
                <w:rFonts w:asciiTheme="majorBidi" w:hAnsiTheme="majorBidi" w:cstheme="majorBidi"/>
                <w:sz w:val="18"/>
                <w:szCs w:val="18"/>
              </w:rPr>
            </w:pPr>
            <w:r w:rsidRPr="008B74EC">
              <w:rPr>
                <w:rFonts w:asciiTheme="majorBidi" w:hAnsiTheme="majorBidi" w:cstheme="majorBidi"/>
                <w:sz w:val="18"/>
                <w:szCs w:val="18"/>
              </w:rPr>
              <w:t xml:space="preserve">A composite variable measured from </w:t>
            </w:r>
            <w:r w:rsidR="0015283C" w:rsidRPr="008B74EC">
              <w:rPr>
                <w:rFonts w:asciiTheme="majorBidi" w:hAnsiTheme="majorBidi" w:cstheme="majorBidi"/>
                <w:sz w:val="18"/>
                <w:szCs w:val="18"/>
              </w:rPr>
              <w:t xml:space="preserve">the </w:t>
            </w:r>
            <w:r w:rsidR="0082683D" w:rsidRPr="008B74EC">
              <w:rPr>
                <w:rFonts w:asciiTheme="majorBidi" w:hAnsiTheme="majorBidi" w:cstheme="majorBidi"/>
                <w:sz w:val="18"/>
                <w:szCs w:val="18"/>
              </w:rPr>
              <w:t>mother</w:t>
            </w:r>
            <w:r w:rsidRPr="008B74EC">
              <w:rPr>
                <w:rFonts w:asciiTheme="majorBidi" w:hAnsiTheme="majorBidi" w:cstheme="majorBidi"/>
                <w:sz w:val="18"/>
                <w:szCs w:val="18"/>
              </w:rPr>
              <w:t xml:space="preserve">’s participation (alone or with </w:t>
            </w:r>
            <w:r w:rsidR="0015283C" w:rsidRPr="008B74EC">
              <w:rPr>
                <w:rFonts w:asciiTheme="majorBidi" w:hAnsiTheme="majorBidi" w:cstheme="majorBidi"/>
                <w:sz w:val="18"/>
                <w:szCs w:val="18"/>
              </w:rPr>
              <w:t xml:space="preserve">her </w:t>
            </w:r>
            <w:r w:rsidRPr="008B74EC">
              <w:rPr>
                <w:rFonts w:asciiTheme="majorBidi" w:hAnsiTheme="majorBidi" w:cstheme="majorBidi"/>
                <w:sz w:val="18"/>
                <w:szCs w:val="18"/>
              </w:rPr>
              <w:t>husband) in making three household decisions (access to healthcare, major household purchases</w:t>
            </w:r>
            <w:r w:rsidR="0015283C" w:rsidRPr="008B74EC">
              <w:rPr>
                <w:rFonts w:asciiTheme="majorBidi" w:hAnsiTheme="majorBidi" w:cstheme="majorBidi"/>
                <w:sz w:val="18"/>
                <w:szCs w:val="18"/>
              </w:rPr>
              <w:t>,</w:t>
            </w:r>
            <w:r w:rsidRPr="008B74EC">
              <w:rPr>
                <w:rFonts w:asciiTheme="majorBidi" w:hAnsiTheme="majorBidi" w:cstheme="majorBidi"/>
                <w:sz w:val="18"/>
                <w:szCs w:val="18"/>
              </w:rPr>
              <w:t xml:space="preserve"> and </w:t>
            </w:r>
            <w:r w:rsidR="0015283C" w:rsidRPr="008B74EC">
              <w:rPr>
                <w:rFonts w:asciiTheme="majorBidi" w:hAnsiTheme="majorBidi" w:cstheme="majorBidi"/>
                <w:sz w:val="18"/>
                <w:szCs w:val="18"/>
              </w:rPr>
              <w:t xml:space="preserve">visits </w:t>
            </w:r>
            <w:r w:rsidRPr="008B74EC">
              <w:rPr>
                <w:rFonts w:asciiTheme="majorBidi" w:hAnsiTheme="majorBidi" w:cstheme="majorBidi"/>
                <w:sz w:val="18"/>
                <w:szCs w:val="18"/>
              </w:rPr>
              <w:t xml:space="preserve">her family or relatives) grouped into </w:t>
            </w:r>
            <w:r w:rsidR="00595E87" w:rsidRPr="008B74EC">
              <w:rPr>
                <w:rFonts w:asciiTheme="majorBidi" w:hAnsiTheme="majorBidi" w:cstheme="majorBidi"/>
                <w:sz w:val="18"/>
                <w:szCs w:val="18"/>
              </w:rPr>
              <w:t>n</w:t>
            </w:r>
            <w:r w:rsidRPr="008B74EC">
              <w:rPr>
                <w:rFonts w:asciiTheme="majorBidi" w:hAnsiTheme="majorBidi" w:cstheme="majorBidi"/>
                <w:sz w:val="18"/>
                <w:szCs w:val="18"/>
              </w:rPr>
              <w:t>o participation</w:t>
            </w:r>
            <w:r w:rsidR="005706C7" w:rsidRPr="008B74EC">
              <w:rPr>
                <w:rFonts w:asciiTheme="majorBidi" w:hAnsiTheme="majorBidi" w:cstheme="majorBidi"/>
                <w:sz w:val="18"/>
                <w:szCs w:val="18"/>
              </w:rPr>
              <w:t xml:space="preserve"> or p</w:t>
            </w:r>
            <w:r w:rsidRPr="008B74EC">
              <w:rPr>
                <w:rFonts w:asciiTheme="majorBidi" w:hAnsiTheme="majorBidi" w:cstheme="majorBidi"/>
                <w:sz w:val="18"/>
                <w:szCs w:val="18"/>
              </w:rPr>
              <w:t xml:space="preserve">articipation in </w:t>
            </w:r>
            <w:r w:rsidR="0015283C" w:rsidRPr="008B74EC">
              <w:rPr>
                <w:rFonts w:asciiTheme="majorBidi" w:hAnsiTheme="majorBidi" w:cstheme="majorBidi"/>
                <w:sz w:val="18"/>
                <w:szCs w:val="18"/>
              </w:rPr>
              <w:t>decision-making</w:t>
            </w:r>
            <w:r w:rsidR="00EB1CAD" w:rsidRPr="008B74EC">
              <w:rPr>
                <w:rFonts w:asciiTheme="majorBidi" w:hAnsiTheme="majorBidi" w:cstheme="majorBidi"/>
                <w:sz w:val="18"/>
                <w:szCs w:val="18"/>
              </w:rPr>
              <w:t xml:space="preserve"> </w:t>
            </w:r>
            <w:r w:rsidR="00EB1CAD" w:rsidRPr="008B74EC">
              <w:rPr>
                <w:rFonts w:asciiTheme="majorBidi" w:hAnsiTheme="majorBidi" w:cstheme="majorBidi"/>
                <w:sz w:val="18"/>
                <w:szCs w:val="18"/>
              </w:rPr>
              <w:fldChar w:fldCharType="begin"/>
            </w:r>
            <w:r w:rsidR="00901493" w:rsidRPr="008B74EC">
              <w:rPr>
                <w:rFonts w:asciiTheme="majorBidi" w:hAnsiTheme="majorBidi" w:cstheme="majorBidi"/>
                <w:sz w:val="18"/>
                <w:szCs w:val="18"/>
              </w:rPr>
              <w:instrText xml:space="preserve"> ADDIN ZOTERO_ITEM CSL_CITATION {"citationID":"1nVX1fdG","properties":{"formattedCitation":"[30,31]","plainCitation":"[30,31]","noteIndex":0},"citationItems":[{"id":2447,"uris":["http://zotero.org/users/3118180/items/7IY8FAY7"],"itemData":{"id":2447,"type":"article-journal","abstract":"Background Women’s empowerment has a strong potential to promote sustainable development. We evaluate the association between women’s empowerment and the Composite Coverage Index (CCI), a weighted average of coverage of eight interventions in reproductive, maternal, newborn and child health (RMNCH). We also assess whether these effects are modified by wealth.\nMethods We used Demographic and Health Survey data from 62 low- and middle-income countries. Women’s empowerment was measured using the three domains (attitude to violence, social independence and decision making) of the survey-based indicator of women’s empowerment (SWPER). Analyses followed an ecological design. Meta-regression models were used to account for within-country uncertainty in the CCI. We also carried out meta-regression with wealth quintiles of households as the units of analyses and tested for interaction between wealth and each empowerment domain.\nResults We found positive associations between the three domains of SWPER and CCI at the country level. One standard deviation change in empowerment increased the CCI by 14.2 percentage points (attitude to violence), 15.3 percentage points (decision-making), and 16.3 percentage points (social independence). The association between social independence and CCI was modified by wealth: each additional standard deviation was associated with 21.8 (95% confidence interval (CI) = 14.0-29.6) and 8.7 (95% CI = 5.4-12.0) percentage points increase in the CCI among the poorest and the richest quintiles, respectively.\nConclusions Our findings suggest that efforts toward the achievement of SDG5 (Achieve gender equality and empower all women and girls) may support improvements in RMNCH in low- and middle-income countries, especially among the poorest women and children.","container-title":"Journal of Global Health","DOI":"10.7189/jogh.11.04015","ISSN":"2047-2978, 2047-2986","journalAbbreviation":"J Glob Health","language":"en","page":"04015","source":"DOI.org (Crossref)","title":"Is women’s empowerment associated with coverage of RMNCH interventions in low- and middle-income countries? An analysis using a survey-based empowerment indicator, the SWPER","title-short":"Is women’s empowerment associated with coverage of RMNCH interventions in low- and middle-income countries?","volume":"11","author":[{"family":"Ewerling","given":"Fernanda"},{"family":"Wehrmeister","given":"Fernando C"},{"family":"Victora","given":"Cesar G"},{"family":"Raj","given":"Anita"},{"family":"McDougal","given":"Lotus"},{"family":"Barros","given":"Aluisio Jd"}],"issued":{"date-parts":[["2021",3,1]]}}},{"id":2448,"uris":["http://zotero.org/users/3118180/items/NE85FYR9"],"itemData":{"id":2448,"type":"article-journal","abstract":"Aims: To assess the influence of household decision making, social capital, socio-economic factors and health service use on under-five mortality. Setting: Butajira Demographic Surveillance Site, Ethiopia. Methods: A prospective case-referent design with a total of 209 under-five year old deaths occurring in an 18-month period, together with 627 referents matched for age, sex and community of residence were included. Questionnaires were administered to mothers or caretakers. Matched case control analysis investigated the effect of risk factors on mortality and the presence of avoidable factors was assessed for each death. Results: Lack of immunization was strongly associated with mortality (adjusted OR = 9.8, 95% CI 5.9, 16.1). Low decision making capacity of women (adjusted OR= 3.2 95% CI 2.0, 5.0) and low social capital scores (adjusted OR = 1.9 95% CI 1.1, 3.5) were also related to high under-five mortality in multivariate analyses. Potentially avoidable household and health facility factors were identified, respectively in 71% and 40% of the deaths. Conclusion: Combined efforts to improve women's involvement in household decision making, social capital and immunization may decrease the high child mortality in this setting where the level of poverty is high and no appreciable trend in child mortality decline has been noted over the years.","container-title":"Acta Paediatrica","DOI":"10.1111/j.1651-2227.2007.00147.x","ISSN":"1651-2227","issue":"4","language":"en","license":"©2007 The Author(s)/Journal Compilation © 2007 Foundation Acta Pædiatrica/Acta Pædiatrica","note":"_eprint: https://onlinelibrary.wiley.com/doi/pdf/10.1111/j.1651-2227.2007.00147.x","page":"582-589","source":"Wiley Online Library","title":"Women's involvement in household decision-making and strengthening social capital—crucial factors for child survival in Ethiopia","volume":"96","author":[{"family":"Fantahun","given":"Mesganaw"},{"family":"Berhane","given":"Yemane"},{"family":"Wall","given":"Stig"},{"family":"Byass","given":"Peter"},{"family":"Högberg","given":"Ulf"}],"issued":{"date-parts":[["2007"]]}}}],"schema":"https://github.com/citation-style-language/schema/raw/master/csl-citation.json"} </w:instrText>
            </w:r>
            <w:r w:rsidR="00EB1CAD" w:rsidRPr="008B74EC">
              <w:rPr>
                <w:rFonts w:asciiTheme="majorBidi" w:hAnsiTheme="majorBidi" w:cstheme="majorBidi"/>
                <w:sz w:val="18"/>
                <w:szCs w:val="18"/>
              </w:rPr>
              <w:fldChar w:fldCharType="separate"/>
            </w:r>
            <w:r w:rsidR="00901493" w:rsidRPr="008B74EC">
              <w:rPr>
                <w:rFonts w:asciiTheme="majorBidi" w:hAnsiTheme="majorBidi" w:cstheme="majorBidi"/>
                <w:sz w:val="18"/>
              </w:rPr>
              <w:t>[30,31]</w:t>
            </w:r>
            <w:r w:rsidR="00EB1CAD" w:rsidRPr="008B74EC">
              <w:rPr>
                <w:rFonts w:asciiTheme="majorBidi" w:hAnsiTheme="majorBidi" w:cstheme="majorBidi"/>
                <w:sz w:val="18"/>
                <w:szCs w:val="18"/>
              </w:rPr>
              <w:fldChar w:fldCharType="end"/>
            </w:r>
            <w:r w:rsidR="0022396A" w:rsidRPr="008B74EC">
              <w:rPr>
                <w:rFonts w:asciiTheme="majorBidi" w:hAnsiTheme="majorBidi" w:cstheme="majorBidi"/>
                <w:sz w:val="18"/>
                <w:szCs w:val="18"/>
              </w:rPr>
              <w:t>.</w:t>
            </w:r>
          </w:p>
        </w:tc>
      </w:tr>
      <w:tr w:rsidR="002B3C49" w:rsidRPr="008B74EC" w14:paraId="5874590E" w14:textId="77777777" w:rsidTr="0ECD4335">
        <w:trPr>
          <w:trHeight w:val="602"/>
        </w:trPr>
        <w:tc>
          <w:tcPr>
            <w:tcW w:w="1975" w:type="dxa"/>
            <w:vAlign w:val="center"/>
          </w:tcPr>
          <w:p w14:paraId="0909583D" w14:textId="38F3F4FF"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Mother’s body mass index (BMI)</w:t>
            </w:r>
          </w:p>
        </w:tc>
        <w:tc>
          <w:tcPr>
            <w:tcW w:w="7650" w:type="dxa"/>
            <w:vAlign w:val="center"/>
          </w:tcPr>
          <w:p w14:paraId="468ADE06" w14:textId="73540F8E" w:rsidR="002B3C49" w:rsidRPr="008B74EC" w:rsidRDefault="002B3C49" w:rsidP="002B3C49">
            <w:pPr>
              <w:spacing w:line="360" w:lineRule="auto"/>
              <w:rPr>
                <w:rFonts w:asciiTheme="majorBidi" w:hAnsiTheme="majorBidi" w:cstheme="majorBidi"/>
                <w:sz w:val="18"/>
                <w:szCs w:val="18"/>
              </w:rPr>
            </w:pPr>
            <w:r w:rsidRPr="008B74EC">
              <w:rPr>
                <w:rFonts w:asciiTheme="majorBidi" w:hAnsiTheme="majorBidi" w:cstheme="majorBidi"/>
                <w:sz w:val="18"/>
                <w:szCs w:val="18"/>
              </w:rPr>
              <w:t>The mother’s BMI was classified as underweight, normal, overweight, and obese</w:t>
            </w:r>
            <w:del w:id="93" w:author="Bikram Adhikari (bdhikari)" w:date="2025-12-09T16:13:00Z" w16du:dateUtc="2025-12-09T22:13:00Z">
              <w:r w:rsidRPr="008B74EC" w:rsidDel="00840F63">
                <w:rPr>
                  <w:rFonts w:asciiTheme="majorBidi" w:hAnsiTheme="majorBidi" w:cstheme="majorBidi"/>
                  <w:sz w:val="18"/>
                  <w:szCs w:val="18"/>
                </w:rPr>
                <w:delText xml:space="preserve"> based on the body mass index of the mother</w:delText>
              </w:r>
            </w:del>
            <w:r w:rsidRPr="008B74EC">
              <w:rPr>
                <w:rFonts w:asciiTheme="majorBidi" w:hAnsiTheme="majorBidi" w:cstheme="majorBidi"/>
                <w:sz w:val="18"/>
                <w:szCs w:val="18"/>
              </w:rPr>
              <w:t xml:space="preserve">. The mother </w:t>
            </w:r>
            <w:del w:id="94" w:author="Bikram Adhikari (bdhikari)" w:date="2025-12-09T16:13:00Z" w16du:dateUtc="2025-12-09T22:13:00Z">
              <w:r w:rsidRPr="008B74EC" w:rsidDel="00840F63">
                <w:rPr>
                  <w:rFonts w:asciiTheme="majorBidi" w:hAnsiTheme="majorBidi" w:cstheme="majorBidi"/>
                  <w:sz w:val="18"/>
                  <w:szCs w:val="18"/>
                </w:rPr>
                <w:delText>will be</w:delText>
              </w:r>
            </w:del>
            <w:ins w:id="95" w:author="Bikram Adhikari (bdhikari)" w:date="2025-12-09T16:13:00Z" w16du:dateUtc="2025-12-09T22:13:00Z">
              <w:r w:rsidR="00840F63">
                <w:rPr>
                  <w:rFonts w:asciiTheme="majorBidi" w:hAnsiTheme="majorBidi" w:cstheme="majorBidi"/>
                  <w:sz w:val="18"/>
                  <w:szCs w:val="18"/>
                </w:rPr>
                <w:t>was</w:t>
              </w:r>
            </w:ins>
            <w:r w:rsidRPr="008B74EC">
              <w:rPr>
                <w:rFonts w:asciiTheme="majorBidi" w:hAnsiTheme="majorBidi" w:cstheme="majorBidi"/>
                <w:sz w:val="18"/>
                <w:szCs w:val="18"/>
              </w:rPr>
              <w:t xml:space="preserve"> considered underweight if BMI is less than 18.5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normal if BMI is between 18.5 to 24.9 kg/m</w:t>
            </w:r>
            <w:r w:rsidRPr="008B74EC">
              <w:rPr>
                <w:rFonts w:asciiTheme="majorBidi" w:hAnsiTheme="majorBidi" w:cstheme="majorBidi"/>
                <w:sz w:val="18"/>
                <w:szCs w:val="18"/>
                <w:vertAlign w:val="superscript"/>
              </w:rPr>
              <w:t>2</w:t>
            </w:r>
            <w:r w:rsidRPr="008B74EC">
              <w:rPr>
                <w:rFonts w:asciiTheme="majorBidi" w:hAnsiTheme="majorBidi" w:cstheme="majorBidi"/>
                <w:sz w:val="18"/>
                <w:szCs w:val="18"/>
              </w:rPr>
              <w:t>, overweight if her BMI is between 25</w:t>
            </w:r>
            <w:ins w:id="96" w:author="Bikram Adhikari (bdhikari)" w:date="2025-12-10T16:11:00Z" w16du:dateUtc="2025-12-10T22:11:00Z">
              <w:r w:rsidR="000E0029">
                <w:rPr>
                  <w:rFonts w:asciiTheme="majorBidi" w:hAnsiTheme="majorBidi" w:cstheme="majorBidi"/>
                  <w:sz w:val="18"/>
                  <w:szCs w:val="18"/>
                </w:rPr>
                <w:t xml:space="preserve"> to </w:t>
              </w:r>
            </w:ins>
            <w:del w:id="97" w:author="Bikram Adhikari (bdhikari)" w:date="2025-12-10T16:10:00Z" w16du:dateUtc="2025-12-10T22:10:00Z">
              <w:r w:rsidRPr="008B74EC" w:rsidDel="000E0029">
                <w:rPr>
                  <w:rFonts w:asciiTheme="majorBidi" w:hAnsiTheme="majorBidi" w:cstheme="majorBidi"/>
                  <w:sz w:val="18"/>
                  <w:szCs w:val="18"/>
                </w:rPr>
                <w:delText>-</w:delText>
              </w:r>
            </w:del>
            <w:r w:rsidRPr="008B74EC">
              <w:rPr>
                <w:rFonts w:asciiTheme="majorBidi" w:hAnsiTheme="majorBidi" w:cstheme="majorBidi"/>
                <w:sz w:val="18"/>
                <w:szCs w:val="18"/>
              </w:rPr>
              <w:t>29.9 kg/m</w:t>
            </w:r>
            <w:r w:rsidRPr="008B74EC">
              <w:rPr>
                <w:rFonts w:asciiTheme="majorBidi" w:hAnsiTheme="majorBidi" w:cstheme="majorBidi"/>
                <w:sz w:val="18"/>
                <w:szCs w:val="18"/>
                <w:vertAlign w:val="superscript"/>
              </w:rPr>
              <w:t>2</w:t>
            </w:r>
            <w:del w:id="98" w:author="Bikram Adhikari (bdhikari)" w:date="2025-12-10T12:02:00Z" w16du:dateUtc="2025-12-10T18:02:00Z">
              <w:r w:rsidRPr="008B74EC" w:rsidDel="009D082A">
                <w:rPr>
                  <w:rFonts w:asciiTheme="majorBidi" w:hAnsiTheme="majorBidi" w:cstheme="majorBidi"/>
                  <w:sz w:val="18"/>
                  <w:szCs w:val="18"/>
                  <w:vertAlign w:val="superscript"/>
                </w:rPr>
                <w:delText>,</w:delText>
              </w:r>
            </w:del>
            <w:ins w:id="99" w:author="Bikram Adhikari (bdhikari)" w:date="2025-12-10T12:02:00Z" w16du:dateUtc="2025-12-10T18:02:00Z">
              <w:r w:rsidR="009D082A">
                <w:rPr>
                  <w:rFonts w:asciiTheme="majorBidi" w:hAnsiTheme="majorBidi" w:cstheme="majorBidi"/>
                  <w:sz w:val="18"/>
                  <w:szCs w:val="18"/>
                </w:rPr>
                <w:t xml:space="preserve">, </w:t>
              </w:r>
            </w:ins>
            <w:del w:id="100" w:author="Bikram Adhikari (bdhikari)" w:date="2025-12-10T12:02:00Z" w16du:dateUtc="2025-12-10T18:02:00Z">
              <w:r w:rsidRPr="008B74EC" w:rsidDel="009D082A">
                <w:rPr>
                  <w:rFonts w:asciiTheme="majorBidi" w:hAnsiTheme="majorBidi" w:cstheme="majorBidi"/>
                  <w:sz w:val="18"/>
                  <w:szCs w:val="18"/>
                </w:rPr>
                <w:delText xml:space="preserve"> </w:delText>
              </w:r>
            </w:del>
            <w:ins w:id="101" w:author="Bikram Adhikari (bdhikari)" w:date="2025-12-10T12:02:00Z" w16du:dateUtc="2025-12-10T18:02:00Z">
              <w:r w:rsidR="009D082A">
                <w:rPr>
                  <w:rFonts w:asciiTheme="majorBidi" w:hAnsiTheme="majorBidi" w:cstheme="majorBidi"/>
                  <w:sz w:val="18"/>
                  <w:szCs w:val="18"/>
                </w:rPr>
                <w:t xml:space="preserve"> </w:t>
              </w:r>
            </w:ins>
            <w:r w:rsidRPr="008B74EC">
              <w:rPr>
                <w:rFonts w:asciiTheme="majorBidi" w:hAnsiTheme="majorBidi" w:cstheme="majorBidi"/>
                <w:sz w:val="18"/>
                <w:szCs w:val="18"/>
              </w:rPr>
              <w:t>and obese if her BMI is greater than 30.0 kg/m</w:t>
            </w:r>
            <w:r w:rsidRPr="008B74EC">
              <w:rPr>
                <w:rFonts w:asciiTheme="majorBidi" w:hAnsiTheme="majorBidi" w:cstheme="majorBidi"/>
                <w:sz w:val="18"/>
                <w:szCs w:val="18"/>
                <w:vertAlign w:val="superscript"/>
              </w:rPr>
              <w:t>2</w:t>
            </w:r>
            <w:r w:rsidR="0022396A" w:rsidRPr="008B74EC">
              <w:rPr>
                <w:rFonts w:asciiTheme="majorBidi" w:hAnsiTheme="majorBidi" w:cstheme="majorBidi"/>
                <w:sz w:val="18"/>
                <w:szCs w:val="18"/>
                <w:vertAlign w:val="superscript"/>
              </w:rPr>
              <w:t xml:space="preserve"> </w:t>
            </w:r>
            <w:r w:rsidR="0022396A" w:rsidRPr="008B74EC">
              <w:rPr>
                <w:rFonts w:asciiTheme="majorBidi" w:hAnsiTheme="majorBidi" w:cstheme="majorBidi"/>
                <w:sz w:val="18"/>
                <w:szCs w:val="18"/>
                <w:vertAlign w:val="superscript"/>
              </w:rPr>
              <w:fldChar w:fldCharType="begin"/>
            </w:r>
            <w:r w:rsidR="00901493" w:rsidRPr="008B74EC">
              <w:rPr>
                <w:rFonts w:asciiTheme="majorBidi" w:hAnsiTheme="majorBidi" w:cstheme="majorBidi"/>
                <w:sz w:val="18"/>
                <w:szCs w:val="18"/>
                <w:vertAlign w:val="superscript"/>
              </w:rPr>
              <w:instrText xml:space="preserve"> ADDIN ZOTERO_ITEM CSL_CITATION {"citationID":"hZlpwYFF","properties":{"formattedCitation":"[32]","plainCitation":"[32]","noteIndex":0},"citationItems":[{"id":2443,"uris":["http://zotero.org/users/3118180/items/2CXYM3Z4"],"itemData":{"id":2443,"type":"article-journal","container-title":"The American Journal of Clinical Nutrition","DOI":"10.1093/ajcn/68.4.899","ISSN":"0002-9165","issue":"4","journalAbbreviation":"The American Journal of Clinical Nutrition","page":"899-917","source":"ScienceDirect","title":"Clinical Guidelines on the Identification, Evaluation, and Treatment of Overweight and Obesity in Adults: Executive Summary123","title-short":"Clinical Guidelines on the Identification, Evaluation, and Treatment of Overweight and Obesity in Adults","volume":"68","issued":{"date-parts":[["1998",10,1]]}}}],"schema":"https://github.com/citation-style-language/schema/raw/master/csl-citation.json"} </w:instrText>
            </w:r>
            <w:r w:rsidR="0022396A" w:rsidRPr="008B74EC">
              <w:rPr>
                <w:rFonts w:asciiTheme="majorBidi" w:hAnsiTheme="majorBidi" w:cstheme="majorBidi"/>
                <w:sz w:val="18"/>
                <w:szCs w:val="18"/>
                <w:vertAlign w:val="superscript"/>
              </w:rPr>
              <w:fldChar w:fldCharType="separate"/>
            </w:r>
            <w:r w:rsidR="00901493" w:rsidRPr="008B74EC">
              <w:rPr>
                <w:rFonts w:asciiTheme="majorBidi" w:hAnsiTheme="majorBidi" w:cstheme="majorBidi"/>
                <w:sz w:val="18"/>
              </w:rPr>
              <w:t>[32]</w:t>
            </w:r>
            <w:r w:rsidR="0022396A" w:rsidRPr="008B74EC">
              <w:rPr>
                <w:rFonts w:asciiTheme="majorBidi" w:hAnsiTheme="majorBidi" w:cstheme="majorBidi"/>
                <w:sz w:val="18"/>
                <w:szCs w:val="18"/>
                <w:vertAlign w:val="superscript"/>
              </w:rPr>
              <w:fldChar w:fldCharType="end"/>
            </w:r>
            <w:r w:rsidR="0022396A" w:rsidRPr="008B74EC">
              <w:rPr>
                <w:rFonts w:asciiTheme="majorBidi" w:hAnsiTheme="majorBidi" w:cstheme="majorBidi"/>
                <w:sz w:val="18"/>
                <w:szCs w:val="18"/>
              </w:rPr>
              <w:t>.</w:t>
            </w:r>
          </w:p>
        </w:tc>
      </w:tr>
    </w:tbl>
    <w:p w14:paraId="1EFEBF8A" w14:textId="77777777" w:rsidR="00E47D66" w:rsidRPr="008B74EC" w:rsidRDefault="00E47D66" w:rsidP="008868B1">
      <w:pPr>
        <w:spacing w:line="360" w:lineRule="auto"/>
        <w:jc w:val="both"/>
        <w:rPr>
          <w:rFonts w:asciiTheme="majorBidi" w:hAnsiTheme="majorBidi" w:cstheme="majorBidi"/>
          <w:i/>
          <w:iCs/>
          <w:sz w:val="22"/>
          <w:szCs w:val="22"/>
        </w:rPr>
      </w:pPr>
    </w:p>
    <w:p w14:paraId="1C514CBB" w14:textId="2101EE70" w:rsidR="00D22E1C" w:rsidRPr="008B74EC" w:rsidRDefault="00403419" w:rsidP="00775DF7">
      <w:pPr>
        <w:spacing w:line="360" w:lineRule="auto"/>
        <w:jc w:val="both"/>
        <w:rPr>
          <w:rFonts w:asciiTheme="majorBidi" w:hAnsiTheme="majorBidi" w:cstheme="majorBidi"/>
          <w:sz w:val="22"/>
          <w:szCs w:val="22"/>
          <w:u w:val="single"/>
        </w:rPr>
      </w:pPr>
      <w:r w:rsidRPr="008B74EC">
        <w:rPr>
          <w:rFonts w:asciiTheme="majorBidi" w:hAnsiTheme="majorBidi" w:cstheme="majorBidi"/>
          <w:sz w:val="22"/>
          <w:szCs w:val="22"/>
          <w:u w:val="single"/>
        </w:rPr>
        <w:t>Potential Confound</w:t>
      </w:r>
      <w:r w:rsidR="00B64C34" w:rsidRPr="008B74EC">
        <w:rPr>
          <w:rFonts w:asciiTheme="majorBidi" w:hAnsiTheme="majorBidi" w:cstheme="majorBidi"/>
          <w:sz w:val="22"/>
          <w:szCs w:val="22"/>
          <w:u w:val="single"/>
        </w:rPr>
        <w:t>ing variables</w:t>
      </w:r>
    </w:p>
    <w:p w14:paraId="7E162ED1" w14:textId="212D2D55" w:rsidR="00977B71" w:rsidRPr="008B74EC" w:rsidRDefault="00A2231A" w:rsidP="00A94FD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Based on the </w:t>
      </w:r>
      <w:r w:rsidR="0015283C" w:rsidRPr="008B74EC">
        <w:rPr>
          <w:rFonts w:asciiTheme="majorBidi" w:hAnsiTheme="majorBidi" w:cstheme="majorBidi"/>
          <w:sz w:val="22"/>
          <w:szCs w:val="22"/>
        </w:rPr>
        <w:t>existing</w:t>
      </w:r>
      <w:r w:rsidRPr="008B74EC">
        <w:rPr>
          <w:rFonts w:asciiTheme="majorBidi" w:hAnsiTheme="majorBidi" w:cstheme="majorBidi"/>
          <w:sz w:val="22"/>
          <w:szCs w:val="22"/>
        </w:rPr>
        <w:t xml:space="preserve"> </w:t>
      </w:r>
      <w:r w:rsidR="00CB08B0" w:rsidRPr="008B74EC">
        <w:rPr>
          <w:rFonts w:asciiTheme="majorBidi" w:hAnsiTheme="majorBidi" w:cstheme="majorBidi"/>
          <w:sz w:val="22"/>
          <w:szCs w:val="22"/>
        </w:rPr>
        <w:t>literature</w:t>
      </w:r>
      <w:r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some</w:t>
      </w:r>
      <w:r w:rsidRPr="008B74EC">
        <w:rPr>
          <w:rFonts w:asciiTheme="majorBidi" w:hAnsiTheme="majorBidi" w:cstheme="majorBidi"/>
          <w:sz w:val="22"/>
          <w:szCs w:val="22"/>
        </w:rPr>
        <w:t xml:space="preserve"> variables </w:t>
      </w:r>
      <w:r w:rsidR="00A94FD7" w:rsidRPr="008B74EC">
        <w:rPr>
          <w:rFonts w:asciiTheme="majorBidi" w:hAnsiTheme="majorBidi" w:cstheme="majorBidi"/>
          <w:sz w:val="22"/>
          <w:szCs w:val="22"/>
        </w:rPr>
        <w:t xml:space="preserve">were found to be potential </w:t>
      </w:r>
      <w:r w:rsidR="000E2398" w:rsidRPr="008B74EC">
        <w:rPr>
          <w:rFonts w:asciiTheme="majorBidi" w:hAnsiTheme="majorBidi" w:cstheme="majorBidi"/>
          <w:sz w:val="22"/>
          <w:szCs w:val="22"/>
        </w:rPr>
        <w:t>confounders</w:t>
      </w:r>
      <w:r w:rsidR="00A94FD7" w:rsidRPr="008B74EC">
        <w:rPr>
          <w:rFonts w:asciiTheme="majorBidi" w:hAnsiTheme="majorBidi" w:cstheme="majorBidi"/>
          <w:sz w:val="22"/>
          <w:szCs w:val="22"/>
        </w:rPr>
        <w:t xml:space="preserve"> in </w:t>
      </w:r>
      <w:r w:rsidR="000E2398" w:rsidRPr="008B74EC">
        <w:rPr>
          <w:rFonts w:asciiTheme="majorBidi" w:hAnsiTheme="majorBidi" w:cstheme="majorBidi"/>
          <w:sz w:val="22"/>
          <w:szCs w:val="22"/>
        </w:rPr>
        <w:t xml:space="preserve">the </w:t>
      </w:r>
      <w:r w:rsidR="00A94FD7" w:rsidRPr="008B74EC">
        <w:rPr>
          <w:rFonts w:asciiTheme="majorBidi" w:hAnsiTheme="majorBidi" w:cstheme="majorBidi"/>
          <w:sz w:val="22"/>
          <w:szCs w:val="22"/>
        </w:rPr>
        <w:t xml:space="preserve">association between outcome and exposure. </w:t>
      </w:r>
      <w:r w:rsidR="00E31886" w:rsidRPr="008B74EC">
        <w:rPr>
          <w:rFonts w:asciiTheme="majorBidi" w:hAnsiTheme="majorBidi" w:cstheme="majorBidi"/>
          <w:sz w:val="22"/>
          <w:szCs w:val="22"/>
        </w:rPr>
        <w:t xml:space="preserve">Confounding variables included </w:t>
      </w:r>
      <w:r w:rsidR="00A94FD7" w:rsidRPr="008B74EC">
        <w:rPr>
          <w:rFonts w:asciiTheme="majorBidi" w:hAnsiTheme="majorBidi" w:cstheme="majorBidi"/>
          <w:sz w:val="22"/>
          <w:szCs w:val="22"/>
        </w:rPr>
        <w:t>s</w:t>
      </w:r>
      <w:r w:rsidR="0043248A" w:rsidRPr="008B74EC">
        <w:rPr>
          <w:rFonts w:asciiTheme="majorBidi" w:hAnsiTheme="majorBidi" w:cstheme="majorBidi"/>
          <w:sz w:val="22"/>
          <w:szCs w:val="22"/>
        </w:rPr>
        <w:t>ociodemo</w:t>
      </w:r>
      <w:r w:rsidR="000E4742" w:rsidRPr="008B74EC">
        <w:rPr>
          <w:rFonts w:asciiTheme="majorBidi" w:hAnsiTheme="majorBidi" w:cstheme="majorBidi"/>
          <w:sz w:val="22"/>
          <w:szCs w:val="22"/>
        </w:rPr>
        <w:t>graphic variables</w:t>
      </w:r>
      <w:r w:rsidR="00A94FD7" w:rsidRPr="008B74EC">
        <w:rPr>
          <w:rFonts w:asciiTheme="majorBidi" w:hAnsiTheme="majorBidi" w:cstheme="majorBidi"/>
          <w:sz w:val="22"/>
          <w:szCs w:val="22"/>
        </w:rPr>
        <w:t xml:space="preserve"> consisting of</w:t>
      </w:r>
      <w:r w:rsidR="000E4742" w:rsidRPr="008B74EC">
        <w:rPr>
          <w:rFonts w:asciiTheme="majorBidi" w:hAnsiTheme="majorBidi" w:cstheme="majorBidi"/>
          <w:sz w:val="22"/>
          <w:szCs w:val="22"/>
        </w:rPr>
        <w:t xml:space="preserve"> place</w:t>
      </w:r>
      <w:r w:rsidR="00A47C9C" w:rsidRPr="008B74EC">
        <w:rPr>
          <w:rFonts w:asciiTheme="majorBidi" w:hAnsiTheme="majorBidi" w:cstheme="majorBidi"/>
          <w:sz w:val="22"/>
          <w:szCs w:val="22"/>
        </w:rPr>
        <w:t xml:space="preserve"> of residence</w:t>
      </w:r>
      <w:r w:rsidR="00F17C1F" w:rsidRPr="008B74EC">
        <w:rPr>
          <w:rFonts w:asciiTheme="majorBidi" w:hAnsiTheme="majorBidi" w:cstheme="majorBidi"/>
          <w:sz w:val="22"/>
          <w:szCs w:val="22"/>
        </w:rPr>
        <w:t xml:space="preserve"> (rural/urban)</w:t>
      </w:r>
      <w:r w:rsidR="00A47C9C"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w:t>
      </w:r>
      <w:r w:rsidR="00A47C9C" w:rsidRPr="008B74EC">
        <w:rPr>
          <w:rFonts w:asciiTheme="majorBidi" w:hAnsiTheme="majorBidi" w:cstheme="majorBidi"/>
          <w:sz w:val="22"/>
          <w:szCs w:val="22"/>
        </w:rPr>
        <w:t xml:space="preserve"> ecological belt</w:t>
      </w:r>
      <w:r w:rsidR="00F17C1F" w:rsidRPr="008B74EC">
        <w:rPr>
          <w:rFonts w:asciiTheme="majorBidi" w:hAnsiTheme="majorBidi" w:cstheme="majorBidi"/>
          <w:sz w:val="22"/>
          <w:szCs w:val="22"/>
        </w:rPr>
        <w:t xml:space="preserve"> (</w:t>
      </w:r>
      <w:r w:rsidR="000E2398" w:rsidRPr="008B74EC">
        <w:rPr>
          <w:rFonts w:asciiTheme="majorBidi" w:hAnsiTheme="majorBidi" w:cstheme="majorBidi"/>
          <w:sz w:val="22"/>
          <w:szCs w:val="22"/>
        </w:rPr>
        <w:t>mountain/hill/terai</w:t>
      </w:r>
      <w:r w:rsidR="00F17C1F" w:rsidRPr="008B74EC">
        <w:rPr>
          <w:rFonts w:asciiTheme="majorBidi" w:hAnsiTheme="majorBidi" w:cstheme="majorBidi"/>
          <w:sz w:val="22"/>
          <w:szCs w:val="22"/>
        </w:rPr>
        <w:t xml:space="preserve">), </w:t>
      </w:r>
      <w:r w:rsidR="00A94FD7" w:rsidRPr="008B74EC">
        <w:rPr>
          <w:rFonts w:asciiTheme="majorBidi" w:hAnsiTheme="majorBidi" w:cstheme="majorBidi"/>
          <w:sz w:val="22"/>
          <w:szCs w:val="22"/>
        </w:rPr>
        <w:t>c</w:t>
      </w:r>
      <w:r w:rsidR="002D6EAD" w:rsidRPr="008B74EC">
        <w:rPr>
          <w:rFonts w:asciiTheme="majorBidi" w:hAnsiTheme="majorBidi" w:cstheme="majorBidi"/>
          <w:sz w:val="22"/>
          <w:szCs w:val="22"/>
        </w:rPr>
        <w:t>hild</w:t>
      </w:r>
      <w:r w:rsidR="00221A6D" w:rsidRPr="008B74EC">
        <w:rPr>
          <w:rFonts w:asciiTheme="majorBidi" w:hAnsiTheme="majorBidi" w:cstheme="majorBidi"/>
          <w:sz w:val="22"/>
          <w:szCs w:val="22"/>
        </w:rPr>
        <w:t>-</w:t>
      </w:r>
      <w:r w:rsidR="002D6EAD" w:rsidRPr="008B74EC">
        <w:rPr>
          <w:rFonts w:asciiTheme="majorBidi" w:hAnsiTheme="majorBidi" w:cstheme="majorBidi"/>
          <w:sz w:val="22"/>
          <w:szCs w:val="22"/>
        </w:rPr>
        <w:t xml:space="preserve">related </w:t>
      </w:r>
      <w:r w:rsidR="000E2398" w:rsidRPr="008B74EC">
        <w:rPr>
          <w:rFonts w:asciiTheme="majorBidi" w:hAnsiTheme="majorBidi" w:cstheme="majorBidi"/>
          <w:sz w:val="22"/>
          <w:szCs w:val="22"/>
        </w:rPr>
        <w:t>variable</w:t>
      </w:r>
      <w:r w:rsidR="00CB5D2C" w:rsidRPr="008B74EC">
        <w:rPr>
          <w:rFonts w:asciiTheme="majorBidi" w:hAnsiTheme="majorBidi" w:cstheme="majorBidi"/>
          <w:sz w:val="22"/>
          <w:szCs w:val="22"/>
        </w:rPr>
        <w:t xml:space="preserve"> </w:t>
      </w:r>
      <w:r w:rsidR="00ED12CD" w:rsidRPr="008B74EC">
        <w:rPr>
          <w:rFonts w:asciiTheme="majorBidi" w:hAnsiTheme="majorBidi" w:cstheme="majorBidi"/>
          <w:sz w:val="22"/>
          <w:szCs w:val="22"/>
        </w:rPr>
        <w:t xml:space="preserve">consisting of </w:t>
      </w:r>
      <w:r w:rsidR="009F7833" w:rsidRPr="008B74EC">
        <w:rPr>
          <w:rFonts w:asciiTheme="majorBidi" w:hAnsiTheme="majorBidi" w:cstheme="majorBidi"/>
          <w:sz w:val="22"/>
          <w:szCs w:val="22"/>
        </w:rPr>
        <w:t xml:space="preserve">sex of </w:t>
      </w:r>
      <w:r w:rsidR="000E2398" w:rsidRPr="008B74EC">
        <w:rPr>
          <w:rFonts w:asciiTheme="majorBidi" w:hAnsiTheme="majorBidi" w:cstheme="majorBidi"/>
          <w:sz w:val="22"/>
          <w:szCs w:val="22"/>
        </w:rPr>
        <w:t xml:space="preserve">the </w:t>
      </w:r>
      <w:r w:rsidR="009F7833" w:rsidRPr="008B74EC">
        <w:rPr>
          <w:rFonts w:asciiTheme="majorBidi" w:hAnsiTheme="majorBidi" w:cstheme="majorBidi"/>
          <w:sz w:val="22"/>
          <w:szCs w:val="22"/>
        </w:rPr>
        <w:t>child (male/female</w:t>
      </w:r>
      <w:r w:rsidR="00C25902" w:rsidRPr="008B74EC">
        <w:rPr>
          <w:rFonts w:asciiTheme="majorBidi" w:hAnsiTheme="majorBidi" w:cstheme="majorBidi"/>
          <w:sz w:val="22"/>
          <w:szCs w:val="22"/>
        </w:rPr>
        <w:t>)</w:t>
      </w:r>
      <w:r w:rsidR="00A94FD7" w:rsidRPr="008B74EC">
        <w:rPr>
          <w:rFonts w:asciiTheme="majorBidi" w:hAnsiTheme="majorBidi" w:cstheme="majorBidi"/>
          <w:sz w:val="22"/>
          <w:szCs w:val="22"/>
        </w:rPr>
        <w:t>, and parents</w:t>
      </w:r>
      <w:r w:rsidR="00221A6D" w:rsidRPr="008B74EC">
        <w:rPr>
          <w:rFonts w:asciiTheme="majorBidi" w:hAnsiTheme="majorBidi" w:cstheme="majorBidi"/>
          <w:sz w:val="22"/>
          <w:szCs w:val="22"/>
        </w:rPr>
        <w:t>-related variables</w:t>
      </w:r>
      <w:r w:rsidR="00A94FD7" w:rsidRPr="008B74EC">
        <w:rPr>
          <w:rFonts w:asciiTheme="majorBidi" w:hAnsiTheme="majorBidi" w:cstheme="majorBidi"/>
          <w:sz w:val="22"/>
          <w:szCs w:val="22"/>
        </w:rPr>
        <w:t xml:space="preserve"> consisting of</w:t>
      </w:r>
      <w:r w:rsidR="000511C4" w:rsidRPr="008B74EC">
        <w:rPr>
          <w:rFonts w:asciiTheme="majorBidi" w:hAnsiTheme="majorBidi" w:cstheme="majorBidi"/>
          <w:sz w:val="22"/>
          <w:szCs w:val="22"/>
        </w:rPr>
        <w:t xml:space="preserve"> </w:t>
      </w:r>
      <w:r w:rsidR="00AE32C5" w:rsidRPr="008B74EC">
        <w:rPr>
          <w:rFonts w:asciiTheme="majorBidi" w:hAnsiTheme="majorBidi" w:cstheme="majorBidi"/>
          <w:sz w:val="22"/>
          <w:szCs w:val="22"/>
        </w:rPr>
        <w:t>parity (Primipara/Multipara)</w:t>
      </w:r>
      <w:r w:rsidR="00557714" w:rsidRPr="008B74EC">
        <w:rPr>
          <w:rFonts w:asciiTheme="majorBidi" w:hAnsiTheme="majorBidi" w:cstheme="majorBidi"/>
          <w:sz w:val="22"/>
          <w:szCs w:val="22"/>
        </w:rPr>
        <w:t xml:space="preserve">, mother’s anemia status (a mother was considered anemic if the level was less than 11.0 gm/deciliter. </w:t>
      </w:r>
      <w:r w:rsidR="00557714" w:rsidRPr="008B74EC">
        <w:rPr>
          <w:rFonts w:asciiTheme="majorBidi" w:hAnsiTheme="majorBidi" w:cstheme="majorBidi"/>
          <w:sz w:val="22"/>
          <w:szCs w:val="22"/>
        </w:rPr>
        <w:fldChar w:fldCharType="begin"/>
      </w:r>
      <w:r w:rsidR="0022396A" w:rsidRPr="008B74EC">
        <w:rPr>
          <w:rFonts w:asciiTheme="majorBidi" w:hAnsiTheme="majorBidi" w:cstheme="majorBidi"/>
          <w:sz w:val="22"/>
          <w:szCs w:val="22"/>
        </w:rPr>
        <w:instrText xml:space="preserve"> ADDIN ZOTERO_ITEM CSL_CITATION {"citationID":"3ePRxePV","properties":{"formattedCitation":"[13]","plainCitation":"[13]","noteIndex":0},"citationItems":[{"id":653,"uris":["http://zotero.org/users/3118180/items/V9GGFC5V"],"itemData":{"id":653,"type":"report","event-place":"Kathmandu,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557714" w:rsidRPr="008B74EC">
        <w:rPr>
          <w:rFonts w:asciiTheme="majorBidi" w:hAnsiTheme="majorBidi" w:cstheme="majorBidi"/>
          <w:sz w:val="22"/>
          <w:szCs w:val="22"/>
        </w:rPr>
        <w:fldChar w:fldCharType="separate"/>
      </w:r>
      <w:r w:rsidR="00557714" w:rsidRPr="008B74EC">
        <w:rPr>
          <w:rFonts w:asciiTheme="majorBidi" w:hAnsiTheme="majorBidi" w:cstheme="majorBidi"/>
          <w:sz w:val="22"/>
          <w:szCs w:val="22"/>
        </w:rPr>
        <w:t>[13]</w:t>
      </w:r>
      <w:r w:rsidR="00557714" w:rsidRPr="008B74EC">
        <w:rPr>
          <w:rFonts w:asciiTheme="majorBidi" w:hAnsiTheme="majorBidi" w:cstheme="majorBidi"/>
          <w:sz w:val="22"/>
          <w:szCs w:val="22"/>
        </w:rPr>
        <w:fldChar w:fldCharType="end"/>
      </w:r>
      <w:r w:rsidR="00557714" w:rsidRPr="008B74EC">
        <w:rPr>
          <w:rFonts w:asciiTheme="majorBidi" w:hAnsiTheme="majorBidi" w:cstheme="majorBidi"/>
          <w:sz w:val="22"/>
          <w:szCs w:val="22"/>
        </w:rPr>
        <w:t>)</w:t>
      </w:r>
      <w:r w:rsidR="00A94FD7" w:rsidRPr="008B74EC">
        <w:rPr>
          <w:rFonts w:asciiTheme="majorBidi" w:hAnsiTheme="majorBidi" w:cstheme="majorBidi"/>
          <w:sz w:val="22"/>
          <w:szCs w:val="22"/>
        </w:rPr>
        <w:t xml:space="preserve"> and father’s education (no education/basic level/secondary and higher level).</w:t>
      </w:r>
    </w:p>
    <w:p w14:paraId="559177A3" w14:textId="77777777" w:rsidR="00C25902" w:rsidRPr="008B74EC" w:rsidRDefault="00C25902" w:rsidP="00775DF7">
      <w:pPr>
        <w:spacing w:line="360" w:lineRule="auto"/>
        <w:jc w:val="both"/>
        <w:rPr>
          <w:rFonts w:asciiTheme="majorBidi" w:hAnsiTheme="majorBidi" w:cstheme="majorBidi"/>
          <w:sz w:val="22"/>
          <w:szCs w:val="22"/>
        </w:rPr>
      </w:pPr>
    </w:p>
    <w:p w14:paraId="56629848" w14:textId="5EC216E9" w:rsidR="00D22E1C" w:rsidRPr="008B74EC" w:rsidRDefault="00D22E1C" w:rsidP="00775DF7">
      <w:pPr>
        <w:spacing w:line="360" w:lineRule="auto"/>
        <w:jc w:val="both"/>
        <w:rPr>
          <w:rFonts w:asciiTheme="majorBidi" w:hAnsiTheme="majorBidi" w:cstheme="majorBidi"/>
          <w:sz w:val="22"/>
          <w:szCs w:val="22"/>
        </w:rPr>
      </w:pPr>
      <w:r w:rsidRPr="008B74EC">
        <w:rPr>
          <w:rFonts w:asciiTheme="majorBidi" w:hAnsiTheme="majorBidi" w:cstheme="majorBidi"/>
          <w:i/>
          <w:iCs/>
          <w:sz w:val="22"/>
          <w:szCs w:val="22"/>
        </w:rPr>
        <w:lastRenderedPageBreak/>
        <w:t xml:space="preserve">Statistical </w:t>
      </w:r>
      <w:r w:rsidR="003B6DAB" w:rsidRPr="008B74EC">
        <w:rPr>
          <w:rFonts w:asciiTheme="majorBidi" w:hAnsiTheme="majorBidi" w:cstheme="majorBidi"/>
          <w:i/>
          <w:iCs/>
          <w:sz w:val="22"/>
          <w:szCs w:val="22"/>
        </w:rPr>
        <w:t>analysis</w:t>
      </w:r>
    </w:p>
    <w:p w14:paraId="6217E6BE" w14:textId="01FE65E5" w:rsidR="001005AC" w:rsidRPr="008B74EC" w:rsidRDefault="239F97A0" w:rsidP="3F0A622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We </w:t>
      </w:r>
      <w:r w:rsidR="7B1DE2FE" w:rsidRPr="008B74EC">
        <w:rPr>
          <w:rFonts w:asciiTheme="majorBidi" w:hAnsiTheme="majorBidi" w:cstheme="majorBidi"/>
          <w:sz w:val="22"/>
          <w:szCs w:val="22"/>
        </w:rPr>
        <w:t>conduct</w:t>
      </w:r>
      <w:r w:rsidR="3402E99D" w:rsidRPr="008B74EC">
        <w:rPr>
          <w:rFonts w:asciiTheme="majorBidi" w:hAnsiTheme="majorBidi" w:cstheme="majorBidi"/>
          <w:sz w:val="22"/>
          <w:szCs w:val="22"/>
        </w:rPr>
        <w:t>ed</w:t>
      </w:r>
      <w:r w:rsidR="7B1DE2FE" w:rsidRPr="008B74EC">
        <w:rPr>
          <w:rFonts w:asciiTheme="majorBidi" w:hAnsiTheme="majorBidi" w:cstheme="majorBidi"/>
          <w:sz w:val="22"/>
          <w:szCs w:val="22"/>
        </w:rPr>
        <w:t xml:space="preserve"> pre-analytical processing </w:t>
      </w:r>
      <w:r w:rsidR="175F7F93" w:rsidRPr="008B74EC">
        <w:rPr>
          <w:rFonts w:asciiTheme="majorBidi" w:hAnsiTheme="majorBidi" w:cstheme="majorBidi"/>
          <w:sz w:val="22"/>
          <w:szCs w:val="22"/>
        </w:rPr>
        <w:t xml:space="preserve">and statistical analysis using </w:t>
      </w:r>
      <w:r w:rsidR="1F7956A3" w:rsidRPr="008B74EC">
        <w:rPr>
          <w:rFonts w:asciiTheme="majorBidi" w:hAnsiTheme="majorBidi" w:cstheme="majorBidi"/>
          <w:sz w:val="22"/>
          <w:szCs w:val="22"/>
        </w:rPr>
        <w:t>R version 4.3.2</w:t>
      </w:r>
      <w:r w:rsidR="00070554" w:rsidRPr="008B74EC">
        <w:rPr>
          <w:rFonts w:asciiTheme="majorBidi" w:hAnsiTheme="majorBidi" w:cstheme="majorBidi"/>
          <w:sz w:val="22"/>
          <w:szCs w:val="22"/>
        </w:rPr>
        <w:t xml:space="preserve">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{"citationID":"FzVOHnnX","properties":{"formattedCitation":"[33]","plainCitation":"[33]","noteIndex":0},"citationItems":[{"id":315,"uris":["http://zotero.org/users/3118180/items/8UW3AF63"],"itemData":{"id":315,"type":"software","event-place":"Vienna,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[33]</w:t>
      </w:r>
      <w:r w:rsidRPr="008B74EC">
        <w:rPr>
          <w:rFonts w:asciiTheme="majorBidi" w:hAnsiTheme="majorBidi" w:cstheme="majorBidi"/>
          <w:sz w:val="22"/>
          <w:szCs w:val="22"/>
        </w:rPr>
        <w:fldChar w:fldCharType="end"/>
      </w:r>
      <w:r w:rsidR="00070554" w:rsidRPr="008B74EC">
        <w:rPr>
          <w:rFonts w:asciiTheme="majorBidi" w:hAnsiTheme="majorBidi" w:cstheme="majorBidi"/>
          <w:sz w:val="22"/>
          <w:szCs w:val="22"/>
        </w:rPr>
        <w:t xml:space="preserve"> and R studio </w:t>
      </w:r>
      <w:r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{"citationID":"WVAyfC1p","properties":{"formattedCitation":"[34]","plainCitation":"[34]","noteIndex":0},"citationItems":[{"id":316,"uris":["http://zotero.org/users/3118180/items/MPSAL4DQ"],"itemData":{"id":316,"type":"software","event-place":"RStudio,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[34]</w:t>
      </w:r>
      <w:r w:rsidRPr="008B74EC">
        <w:rPr>
          <w:rFonts w:asciiTheme="majorBidi" w:hAnsiTheme="majorBidi" w:cstheme="majorBidi"/>
          <w:sz w:val="22"/>
          <w:szCs w:val="22"/>
        </w:rPr>
        <w:fldChar w:fldCharType="end"/>
      </w:r>
      <w:r w:rsidR="1F7956A3" w:rsidRPr="008B74EC">
        <w:rPr>
          <w:rFonts w:asciiTheme="majorBidi" w:hAnsiTheme="majorBidi" w:cstheme="majorBidi"/>
          <w:sz w:val="22"/>
          <w:szCs w:val="22"/>
        </w:rPr>
        <w:t xml:space="preserve">. </w:t>
      </w:r>
      <w:r w:rsidR="4DD4251E"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 xml:space="preserve">carried out </w:t>
      </w:r>
      <w:r w:rsidR="000E69DF" w:rsidRPr="008B74EC">
        <w:rPr>
          <w:rFonts w:asciiTheme="majorBidi" w:hAnsiTheme="majorBidi" w:cstheme="majorBidi"/>
          <w:sz w:val="22"/>
          <w:szCs w:val="22"/>
        </w:rPr>
        <w:t>weighted</w:t>
      </w:r>
      <w:r w:rsidR="3402E99D"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descriptive and inferential analysis</w:t>
      </w:r>
      <w:r w:rsidR="00706F39" w:rsidRPr="008B74EC">
        <w:rPr>
          <w:rFonts w:asciiTheme="majorBidi" w:hAnsiTheme="majorBidi" w:cstheme="majorBidi"/>
          <w:sz w:val="22"/>
          <w:szCs w:val="22"/>
        </w:rPr>
        <w:t xml:space="preserve"> using </w:t>
      </w:r>
      <w:r w:rsidR="0015283C" w:rsidRPr="008B74EC">
        <w:rPr>
          <w:rFonts w:asciiTheme="majorBidi" w:hAnsiTheme="majorBidi" w:cstheme="majorBidi"/>
          <w:sz w:val="22"/>
          <w:szCs w:val="22"/>
        </w:rPr>
        <w:t xml:space="preserve">the </w:t>
      </w:r>
      <w:r w:rsidR="004353EB" w:rsidRPr="008B74EC">
        <w:rPr>
          <w:rFonts w:asciiTheme="majorBidi" w:hAnsiTheme="majorBidi" w:cstheme="majorBidi"/>
          <w:sz w:val="22"/>
          <w:szCs w:val="22"/>
        </w:rPr>
        <w:t>“survey” package to address complex survey design and non-response</w:t>
      </w:r>
      <w:r w:rsidR="6A3EDDA1" w:rsidRPr="008B74EC">
        <w:rPr>
          <w:rFonts w:asciiTheme="majorBidi" w:hAnsiTheme="majorBidi" w:cstheme="majorBidi"/>
          <w:sz w:val="22"/>
          <w:szCs w:val="22"/>
        </w:rPr>
        <w:t xml:space="preserve">. </w:t>
      </w:r>
      <w:del w:id="102" w:author="Bikram Adhikari (bdhikari)" w:date="2025-12-10T16:22:00Z" w16du:dateUtc="2025-12-10T22:22:00Z">
        <w:r w:rsidR="3791115A" w:rsidRPr="008B74EC" w:rsidDel="00D561B1">
          <w:rPr>
            <w:rFonts w:asciiTheme="majorBidi" w:hAnsiTheme="majorBidi" w:cstheme="majorBidi"/>
            <w:sz w:val="22"/>
            <w:szCs w:val="22"/>
          </w:rPr>
          <w:delText>W</w:delText>
        </w:r>
        <w:r w:rsidR="6A3EDDA1" w:rsidRPr="008B74EC" w:rsidDel="00D561B1">
          <w:rPr>
            <w:rFonts w:asciiTheme="majorBidi" w:hAnsiTheme="majorBidi" w:cstheme="majorBidi"/>
            <w:sz w:val="22"/>
            <w:szCs w:val="22"/>
          </w:rPr>
          <w:delText>e present</w:delText>
        </w:r>
        <w:r w:rsidR="3402E99D" w:rsidRPr="008B74EC" w:rsidDel="00D561B1">
          <w:rPr>
            <w:rFonts w:asciiTheme="majorBidi" w:hAnsiTheme="majorBidi" w:cstheme="majorBidi"/>
            <w:sz w:val="22"/>
            <w:szCs w:val="22"/>
          </w:rPr>
          <w:delText>ed</w:delText>
        </w:r>
        <w:r w:rsidR="6A3EDDA1" w:rsidRPr="008B74EC" w:rsidDel="00D561B1">
          <w:rPr>
            <w:rFonts w:asciiTheme="majorBidi" w:hAnsiTheme="majorBidi" w:cstheme="majorBidi"/>
            <w:sz w:val="22"/>
            <w:szCs w:val="22"/>
          </w:rPr>
          <w:delText xml:space="preserve"> </w:delText>
        </w:r>
        <w:r w:rsidR="3824DD92" w:rsidRPr="008B74EC" w:rsidDel="00D561B1">
          <w:rPr>
            <w:rFonts w:asciiTheme="majorBidi" w:hAnsiTheme="majorBidi" w:cstheme="majorBidi"/>
            <w:sz w:val="22"/>
            <w:szCs w:val="22"/>
          </w:rPr>
          <w:delText>p</w:delText>
        </w:r>
      </w:del>
      <w:ins w:id="103" w:author="Bikram Adhikari (bdhikari)" w:date="2025-12-10T16:22:00Z" w16du:dateUtc="2025-12-10T22:22:00Z">
        <w:r w:rsidR="00D561B1">
          <w:rPr>
            <w:rFonts w:asciiTheme="majorBidi" w:hAnsiTheme="majorBidi" w:cstheme="majorBidi"/>
            <w:sz w:val="22"/>
            <w:szCs w:val="22"/>
          </w:rPr>
          <w:t>P</w:t>
        </w:r>
      </w:ins>
      <w:r w:rsidR="47496903" w:rsidRPr="008B74EC">
        <w:rPr>
          <w:rFonts w:asciiTheme="majorBidi" w:hAnsiTheme="majorBidi" w:cstheme="majorBidi"/>
          <w:sz w:val="22"/>
          <w:szCs w:val="22"/>
        </w:rPr>
        <w:t xml:space="preserve">arametric numerical variables </w:t>
      </w:r>
      <w:ins w:id="104" w:author="Bikram Adhikari (bdhikari)" w:date="2025-12-10T16:22:00Z" w16du:dateUtc="2025-12-10T22:22:00Z">
        <w:r w:rsidR="00D561B1">
          <w:rPr>
            <w:rFonts w:asciiTheme="majorBidi" w:hAnsiTheme="majorBidi" w:cstheme="majorBidi"/>
            <w:sz w:val="22"/>
            <w:szCs w:val="22"/>
          </w:rPr>
          <w:t xml:space="preserve">were </w:t>
        </w:r>
      </w:ins>
      <w:ins w:id="105" w:author="Bikram Adhikari (bdhikari)" w:date="2025-12-10T16:23:00Z" w16du:dateUtc="2025-12-10T22:23:00Z">
        <w:r w:rsidR="00D561B1">
          <w:rPr>
            <w:rFonts w:asciiTheme="majorBidi" w:hAnsiTheme="majorBidi" w:cstheme="majorBidi"/>
            <w:sz w:val="22"/>
            <w:szCs w:val="22"/>
          </w:rPr>
          <w:t xml:space="preserve">presented </w:t>
        </w:r>
      </w:ins>
      <w:r w:rsidR="47496903" w:rsidRPr="008B74EC">
        <w:rPr>
          <w:rFonts w:asciiTheme="majorBidi" w:hAnsiTheme="majorBidi" w:cstheme="majorBidi"/>
          <w:sz w:val="22"/>
          <w:szCs w:val="22"/>
        </w:rPr>
        <w:t>as mean (</w:t>
      </w:r>
      <w:r w:rsidR="329BDAF7" w:rsidRPr="008B74EC">
        <w:rPr>
          <w:rFonts w:asciiTheme="majorBidi" w:hAnsiTheme="majorBidi" w:cstheme="majorBidi"/>
          <w:sz w:val="22"/>
          <w:szCs w:val="22"/>
        </w:rPr>
        <w:t>standard de</w:t>
      </w:r>
      <w:r w:rsidR="16E2CEC2" w:rsidRPr="008B74EC">
        <w:rPr>
          <w:rFonts w:asciiTheme="majorBidi" w:hAnsiTheme="majorBidi" w:cstheme="majorBidi"/>
          <w:sz w:val="22"/>
          <w:szCs w:val="22"/>
        </w:rPr>
        <w:t>viation</w:t>
      </w:r>
      <w:r w:rsidR="47496903" w:rsidRPr="008B74EC">
        <w:rPr>
          <w:rFonts w:asciiTheme="majorBidi" w:hAnsiTheme="majorBidi" w:cstheme="majorBidi"/>
          <w:sz w:val="22"/>
          <w:szCs w:val="22"/>
        </w:rPr>
        <w:t xml:space="preserve">) </w:t>
      </w:r>
      <w:r w:rsidR="74104F29" w:rsidRPr="008B74EC">
        <w:rPr>
          <w:rFonts w:asciiTheme="majorBidi" w:hAnsiTheme="majorBidi" w:cstheme="majorBidi"/>
          <w:sz w:val="22"/>
          <w:szCs w:val="22"/>
        </w:rPr>
        <w:t>a</w:t>
      </w:r>
      <w:r w:rsidR="4032C444" w:rsidRPr="008B74EC">
        <w:rPr>
          <w:rFonts w:asciiTheme="majorBidi" w:hAnsiTheme="majorBidi" w:cstheme="majorBidi"/>
          <w:sz w:val="22"/>
          <w:szCs w:val="22"/>
        </w:rPr>
        <w:t>nd</w:t>
      </w:r>
      <w:r w:rsidR="74104F29" w:rsidRPr="008B74EC">
        <w:rPr>
          <w:rFonts w:asciiTheme="majorBidi" w:hAnsiTheme="majorBidi" w:cstheme="majorBidi"/>
          <w:sz w:val="22"/>
          <w:szCs w:val="22"/>
        </w:rPr>
        <w:t xml:space="preserve"> non-parametric numerical variables as median (interquartile range)</w:t>
      </w:r>
      <w:ins w:id="106" w:author="Bikram Adhikari (bdhikari)" w:date="2025-12-10T16:24:00Z" w16du:dateUtc="2025-12-10T22:24:00Z">
        <w:r w:rsidR="00595CC6">
          <w:rPr>
            <w:rFonts w:asciiTheme="majorBidi" w:hAnsiTheme="majorBidi" w:cstheme="majorBidi"/>
            <w:sz w:val="22"/>
            <w:szCs w:val="22"/>
          </w:rPr>
          <w:t>.</w:t>
        </w:r>
      </w:ins>
      <w:del w:id="107" w:author="Bikram Adhikari (bdhikari)" w:date="2025-12-10T16:24:00Z" w16du:dateUtc="2025-12-10T22:24:00Z">
        <w:r w:rsidRPr="008B74EC" w:rsidDel="00595CC6">
          <w:rPr>
            <w:rFonts w:asciiTheme="majorBidi" w:hAnsiTheme="majorBidi" w:cstheme="majorBidi"/>
            <w:sz w:val="22"/>
            <w:szCs w:val="22"/>
          </w:rPr>
          <w:delText xml:space="preserve"> with their 95% confidence interval</w:delText>
        </w:r>
        <w:r w:rsidR="00A74C5D" w:rsidRPr="008B74EC" w:rsidDel="00595CC6">
          <w:rPr>
            <w:rFonts w:asciiTheme="majorBidi" w:hAnsiTheme="majorBidi" w:cstheme="majorBidi"/>
            <w:sz w:val="22"/>
            <w:szCs w:val="22"/>
          </w:rPr>
          <w:delText xml:space="preserve"> (CI)</w:delText>
        </w:r>
        <w:r w:rsidR="74104F29" w:rsidRPr="008B74EC" w:rsidDel="00595CC6">
          <w:rPr>
            <w:rFonts w:asciiTheme="majorBidi" w:hAnsiTheme="majorBidi" w:cstheme="majorBidi"/>
            <w:sz w:val="22"/>
            <w:szCs w:val="22"/>
          </w:rPr>
          <w:delText>.</w:delText>
        </w:r>
      </w:del>
      <w:r w:rsidR="74104F29" w:rsidRPr="008B74EC">
        <w:rPr>
          <w:rFonts w:asciiTheme="majorBidi" w:hAnsiTheme="majorBidi" w:cstheme="majorBidi"/>
          <w:sz w:val="22"/>
          <w:szCs w:val="22"/>
        </w:rPr>
        <w:t xml:space="preserve"> </w:t>
      </w:r>
      <w:r w:rsidR="6A3EDDA1" w:rsidRPr="008B74EC">
        <w:rPr>
          <w:rFonts w:asciiTheme="majorBidi" w:hAnsiTheme="majorBidi" w:cstheme="majorBidi"/>
          <w:sz w:val="22"/>
          <w:szCs w:val="22"/>
        </w:rPr>
        <w:t>We present</w:t>
      </w:r>
      <w:r w:rsidR="3402E99D" w:rsidRPr="008B74EC">
        <w:rPr>
          <w:rFonts w:asciiTheme="majorBidi" w:hAnsiTheme="majorBidi" w:cstheme="majorBidi"/>
          <w:sz w:val="22"/>
          <w:szCs w:val="22"/>
        </w:rPr>
        <w:t>ed</w:t>
      </w:r>
      <w:r w:rsidR="6A3EDDA1" w:rsidRPr="008B74EC">
        <w:rPr>
          <w:rFonts w:asciiTheme="majorBidi" w:hAnsiTheme="majorBidi" w:cstheme="majorBidi"/>
          <w:sz w:val="22"/>
          <w:szCs w:val="22"/>
        </w:rPr>
        <w:t xml:space="preserve"> c</w:t>
      </w:r>
      <w:r w:rsidR="74104F29" w:rsidRPr="008B74EC">
        <w:rPr>
          <w:rFonts w:asciiTheme="majorBidi" w:hAnsiTheme="majorBidi" w:cstheme="majorBidi"/>
          <w:sz w:val="22"/>
          <w:szCs w:val="22"/>
        </w:rPr>
        <w:t>ategorical variables as frequency</w:t>
      </w:r>
      <w:r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percent,</w:t>
      </w:r>
      <w:r w:rsidRPr="008B74EC">
        <w:rPr>
          <w:rFonts w:asciiTheme="majorBidi" w:hAnsiTheme="majorBidi" w:cstheme="majorBidi"/>
          <w:sz w:val="22"/>
          <w:szCs w:val="22"/>
        </w:rPr>
        <w:t xml:space="preserve"> and their </w:t>
      </w:r>
      <w:ins w:id="108" w:author="Bikram Adhikari (bdhikari)" w:date="2025-12-10T16:24:00Z" w16du:dateUtc="2025-12-10T22:24:00Z">
        <w:r w:rsidR="00595CC6" w:rsidRPr="008B74EC">
          <w:rPr>
            <w:rFonts w:asciiTheme="majorBidi" w:hAnsiTheme="majorBidi" w:cstheme="majorBidi"/>
            <w:sz w:val="22"/>
            <w:szCs w:val="22"/>
          </w:rPr>
          <w:t>95% confidence interval (CI)</w:t>
        </w:r>
      </w:ins>
      <w:del w:id="109" w:author="Bikram Adhikari (bdhikari)" w:date="2025-12-10T16:24:00Z" w16du:dateUtc="2025-12-10T22:24:00Z">
        <w:r w:rsidRPr="008B74EC" w:rsidDel="00595CC6">
          <w:rPr>
            <w:rFonts w:asciiTheme="majorBidi" w:hAnsiTheme="majorBidi" w:cstheme="majorBidi"/>
            <w:sz w:val="22"/>
            <w:szCs w:val="22"/>
          </w:rPr>
          <w:delText>95%</w:delText>
        </w:r>
        <w:r w:rsidR="00C778F7" w:rsidRPr="008B74EC" w:rsidDel="00595CC6">
          <w:rPr>
            <w:rFonts w:asciiTheme="majorBidi" w:hAnsiTheme="majorBidi" w:cstheme="majorBidi"/>
            <w:sz w:val="22"/>
            <w:szCs w:val="22"/>
          </w:rPr>
          <w:delText xml:space="preserve"> </w:delText>
        </w:r>
        <w:r w:rsidR="00A74C5D" w:rsidRPr="008B74EC" w:rsidDel="00595CC6">
          <w:rPr>
            <w:rFonts w:asciiTheme="majorBidi" w:hAnsiTheme="majorBidi" w:cstheme="majorBidi"/>
            <w:sz w:val="22"/>
            <w:szCs w:val="22"/>
          </w:rPr>
          <w:delText>CI</w:delText>
        </w:r>
      </w:del>
      <w:r w:rsidRPr="008B74EC">
        <w:rPr>
          <w:rFonts w:asciiTheme="majorBidi" w:hAnsiTheme="majorBidi" w:cstheme="majorBidi"/>
          <w:sz w:val="22"/>
          <w:szCs w:val="22"/>
        </w:rPr>
        <w:t>.</w:t>
      </w:r>
      <w:r w:rsidR="42C8EC20" w:rsidRPr="008B74EC">
        <w:rPr>
          <w:rFonts w:asciiTheme="majorBidi" w:hAnsiTheme="majorBidi" w:cstheme="majorBidi"/>
          <w:sz w:val="22"/>
          <w:szCs w:val="22"/>
        </w:rPr>
        <w:t xml:space="preserve"> </w:t>
      </w:r>
      <w:r w:rsidR="3791115A" w:rsidRPr="008B74EC">
        <w:rPr>
          <w:rFonts w:asciiTheme="majorBidi" w:hAnsiTheme="majorBidi" w:cstheme="majorBidi"/>
          <w:sz w:val="22"/>
          <w:szCs w:val="22"/>
        </w:rPr>
        <w:t>W</w:t>
      </w:r>
      <w:r w:rsidR="64BBEE9D" w:rsidRPr="008B74EC">
        <w:rPr>
          <w:rFonts w:asciiTheme="majorBidi" w:hAnsiTheme="majorBidi" w:cstheme="majorBidi"/>
          <w:sz w:val="22"/>
          <w:szCs w:val="22"/>
        </w:rPr>
        <w:t>e compute</w:t>
      </w:r>
      <w:r w:rsidR="3402E99D" w:rsidRPr="008B74EC">
        <w:rPr>
          <w:rFonts w:asciiTheme="majorBidi" w:hAnsiTheme="majorBidi" w:cstheme="majorBidi"/>
          <w:sz w:val="22"/>
          <w:szCs w:val="22"/>
        </w:rPr>
        <w:t>d</w:t>
      </w:r>
      <w:r w:rsidR="64BBEE9D" w:rsidRPr="008B74EC">
        <w:rPr>
          <w:rFonts w:asciiTheme="majorBidi" w:hAnsiTheme="majorBidi" w:cstheme="majorBidi"/>
          <w:sz w:val="22"/>
          <w:szCs w:val="22"/>
        </w:rPr>
        <w:t xml:space="preserve"> </w:t>
      </w:r>
      <w:r w:rsidR="48D3863D"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64BBEE9D" w:rsidRPr="008B74EC">
        <w:rPr>
          <w:rFonts w:asciiTheme="majorBidi" w:hAnsiTheme="majorBidi" w:cstheme="majorBidi"/>
          <w:sz w:val="22"/>
          <w:szCs w:val="22"/>
        </w:rPr>
        <w:t>prevalence</w:t>
      </w:r>
      <w:r w:rsidR="186C920C" w:rsidRPr="008B74EC">
        <w:rPr>
          <w:rFonts w:asciiTheme="majorBidi" w:hAnsiTheme="majorBidi" w:cstheme="majorBidi"/>
          <w:sz w:val="22"/>
          <w:szCs w:val="22"/>
        </w:rPr>
        <w:t xml:space="preserve"> and 95% CI</w:t>
      </w:r>
      <w:r w:rsidR="64BBEE9D" w:rsidRPr="008B74EC">
        <w:rPr>
          <w:rFonts w:asciiTheme="majorBidi" w:hAnsiTheme="majorBidi" w:cstheme="majorBidi"/>
          <w:sz w:val="22"/>
          <w:szCs w:val="22"/>
        </w:rPr>
        <w:t xml:space="preserve"> </w:t>
      </w:r>
      <w:r w:rsidR="285E026A" w:rsidRPr="008B74EC">
        <w:rPr>
          <w:rFonts w:asciiTheme="majorBidi" w:hAnsiTheme="majorBidi" w:cstheme="majorBidi"/>
          <w:sz w:val="22"/>
          <w:szCs w:val="22"/>
        </w:rPr>
        <w:t xml:space="preserve">using </w:t>
      </w:r>
      <w:r w:rsidR="1B0CDA71" w:rsidRPr="008B74EC">
        <w:rPr>
          <w:rFonts w:asciiTheme="majorBidi" w:hAnsiTheme="majorBidi" w:cstheme="majorBidi"/>
          <w:sz w:val="22"/>
          <w:szCs w:val="22"/>
        </w:rPr>
        <w:t xml:space="preserve">the </w:t>
      </w:r>
      <w:r w:rsidR="605FAC46" w:rsidRPr="008B74EC">
        <w:rPr>
          <w:rFonts w:asciiTheme="majorBidi" w:hAnsiTheme="majorBidi" w:cstheme="majorBidi"/>
          <w:sz w:val="22"/>
          <w:szCs w:val="22"/>
        </w:rPr>
        <w:t>Wilson</w:t>
      </w:r>
      <w:r w:rsidR="285E026A" w:rsidRPr="008B74EC">
        <w:rPr>
          <w:rFonts w:asciiTheme="majorBidi" w:hAnsiTheme="majorBidi" w:cstheme="majorBidi"/>
          <w:sz w:val="22"/>
          <w:szCs w:val="22"/>
        </w:rPr>
        <w:t xml:space="preserve"> method</w:t>
      </w:r>
      <w:r w:rsidR="59DCED7C" w:rsidRPr="008B74EC">
        <w:rPr>
          <w:rFonts w:asciiTheme="majorBidi" w:hAnsiTheme="majorBidi" w:cstheme="majorBidi"/>
          <w:sz w:val="22"/>
          <w:szCs w:val="22"/>
        </w:rPr>
        <w:t>.</w:t>
      </w:r>
      <w:r w:rsidR="001C773B" w:rsidRPr="008B74EC">
        <w:rPr>
          <w:rFonts w:asciiTheme="majorBidi" w:hAnsiTheme="majorBidi" w:cstheme="majorBidi"/>
          <w:sz w:val="22"/>
          <w:szCs w:val="22"/>
        </w:rPr>
        <w:t xml:space="preserve"> </w:t>
      </w:r>
    </w:p>
    <w:p w14:paraId="51B0AF56" w14:textId="5C0EB0E9" w:rsidR="00E5182F" w:rsidRPr="008B74EC" w:rsidRDefault="42C8EC20" w:rsidP="001245B7">
      <w:pPr>
        <w:spacing w:line="360" w:lineRule="auto"/>
        <w:rPr>
          <w:rFonts w:asciiTheme="majorBidi" w:hAnsiTheme="majorBidi" w:cstheme="majorBidi"/>
          <w:b/>
          <w:bCs/>
          <w:sz w:val="22"/>
          <w:szCs w:val="22"/>
        </w:rPr>
      </w:pPr>
      <w:r w:rsidRPr="008B74EC">
        <w:rPr>
          <w:rFonts w:asciiTheme="majorBidi" w:hAnsiTheme="majorBidi" w:cstheme="majorBidi"/>
          <w:sz w:val="22"/>
          <w:szCs w:val="22"/>
        </w:rPr>
        <w:t xml:space="preserve">We </w:t>
      </w:r>
      <w:r w:rsidR="3402E99D" w:rsidRPr="008B74EC">
        <w:rPr>
          <w:rFonts w:asciiTheme="majorBidi" w:hAnsiTheme="majorBidi" w:cstheme="majorBidi"/>
          <w:sz w:val="22"/>
          <w:szCs w:val="22"/>
        </w:rPr>
        <w:t>performed</w:t>
      </w:r>
      <w:r w:rsidR="7D45F1CD" w:rsidRPr="008B74EC">
        <w:rPr>
          <w:rFonts w:asciiTheme="majorBidi" w:hAnsiTheme="majorBidi" w:cstheme="majorBidi"/>
          <w:sz w:val="22"/>
          <w:szCs w:val="22"/>
        </w:rPr>
        <w:t xml:space="preserve"> </w:t>
      </w:r>
      <w:r w:rsidR="56567220" w:rsidRPr="008B74EC">
        <w:rPr>
          <w:rFonts w:asciiTheme="majorBidi" w:hAnsiTheme="majorBidi" w:cstheme="majorBidi"/>
          <w:sz w:val="22"/>
          <w:szCs w:val="22"/>
        </w:rPr>
        <w:t>multivariable</w:t>
      </w:r>
      <w:r w:rsidR="562FE212" w:rsidRPr="008B74EC">
        <w:rPr>
          <w:rFonts w:asciiTheme="majorBidi" w:hAnsiTheme="majorBidi" w:cstheme="majorBidi"/>
          <w:sz w:val="22"/>
          <w:szCs w:val="22"/>
        </w:rPr>
        <w:t xml:space="preserve"> </w:t>
      </w:r>
      <w:r w:rsidR="4FC6AB31" w:rsidRPr="008B74EC">
        <w:rPr>
          <w:rFonts w:asciiTheme="majorBidi" w:hAnsiTheme="majorBidi" w:cstheme="majorBidi"/>
          <w:sz w:val="22"/>
          <w:szCs w:val="22"/>
        </w:rPr>
        <w:t>multinomial logistic regression</w:t>
      </w:r>
      <w:del w:id="110" w:author="Bikram Adhikari (bdhikari)" w:date="2025-12-10T16:24:00Z" w16du:dateUtc="2025-12-10T22:24:00Z">
        <w:r w:rsidR="1668CE30" w:rsidRPr="008B74EC" w:rsidDel="00407FFD">
          <w:rPr>
            <w:rFonts w:asciiTheme="majorBidi" w:hAnsiTheme="majorBidi" w:cstheme="majorBidi"/>
            <w:sz w:val="22"/>
            <w:szCs w:val="22"/>
          </w:rPr>
          <w:delText>,</w:delText>
        </w:r>
      </w:del>
      <w:r w:rsidR="1668CE30"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 xml:space="preserve">to determine </w:t>
      </w:r>
      <w:r w:rsidR="101F991C" w:rsidRPr="008B74EC">
        <w:rPr>
          <w:rFonts w:asciiTheme="majorBidi" w:hAnsiTheme="majorBidi" w:cstheme="majorBidi"/>
          <w:sz w:val="22"/>
          <w:szCs w:val="22"/>
        </w:rPr>
        <w:t>the</w:t>
      </w:r>
      <w:r w:rsidR="562FE212" w:rsidRPr="008B74EC">
        <w:rPr>
          <w:rFonts w:asciiTheme="majorBidi" w:hAnsiTheme="majorBidi" w:cstheme="majorBidi"/>
          <w:sz w:val="22"/>
          <w:szCs w:val="22"/>
        </w:rPr>
        <w:t xml:space="preserve"> </w:t>
      </w:r>
      <w:r w:rsidR="099E5EF0" w:rsidRPr="008B74EC">
        <w:rPr>
          <w:rFonts w:asciiTheme="majorBidi" w:hAnsiTheme="majorBidi" w:cstheme="majorBidi"/>
          <w:sz w:val="22"/>
          <w:szCs w:val="22"/>
        </w:rPr>
        <w:t>association</w:t>
      </w:r>
      <w:r w:rsidR="0FCF7AC8" w:rsidRPr="008B74EC">
        <w:rPr>
          <w:rFonts w:asciiTheme="majorBidi" w:hAnsiTheme="majorBidi" w:cstheme="majorBidi"/>
          <w:sz w:val="22"/>
          <w:szCs w:val="22"/>
        </w:rPr>
        <w:t xml:space="preserve"> between </w:t>
      </w:r>
      <w:ins w:id="111" w:author="Bikram Adhikari (bdhikari)" w:date="2025-12-10T16:24:00Z" w16du:dateUtc="2025-12-10T22:24:00Z">
        <w:r w:rsidR="00407FFD">
          <w:rPr>
            <w:rFonts w:asciiTheme="majorBidi" w:hAnsiTheme="majorBidi" w:cstheme="majorBidi"/>
            <w:sz w:val="22"/>
            <w:szCs w:val="22"/>
          </w:rPr>
          <w:t xml:space="preserve">the </w:t>
        </w:r>
      </w:ins>
      <w:del w:id="112" w:author="Bikram Adhikari (bdhikari)" w:date="2025-12-10T16:21:00Z" w16du:dateUtc="2025-12-10T22:21:00Z">
        <w:r w:rsidR="3D670E56" w:rsidRPr="008B74EC" w:rsidDel="00770036">
          <w:rPr>
            <w:rFonts w:asciiTheme="majorBidi" w:hAnsiTheme="majorBidi" w:cstheme="majorBidi"/>
            <w:sz w:val="22"/>
            <w:szCs w:val="22"/>
          </w:rPr>
          <w:delText>the</w:delText>
        </w:r>
        <w:r w:rsidR="562FE212" w:rsidRPr="008B74EC" w:rsidDel="00770036">
          <w:rPr>
            <w:rFonts w:asciiTheme="majorBidi" w:hAnsiTheme="majorBidi" w:cstheme="majorBidi"/>
            <w:sz w:val="22"/>
            <w:szCs w:val="22"/>
          </w:rPr>
          <w:delText xml:space="preserve"> </w:delText>
        </w:r>
      </w:del>
      <w:ins w:id="113" w:author="Bikram Adhikari (bdhikari)" w:date="2025-12-10T16:21:00Z" w16du:dateUtc="2025-12-10T22:21:00Z">
        <w:r w:rsidR="0006049F">
          <w:rPr>
            <w:rFonts w:asciiTheme="majorBidi" w:hAnsiTheme="majorBidi" w:cstheme="majorBidi"/>
            <w:sz w:val="22"/>
            <w:szCs w:val="22"/>
          </w:rPr>
          <w:t xml:space="preserve">coexistence of </w:t>
        </w:r>
        <w:r w:rsidR="00770036" w:rsidRPr="008B74EC">
          <w:rPr>
            <w:rFonts w:asciiTheme="majorBidi" w:hAnsiTheme="majorBidi" w:cstheme="majorBidi"/>
            <w:sz w:val="22"/>
            <w:szCs w:val="22"/>
          </w:rPr>
          <w:t xml:space="preserve"> </w:t>
        </w:r>
      </w:ins>
      <w:del w:id="114" w:author="Bikram Adhikari (bdhikari)" w:date="2025-12-10T16:17:00Z" w16du:dateUtc="2025-12-10T22:17:00Z">
        <w:r w:rsidR="6C025962" w:rsidRPr="008B74EC" w:rsidDel="00B21A94">
          <w:rPr>
            <w:rFonts w:asciiTheme="majorBidi" w:hAnsiTheme="majorBidi" w:cstheme="majorBidi"/>
            <w:sz w:val="22"/>
            <w:szCs w:val="22"/>
          </w:rPr>
          <w:delText>co-existence of stunting, wasting</w:delText>
        </w:r>
        <w:r w:rsidR="0015283C" w:rsidRPr="008B74EC" w:rsidDel="00B21A94">
          <w:rPr>
            <w:rFonts w:asciiTheme="majorBidi" w:hAnsiTheme="majorBidi" w:cstheme="majorBidi"/>
            <w:sz w:val="22"/>
            <w:szCs w:val="22"/>
          </w:rPr>
          <w:delText>,</w:delText>
        </w:r>
        <w:r w:rsidR="6C025962" w:rsidRPr="008B74EC" w:rsidDel="00B21A94">
          <w:rPr>
            <w:rFonts w:asciiTheme="majorBidi" w:hAnsiTheme="majorBidi" w:cstheme="majorBidi"/>
            <w:sz w:val="22"/>
            <w:szCs w:val="22"/>
          </w:rPr>
          <w:delText xml:space="preserve"> and anemia</w:delText>
        </w:r>
        <w:r w:rsidR="5D1DBC20" w:rsidRPr="008B74EC" w:rsidDel="00B21A94">
          <w:rPr>
            <w:rFonts w:asciiTheme="majorBidi" w:hAnsiTheme="majorBidi" w:cstheme="majorBidi"/>
            <w:sz w:val="22"/>
            <w:szCs w:val="22"/>
          </w:rPr>
          <w:delText xml:space="preserve"> (</w:delText>
        </w:r>
        <w:r w:rsidR="3E9C3567" w:rsidRPr="008B74EC" w:rsidDel="00B21A94">
          <w:rPr>
            <w:rFonts w:asciiTheme="majorBidi" w:hAnsiTheme="majorBidi" w:cstheme="majorBidi"/>
            <w:sz w:val="22"/>
            <w:szCs w:val="22"/>
          </w:rPr>
          <w:delText>n</w:delText>
        </w:r>
        <w:r w:rsidR="5D1DBC20" w:rsidRPr="008B74EC" w:rsidDel="00B21A94">
          <w:rPr>
            <w:rFonts w:asciiTheme="majorBidi" w:hAnsiTheme="majorBidi" w:cstheme="majorBidi"/>
            <w:sz w:val="22"/>
            <w:szCs w:val="22"/>
          </w:rPr>
          <w:delText>ormal/</w:delText>
        </w:r>
        <w:r w:rsidR="3E9C3567" w:rsidRPr="008B74EC" w:rsidDel="00B21A94">
          <w:rPr>
            <w:rFonts w:asciiTheme="majorBidi" w:hAnsiTheme="majorBidi" w:cstheme="majorBidi"/>
            <w:sz w:val="22"/>
            <w:szCs w:val="22"/>
          </w:rPr>
          <w:delText>u</w:delText>
        </w:r>
        <w:r w:rsidR="61DF28DB" w:rsidRPr="008B74EC" w:rsidDel="00B21A94">
          <w:rPr>
            <w:rFonts w:asciiTheme="majorBidi" w:hAnsiTheme="majorBidi" w:cstheme="majorBidi"/>
            <w:sz w:val="22"/>
            <w:szCs w:val="22"/>
          </w:rPr>
          <w:delText xml:space="preserve">ndernutrition </w:delText>
        </w:r>
        <w:r w:rsidR="72E8BD3B" w:rsidRPr="008B74EC" w:rsidDel="00B21A94">
          <w:rPr>
            <w:rFonts w:asciiTheme="majorBidi" w:hAnsiTheme="majorBidi" w:cstheme="majorBidi"/>
            <w:sz w:val="22"/>
            <w:szCs w:val="22"/>
          </w:rPr>
          <w:delText>only</w:delText>
        </w:r>
        <w:r w:rsidR="5D1DBC20" w:rsidRPr="008B74EC" w:rsidDel="00B21A94">
          <w:rPr>
            <w:rFonts w:asciiTheme="majorBidi" w:hAnsiTheme="majorBidi" w:cstheme="majorBidi"/>
            <w:sz w:val="22"/>
            <w:szCs w:val="22"/>
          </w:rPr>
          <w:delText xml:space="preserve">/ </w:delText>
        </w:r>
        <w:r w:rsidR="3E9C3567" w:rsidRPr="008B74EC" w:rsidDel="00B21A94">
          <w:rPr>
            <w:rFonts w:asciiTheme="majorBidi" w:hAnsiTheme="majorBidi" w:cstheme="majorBidi"/>
            <w:sz w:val="22"/>
            <w:szCs w:val="22"/>
          </w:rPr>
          <w:delText>a</w:delText>
        </w:r>
        <w:r w:rsidR="72E8BD3B" w:rsidRPr="008B74EC" w:rsidDel="00B21A94">
          <w:rPr>
            <w:rFonts w:asciiTheme="majorBidi" w:hAnsiTheme="majorBidi" w:cstheme="majorBidi"/>
            <w:sz w:val="22"/>
            <w:szCs w:val="22"/>
          </w:rPr>
          <w:delText>nemia only</w:delText>
        </w:r>
        <w:r w:rsidR="57BBE826" w:rsidRPr="008B74EC" w:rsidDel="00B21A94">
          <w:rPr>
            <w:rFonts w:asciiTheme="majorBidi" w:hAnsiTheme="majorBidi" w:cstheme="majorBidi"/>
            <w:sz w:val="22"/>
            <w:szCs w:val="22"/>
          </w:rPr>
          <w:delText>/</w:delText>
        </w:r>
        <w:r w:rsidR="72E8BD3B" w:rsidRPr="008B74EC" w:rsidDel="00B21A94">
          <w:rPr>
            <w:rFonts w:asciiTheme="majorBidi" w:hAnsiTheme="majorBidi" w:cstheme="majorBidi"/>
            <w:sz w:val="22"/>
            <w:szCs w:val="22"/>
          </w:rPr>
          <w:delText xml:space="preserve"> </w:delText>
        </w:r>
        <w:r w:rsidR="3E9C3567" w:rsidRPr="008B74EC" w:rsidDel="00B21A94">
          <w:rPr>
            <w:rFonts w:asciiTheme="majorBidi" w:hAnsiTheme="majorBidi" w:cstheme="majorBidi"/>
            <w:sz w:val="22"/>
            <w:szCs w:val="22"/>
          </w:rPr>
          <w:delText>c</w:delText>
        </w:r>
        <w:r w:rsidR="3D670E56" w:rsidRPr="008B74EC" w:rsidDel="00B21A94">
          <w:rPr>
            <w:rFonts w:asciiTheme="majorBidi" w:hAnsiTheme="majorBidi" w:cstheme="majorBidi"/>
            <w:sz w:val="22"/>
            <w:szCs w:val="22"/>
          </w:rPr>
          <w:delText>o-</w:delText>
        </w:r>
        <w:r w:rsidR="307AAB99" w:rsidRPr="008B74EC" w:rsidDel="00B21A94">
          <w:rPr>
            <w:rFonts w:asciiTheme="majorBidi" w:hAnsiTheme="majorBidi" w:cstheme="majorBidi"/>
            <w:sz w:val="22"/>
            <w:szCs w:val="22"/>
          </w:rPr>
          <w:delText>existence</w:delText>
        </w:r>
        <w:r w:rsidR="5D1DBC20" w:rsidRPr="008B74EC" w:rsidDel="00B21A94">
          <w:rPr>
            <w:rFonts w:asciiTheme="majorBidi" w:hAnsiTheme="majorBidi" w:cstheme="majorBidi"/>
            <w:sz w:val="22"/>
            <w:szCs w:val="22"/>
          </w:rPr>
          <w:delText>)</w:delText>
        </w:r>
      </w:del>
      <w:ins w:id="115" w:author="Bikram Adhikari (bdhikari)" w:date="2025-12-10T16:17:00Z" w16du:dateUtc="2025-12-10T22:17:00Z">
        <w:r w:rsidR="00B21A94">
          <w:rPr>
            <w:rFonts w:asciiTheme="majorBidi" w:hAnsiTheme="majorBidi" w:cstheme="majorBidi"/>
            <w:sz w:val="22"/>
            <w:szCs w:val="22"/>
          </w:rPr>
          <w:t>undernutrition</w:t>
        </w:r>
      </w:ins>
      <w:ins w:id="116" w:author="Bikram Adhikari (bdhikari)" w:date="2025-12-10T16:21:00Z" w16du:dateUtc="2025-12-10T22:21:00Z">
        <w:r w:rsidR="0006049F">
          <w:rPr>
            <w:rFonts w:asciiTheme="majorBidi" w:hAnsiTheme="majorBidi" w:cstheme="majorBidi"/>
            <w:sz w:val="22"/>
            <w:szCs w:val="22"/>
          </w:rPr>
          <w:t xml:space="preserve"> and </w:t>
        </w:r>
      </w:ins>
      <w:ins w:id="117" w:author="Bikram Adhikari (bdhikari)" w:date="2025-12-10T16:17:00Z" w16du:dateUtc="2025-12-10T22:17:00Z">
        <w:r w:rsidR="00B21A94">
          <w:rPr>
            <w:rFonts w:asciiTheme="majorBidi" w:hAnsiTheme="majorBidi" w:cstheme="majorBidi"/>
            <w:sz w:val="22"/>
            <w:szCs w:val="22"/>
          </w:rPr>
          <w:t>an</w:t>
        </w:r>
      </w:ins>
      <w:ins w:id="118" w:author="Bikram Adhikari (bdhikari)" w:date="2025-12-10T16:21:00Z" w16du:dateUtc="2025-12-10T22:21:00Z">
        <w:r w:rsidR="0006049F">
          <w:rPr>
            <w:rFonts w:asciiTheme="majorBidi" w:hAnsiTheme="majorBidi" w:cstheme="majorBidi"/>
            <w:sz w:val="22"/>
            <w:szCs w:val="22"/>
          </w:rPr>
          <w:t>emia (none/</w:t>
        </w:r>
        <w:r w:rsidR="007B51EA">
          <w:rPr>
            <w:rFonts w:asciiTheme="majorBidi" w:hAnsiTheme="majorBidi" w:cstheme="majorBidi"/>
            <w:sz w:val="22"/>
            <w:szCs w:val="22"/>
          </w:rPr>
          <w:t>undernutrition only/anemia only/coexistence</w:t>
        </w:r>
        <w:r w:rsidR="0006049F">
          <w:rPr>
            <w:rFonts w:asciiTheme="majorBidi" w:hAnsiTheme="majorBidi" w:cstheme="majorBidi"/>
            <w:sz w:val="22"/>
            <w:szCs w:val="22"/>
          </w:rPr>
          <w:t>)</w:t>
        </w:r>
      </w:ins>
      <w:r w:rsidR="0F8BB5BE" w:rsidRPr="008B74EC">
        <w:rPr>
          <w:rFonts w:asciiTheme="majorBidi" w:hAnsiTheme="majorBidi" w:cstheme="majorBidi"/>
          <w:sz w:val="22"/>
          <w:szCs w:val="22"/>
        </w:rPr>
        <w:t xml:space="preserve"> </w:t>
      </w:r>
      <w:r w:rsidR="0FCF7AC8" w:rsidRPr="008B74EC">
        <w:rPr>
          <w:rFonts w:asciiTheme="majorBidi" w:hAnsiTheme="majorBidi" w:cstheme="majorBidi"/>
          <w:sz w:val="22"/>
          <w:szCs w:val="22"/>
        </w:rPr>
        <w:t xml:space="preserve">and </w:t>
      </w:r>
      <w:ins w:id="119" w:author="Bikram Adhikari (bdhikari)" w:date="2025-12-10T16:25:00Z" w16du:dateUtc="2025-12-10T22:25:00Z">
        <w:r w:rsidR="006051F0">
          <w:rPr>
            <w:rFonts w:asciiTheme="majorBidi" w:hAnsiTheme="majorBidi" w:cstheme="majorBidi"/>
            <w:sz w:val="22"/>
            <w:szCs w:val="22"/>
          </w:rPr>
          <w:t xml:space="preserve">the </w:t>
        </w:r>
      </w:ins>
      <w:r w:rsidR="003839CB" w:rsidRPr="008B74EC">
        <w:rPr>
          <w:rFonts w:asciiTheme="majorBidi" w:hAnsiTheme="majorBidi" w:cstheme="majorBidi"/>
          <w:sz w:val="22"/>
          <w:szCs w:val="22"/>
        </w:rPr>
        <w:t>exposure variables</w:t>
      </w:r>
      <w:r w:rsidR="0060328C" w:rsidRPr="008B74EC">
        <w:rPr>
          <w:rFonts w:asciiTheme="majorBidi" w:hAnsiTheme="majorBidi" w:cstheme="majorBidi"/>
          <w:sz w:val="22"/>
          <w:szCs w:val="22"/>
        </w:rPr>
        <w:t xml:space="preserve"> </w:t>
      </w:r>
      <w:r w:rsidR="00D71454" w:rsidRPr="008B74EC">
        <w:rPr>
          <w:rFonts w:asciiTheme="majorBidi" w:hAnsiTheme="majorBidi" w:cstheme="majorBidi"/>
          <w:sz w:val="22"/>
          <w:szCs w:val="22"/>
        </w:rPr>
        <w:t>listed in table 1</w:t>
      </w:r>
      <w:r w:rsidR="00826A58" w:rsidRPr="008B74EC">
        <w:rPr>
          <w:rFonts w:asciiTheme="majorBidi" w:hAnsiTheme="majorBidi" w:cstheme="majorBidi"/>
          <w:sz w:val="22"/>
          <w:szCs w:val="22"/>
        </w:rPr>
        <w:t xml:space="preserve">, </w:t>
      </w:r>
      <w:r w:rsidR="003839CB" w:rsidRPr="008B74EC">
        <w:rPr>
          <w:rFonts w:asciiTheme="majorBidi" w:hAnsiTheme="majorBidi" w:cstheme="majorBidi"/>
          <w:sz w:val="22"/>
          <w:szCs w:val="22"/>
        </w:rPr>
        <w:t>adjusting for potential confounding variables</w:t>
      </w:r>
      <w:r w:rsidR="00467B73" w:rsidRPr="008B74EC">
        <w:rPr>
          <w:rFonts w:asciiTheme="majorBidi" w:hAnsiTheme="majorBidi" w:cstheme="majorBidi"/>
          <w:sz w:val="22"/>
          <w:szCs w:val="22"/>
        </w:rPr>
        <w:t xml:space="preserve"> (place of residence, ecological belt, age of the child, sex of the child, mother's parity, father’s education)</w:t>
      </w:r>
      <w:r w:rsidR="0FCF7AC8" w:rsidRPr="008B74EC">
        <w:rPr>
          <w:rFonts w:asciiTheme="majorBidi" w:hAnsiTheme="majorBidi" w:cstheme="majorBidi"/>
          <w:sz w:val="22"/>
          <w:szCs w:val="22"/>
        </w:rPr>
        <w:t>.</w:t>
      </w:r>
      <w:r w:rsidR="10BD412C" w:rsidRPr="008B74EC">
        <w:rPr>
          <w:rFonts w:asciiTheme="majorBidi" w:hAnsiTheme="majorBidi" w:cstheme="majorBidi"/>
          <w:sz w:val="22"/>
          <w:szCs w:val="22"/>
        </w:rPr>
        <w:t xml:space="preserve"> </w:t>
      </w:r>
      <w:r w:rsidR="00DA3C4E" w:rsidRPr="008B74EC">
        <w:rPr>
          <w:rFonts w:asciiTheme="majorBidi" w:hAnsiTheme="majorBidi" w:cstheme="majorBidi"/>
          <w:sz w:val="22"/>
          <w:szCs w:val="22"/>
        </w:rPr>
        <w:t xml:space="preserve">We performed binary logistic regression to determine </w:t>
      </w:r>
      <w:r w:rsidR="0015283C" w:rsidRPr="008B74EC">
        <w:rPr>
          <w:rFonts w:asciiTheme="majorBidi" w:hAnsiTheme="majorBidi" w:cstheme="majorBidi"/>
          <w:sz w:val="22"/>
          <w:szCs w:val="22"/>
        </w:rPr>
        <w:t xml:space="preserve">the </w:t>
      </w:r>
      <w:r w:rsidR="00423744" w:rsidRPr="008B74EC">
        <w:rPr>
          <w:rFonts w:asciiTheme="majorBidi" w:hAnsiTheme="majorBidi" w:cstheme="majorBidi"/>
          <w:sz w:val="22"/>
          <w:szCs w:val="22"/>
        </w:rPr>
        <w:t>association</w:t>
      </w:r>
      <w:r w:rsidR="00DA3C4E" w:rsidRPr="008B74EC">
        <w:rPr>
          <w:rFonts w:asciiTheme="majorBidi" w:hAnsiTheme="majorBidi" w:cstheme="majorBidi"/>
          <w:sz w:val="22"/>
          <w:szCs w:val="22"/>
        </w:rPr>
        <w:t xml:space="preserve"> between undernutrition or anemia with the </w:t>
      </w:r>
      <w:r w:rsidR="0098453D" w:rsidRPr="008B74EC">
        <w:rPr>
          <w:rFonts w:asciiTheme="majorBidi" w:hAnsiTheme="majorBidi" w:cstheme="majorBidi"/>
          <w:sz w:val="22"/>
          <w:szCs w:val="22"/>
        </w:rPr>
        <w:t xml:space="preserve">exposure </w:t>
      </w:r>
      <w:r w:rsidR="00DA3C4E" w:rsidRPr="008B74EC">
        <w:rPr>
          <w:rFonts w:asciiTheme="majorBidi" w:hAnsiTheme="majorBidi" w:cstheme="majorBidi"/>
          <w:sz w:val="22"/>
          <w:szCs w:val="22"/>
        </w:rPr>
        <w:t xml:space="preserve">variables. </w:t>
      </w:r>
      <w:r w:rsidR="00EE0A12" w:rsidRPr="008B74EC">
        <w:rPr>
          <w:rFonts w:asciiTheme="majorBidi" w:hAnsiTheme="majorBidi" w:cstheme="majorBidi"/>
          <w:sz w:val="22"/>
          <w:szCs w:val="22"/>
        </w:rPr>
        <w:t xml:space="preserve">We </w:t>
      </w:r>
      <w:r w:rsidR="00145688" w:rsidRPr="008B74EC">
        <w:rPr>
          <w:rFonts w:asciiTheme="majorBidi" w:hAnsiTheme="majorBidi" w:cstheme="majorBidi"/>
          <w:sz w:val="22"/>
          <w:szCs w:val="22"/>
        </w:rPr>
        <w:t xml:space="preserve">checked for multicollinearity using </w:t>
      </w:r>
      <w:r w:rsidR="00CD5B18" w:rsidRPr="008B74EC">
        <w:rPr>
          <w:rFonts w:asciiTheme="majorBidi" w:hAnsiTheme="majorBidi" w:cstheme="majorBidi"/>
          <w:sz w:val="22"/>
          <w:szCs w:val="22"/>
        </w:rPr>
        <w:t xml:space="preserve">variance inflation </w:t>
      </w:r>
      <w:r w:rsidR="00DA62C1" w:rsidRPr="008B74EC">
        <w:rPr>
          <w:rFonts w:asciiTheme="majorBidi" w:hAnsiTheme="majorBidi" w:cstheme="majorBidi"/>
          <w:sz w:val="22"/>
          <w:szCs w:val="22"/>
        </w:rPr>
        <w:t>factor (</w:t>
      </w:r>
      <w:r w:rsidR="4524BACC" w:rsidRPr="008B74EC">
        <w:rPr>
          <w:rFonts w:asciiTheme="majorBidi" w:hAnsiTheme="majorBidi" w:cstheme="majorBidi"/>
          <w:sz w:val="22"/>
          <w:szCs w:val="22"/>
        </w:rPr>
        <w:t>VIF)</w:t>
      </w:r>
      <w:r w:rsidR="00CD5B18" w:rsidRPr="008B74EC">
        <w:rPr>
          <w:rFonts w:asciiTheme="majorBidi" w:hAnsiTheme="majorBidi" w:cstheme="majorBidi"/>
          <w:sz w:val="22"/>
          <w:szCs w:val="22"/>
        </w:rPr>
        <w:t xml:space="preserve"> and removed province </w:t>
      </w:r>
      <w:r w:rsidR="000523AB" w:rsidRPr="008B74EC">
        <w:rPr>
          <w:rFonts w:asciiTheme="majorBidi" w:hAnsiTheme="majorBidi" w:cstheme="majorBidi"/>
          <w:sz w:val="22"/>
          <w:szCs w:val="22"/>
        </w:rPr>
        <w:t>(</w:t>
      </w:r>
      <w:r w:rsidR="00963757" w:rsidRPr="008B74EC">
        <w:rPr>
          <w:rFonts w:asciiTheme="majorBidi" w:hAnsiTheme="majorBidi" w:cstheme="majorBidi"/>
          <w:sz w:val="22"/>
          <w:szCs w:val="22"/>
        </w:rPr>
        <w:t>VIF= 13.</w:t>
      </w:r>
      <w:r w:rsidR="00BC43E2" w:rsidRPr="008B74EC">
        <w:rPr>
          <w:rFonts w:asciiTheme="majorBidi" w:hAnsiTheme="majorBidi" w:cstheme="majorBidi"/>
          <w:sz w:val="22"/>
          <w:szCs w:val="22"/>
        </w:rPr>
        <w:t>31</w:t>
      </w:r>
      <w:r w:rsidR="00470561" w:rsidRPr="008B74EC">
        <w:rPr>
          <w:rFonts w:asciiTheme="majorBidi" w:hAnsiTheme="majorBidi" w:cstheme="majorBidi"/>
          <w:sz w:val="22"/>
          <w:szCs w:val="22"/>
        </w:rPr>
        <w:t xml:space="preserve">, greater than the cutoff of </w:t>
      </w:r>
      <w:r w:rsidR="00963757" w:rsidRPr="008B74EC">
        <w:rPr>
          <w:rFonts w:asciiTheme="majorBidi" w:hAnsiTheme="majorBidi" w:cstheme="majorBidi"/>
          <w:sz w:val="22"/>
          <w:szCs w:val="22"/>
        </w:rPr>
        <w:t>10</w:t>
      </w:r>
      <w:r w:rsidR="000523AB" w:rsidRPr="008B74EC">
        <w:rPr>
          <w:rFonts w:asciiTheme="majorBidi" w:hAnsiTheme="majorBidi" w:cstheme="majorBidi"/>
          <w:sz w:val="22"/>
          <w:szCs w:val="22"/>
        </w:rPr>
        <w:t xml:space="preserve">) </w:t>
      </w:r>
      <w:r w:rsidR="00CD5B18" w:rsidRPr="008B74EC">
        <w:rPr>
          <w:rFonts w:asciiTheme="majorBidi" w:hAnsiTheme="majorBidi" w:cstheme="majorBidi"/>
          <w:sz w:val="22"/>
          <w:szCs w:val="22"/>
        </w:rPr>
        <w:t>from</w:t>
      </w:r>
      <w:r w:rsidR="00DA3C4E" w:rsidRPr="008B74EC">
        <w:rPr>
          <w:rFonts w:asciiTheme="majorBidi" w:hAnsiTheme="majorBidi" w:cstheme="majorBidi"/>
          <w:sz w:val="22"/>
          <w:szCs w:val="22"/>
        </w:rPr>
        <w:t xml:space="preserve"> the regression models</w:t>
      </w:r>
      <w:r w:rsidR="4FA9DC74" w:rsidRPr="008B74EC">
        <w:rPr>
          <w:rFonts w:asciiTheme="majorBidi" w:hAnsiTheme="majorBidi" w:cstheme="majorBidi"/>
          <w:sz w:val="22"/>
          <w:szCs w:val="22"/>
        </w:rPr>
        <w:t xml:space="preserve">, as the information provided by the province </w:t>
      </w:r>
      <w:del w:id="120" w:author="Bikram Adhikari (bdhikari)" w:date="2025-12-10T16:25:00Z" w16du:dateUtc="2025-12-10T22:25:00Z">
        <w:r w:rsidR="4FA9DC74" w:rsidRPr="008B74EC" w:rsidDel="006051F0">
          <w:rPr>
            <w:rFonts w:asciiTheme="majorBidi" w:hAnsiTheme="majorBidi" w:cstheme="majorBidi"/>
            <w:sz w:val="22"/>
            <w:szCs w:val="22"/>
          </w:rPr>
          <w:delText xml:space="preserve">variable </w:delText>
        </w:r>
      </w:del>
      <w:r w:rsidR="4FA9DC74" w:rsidRPr="008B74EC">
        <w:rPr>
          <w:rFonts w:asciiTheme="majorBidi" w:hAnsiTheme="majorBidi" w:cstheme="majorBidi"/>
          <w:sz w:val="22"/>
          <w:szCs w:val="22"/>
        </w:rPr>
        <w:t xml:space="preserve">was contained by the region </w:t>
      </w:r>
      <w:r w:rsidR="611FDC86" w:rsidRPr="008B74EC">
        <w:rPr>
          <w:rFonts w:asciiTheme="majorBidi" w:hAnsiTheme="majorBidi" w:cstheme="majorBidi"/>
          <w:sz w:val="22"/>
          <w:szCs w:val="22"/>
        </w:rPr>
        <w:t xml:space="preserve">and urban status </w:t>
      </w:r>
      <w:r w:rsidR="4FA9DC74" w:rsidRPr="008B74EC">
        <w:rPr>
          <w:rFonts w:asciiTheme="majorBidi" w:hAnsiTheme="majorBidi" w:cstheme="majorBidi"/>
          <w:sz w:val="22"/>
          <w:szCs w:val="22"/>
        </w:rPr>
        <w:t>variable</w:t>
      </w:r>
      <w:r w:rsidR="1CF065E3" w:rsidRPr="008B74EC">
        <w:rPr>
          <w:rFonts w:asciiTheme="majorBidi" w:hAnsiTheme="majorBidi" w:cstheme="majorBidi"/>
          <w:sz w:val="22"/>
          <w:szCs w:val="22"/>
        </w:rPr>
        <w:t>s</w:t>
      </w:r>
      <w:r w:rsidR="4FA9DC74" w:rsidRPr="008B74EC">
        <w:rPr>
          <w:rFonts w:asciiTheme="majorBidi" w:hAnsiTheme="majorBidi" w:cstheme="majorBidi"/>
          <w:sz w:val="22"/>
          <w:szCs w:val="22"/>
        </w:rPr>
        <w:t>.</w:t>
      </w:r>
      <w:r w:rsidR="305E1F48" w:rsidRPr="008B74EC">
        <w:rPr>
          <w:rFonts w:asciiTheme="majorBidi" w:hAnsiTheme="majorBidi" w:cstheme="majorBidi"/>
          <w:sz w:val="22"/>
          <w:szCs w:val="22"/>
        </w:rPr>
        <w:t xml:space="preserve"> </w:t>
      </w:r>
      <w:r w:rsidR="63C7FAF0" w:rsidRPr="008B74EC">
        <w:rPr>
          <w:rFonts w:asciiTheme="majorBidi" w:hAnsiTheme="majorBidi" w:cstheme="majorBidi"/>
          <w:sz w:val="22"/>
          <w:szCs w:val="22"/>
        </w:rPr>
        <w:t>All regression analyses were conducted using complete cases after excluding observations with missing data.</w:t>
      </w:r>
      <w:r w:rsidR="00245BEF" w:rsidRPr="008B74EC">
        <w:rPr>
          <w:rFonts w:asciiTheme="majorBidi" w:hAnsiTheme="majorBidi" w:cstheme="majorBidi"/>
          <w:sz w:val="22"/>
          <w:szCs w:val="22"/>
        </w:rPr>
        <w:t xml:space="preserve"> </w:t>
      </w:r>
      <w:r w:rsidR="4A68FEEF" w:rsidRPr="008B74EC">
        <w:rPr>
          <w:rFonts w:asciiTheme="majorBidi" w:hAnsiTheme="majorBidi" w:cstheme="majorBidi"/>
          <w:sz w:val="22"/>
          <w:szCs w:val="22"/>
        </w:rPr>
        <w:t>We calculate</w:t>
      </w:r>
      <w:r w:rsidR="1A3F7EC0" w:rsidRPr="008B74EC">
        <w:rPr>
          <w:rFonts w:asciiTheme="majorBidi" w:hAnsiTheme="majorBidi" w:cstheme="majorBidi"/>
          <w:sz w:val="22"/>
          <w:szCs w:val="22"/>
        </w:rPr>
        <w:t>d</w:t>
      </w:r>
      <w:r w:rsidR="4A68FEEF" w:rsidRPr="008B74EC">
        <w:rPr>
          <w:rFonts w:asciiTheme="majorBidi" w:hAnsiTheme="majorBidi" w:cstheme="majorBidi"/>
          <w:sz w:val="22"/>
          <w:szCs w:val="22"/>
        </w:rPr>
        <w:t xml:space="preserve"> and present</w:t>
      </w:r>
      <w:r w:rsidR="1A3F7EC0" w:rsidRPr="008B74EC">
        <w:rPr>
          <w:rFonts w:asciiTheme="majorBidi" w:hAnsiTheme="majorBidi" w:cstheme="majorBidi"/>
          <w:sz w:val="22"/>
          <w:szCs w:val="22"/>
        </w:rPr>
        <w:t>ed</w:t>
      </w:r>
      <w:r w:rsidR="4A68FEEF" w:rsidRPr="008B74EC">
        <w:rPr>
          <w:rFonts w:asciiTheme="majorBidi" w:hAnsiTheme="majorBidi" w:cstheme="majorBidi"/>
          <w:sz w:val="22"/>
          <w:szCs w:val="22"/>
        </w:rPr>
        <w:t xml:space="preserve"> </w:t>
      </w:r>
      <w:r w:rsidR="10BD412C" w:rsidRPr="008B74EC">
        <w:rPr>
          <w:rFonts w:asciiTheme="majorBidi" w:hAnsiTheme="majorBidi" w:cstheme="majorBidi"/>
          <w:sz w:val="22"/>
          <w:szCs w:val="22"/>
        </w:rPr>
        <w:t xml:space="preserve">crude </w:t>
      </w:r>
      <w:ins w:id="121" w:author="Bikram Adhikari (bdhikari)" w:date="2025-12-10T16:26:00Z" w16du:dateUtc="2025-12-10T22:26:00Z">
        <w:r w:rsidR="006051F0">
          <w:rPr>
            <w:rFonts w:asciiTheme="majorBidi" w:hAnsiTheme="majorBidi" w:cstheme="majorBidi"/>
            <w:sz w:val="22"/>
            <w:szCs w:val="22"/>
          </w:rPr>
          <w:t xml:space="preserve">odds ratio (cOR) </w:t>
        </w:r>
      </w:ins>
      <w:r w:rsidR="10BD412C" w:rsidRPr="008B74EC">
        <w:rPr>
          <w:rFonts w:asciiTheme="majorBidi" w:hAnsiTheme="majorBidi" w:cstheme="majorBidi"/>
          <w:sz w:val="22"/>
          <w:szCs w:val="22"/>
        </w:rPr>
        <w:t xml:space="preserve">and adjusted </w:t>
      </w:r>
      <w:r w:rsidR="1104FF60" w:rsidRPr="008B74EC">
        <w:rPr>
          <w:rFonts w:asciiTheme="majorBidi" w:hAnsiTheme="majorBidi" w:cstheme="majorBidi"/>
          <w:sz w:val="22"/>
          <w:szCs w:val="22"/>
        </w:rPr>
        <w:t xml:space="preserve">odds </w:t>
      </w:r>
      <w:r w:rsidR="006548FC" w:rsidRPr="008B74EC">
        <w:rPr>
          <w:rFonts w:asciiTheme="majorBidi" w:hAnsiTheme="majorBidi" w:cstheme="majorBidi"/>
          <w:sz w:val="22"/>
          <w:szCs w:val="22"/>
        </w:rPr>
        <w:t xml:space="preserve">ratio </w:t>
      </w:r>
      <w:r w:rsidR="00D2363F" w:rsidRPr="008B74EC">
        <w:rPr>
          <w:rFonts w:asciiTheme="majorBidi" w:hAnsiTheme="majorBidi" w:cstheme="majorBidi"/>
          <w:sz w:val="22"/>
          <w:szCs w:val="22"/>
        </w:rPr>
        <w:t xml:space="preserve">(aOR) </w:t>
      </w:r>
      <w:r w:rsidR="4A68FEEF" w:rsidRPr="008B74EC">
        <w:rPr>
          <w:rFonts w:asciiTheme="majorBidi" w:hAnsiTheme="majorBidi" w:cstheme="majorBidi"/>
          <w:sz w:val="22"/>
          <w:szCs w:val="22"/>
        </w:rPr>
        <w:t xml:space="preserve">and </w:t>
      </w:r>
      <w:r w:rsidR="006548FC" w:rsidRPr="008B74EC">
        <w:rPr>
          <w:rFonts w:asciiTheme="majorBidi" w:hAnsiTheme="majorBidi" w:cstheme="majorBidi"/>
          <w:sz w:val="22"/>
          <w:szCs w:val="22"/>
        </w:rPr>
        <w:t xml:space="preserve">their </w:t>
      </w:r>
      <w:r w:rsidR="4A68FEEF" w:rsidRPr="008B74EC">
        <w:rPr>
          <w:rFonts w:asciiTheme="majorBidi" w:hAnsiTheme="majorBidi" w:cstheme="majorBidi"/>
          <w:sz w:val="22"/>
          <w:szCs w:val="22"/>
        </w:rPr>
        <w:t xml:space="preserve">95% </w:t>
      </w:r>
      <w:r w:rsidR="00A74C5D" w:rsidRPr="008B74EC">
        <w:rPr>
          <w:rFonts w:asciiTheme="majorBidi" w:hAnsiTheme="majorBidi" w:cstheme="majorBidi"/>
          <w:sz w:val="22"/>
          <w:szCs w:val="22"/>
        </w:rPr>
        <w:t>CI</w:t>
      </w:r>
      <w:r w:rsidR="10BD412C" w:rsidRPr="008B74EC">
        <w:rPr>
          <w:rFonts w:asciiTheme="majorBidi" w:hAnsiTheme="majorBidi" w:cstheme="majorBidi"/>
          <w:sz w:val="22"/>
          <w:szCs w:val="22"/>
        </w:rPr>
        <w:t>.</w:t>
      </w:r>
      <w:r w:rsidR="00245BEF" w:rsidRPr="008B74EC">
        <w:rPr>
          <w:rFonts w:asciiTheme="majorBidi" w:hAnsiTheme="majorBidi" w:cstheme="majorBidi"/>
          <w:sz w:val="22"/>
          <w:szCs w:val="22"/>
        </w:rPr>
        <w:t xml:space="preserve"> </w:t>
      </w:r>
      <w:r w:rsidR="00E5182F" w:rsidRPr="008B74EC">
        <w:rPr>
          <w:rFonts w:asciiTheme="majorBidi" w:hAnsiTheme="majorBidi" w:cstheme="majorBidi"/>
          <w:b/>
          <w:bCs/>
          <w:sz w:val="22"/>
          <w:szCs w:val="22"/>
        </w:rPr>
        <w:br w:type="page"/>
      </w:r>
    </w:p>
    <w:p w14:paraId="7DD59491" w14:textId="01AFD5FB" w:rsidR="00DB5323" w:rsidRPr="008B74EC" w:rsidRDefault="00DB5323" w:rsidP="00775DF7">
      <w:pPr>
        <w:spacing w:line="360" w:lineRule="auto"/>
        <w:jc w:val="both"/>
        <w:rPr>
          <w:rFonts w:asciiTheme="majorBidi" w:hAnsiTheme="majorBidi" w:cstheme="majorBidi"/>
          <w:sz w:val="22"/>
          <w:szCs w:val="22"/>
        </w:rPr>
      </w:pPr>
      <w:r w:rsidRPr="008B74EC">
        <w:rPr>
          <w:rFonts w:asciiTheme="majorBidi" w:hAnsiTheme="majorBidi" w:cstheme="majorBidi"/>
          <w:b/>
          <w:bCs/>
          <w:sz w:val="22"/>
          <w:szCs w:val="22"/>
        </w:rPr>
        <w:lastRenderedPageBreak/>
        <w:t>Results</w:t>
      </w:r>
    </w:p>
    <w:p w14:paraId="353FBA14" w14:textId="00CDC77F" w:rsidR="00734309" w:rsidRPr="008B74EC" w:rsidRDefault="00013E54" w:rsidP="0ECD433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2 presents the sociodemographic characteristics of 6-59 </w:t>
      </w:r>
      <w:r w:rsidR="3B705A8B" w:rsidRPr="008B74EC">
        <w:rPr>
          <w:rFonts w:asciiTheme="majorBidi" w:hAnsiTheme="majorBidi" w:cstheme="majorBidi"/>
          <w:sz w:val="22"/>
          <w:szCs w:val="22"/>
        </w:rPr>
        <w:t>months of</w:t>
      </w:r>
      <w:r w:rsidRPr="008B74EC">
        <w:rPr>
          <w:rFonts w:asciiTheme="majorBidi" w:hAnsiTheme="majorBidi" w:cstheme="majorBidi"/>
          <w:sz w:val="22"/>
          <w:szCs w:val="22"/>
        </w:rPr>
        <w:t xml:space="preserve"> children stratified by </w:t>
      </w:r>
      <w:r w:rsidR="00E5538D" w:rsidRPr="008B74EC">
        <w:rPr>
          <w:rFonts w:asciiTheme="majorBidi" w:hAnsiTheme="majorBidi" w:cstheme="majorBidi"/>
          <w:sz w:val="22"/>
          <w:szCs w:val="22"/>
        </w:rPr>
        <w:t xml:space="preserve">age. </w:t>
      </w:r>
      <w:r w:rsidR="0015283C" w:rsidRPr="008B74EC">
        <w:rPr>
          <w:rFonts w:asciiTheme="majorBidi" w:hAnsiTheme="majorBidi" w:cstheme="majorBidi"/>
          <w:sz w:val="22"/>
          <w:szCs w:val="22"/>
        </w:rPr>
        <w:t>Of</w:t>
      </w:r>
      <w:r w:rsidR="1E59DBA8" w:rsidRPr="008B74EC">
        <w:rPr>
          <w:rFonts w:asciiTheme="majorBidi" w:hAnsiTheme="majorBidi" w:cstheme="majorBidi"/>
          <w:sz w:val="22"/>
          <w:szCs w:val="22"/>
        </w:rPr>
        <w:t xml:space="preserve"> the</w:t>
      </w:r>
      <w:r w:rsidR="00701129" w:rsidRPr="008B74EC">
        <w:rPr>
          <w:rFonts w:asciiTheme="majorBidi" w:hAnsiTheme="majorBidi" w:cstheme="majorBidi"/>
          <w:sz w:val="22"/>
          <w:szCs w:val="22"/>
        </w:rPr>
        <w:t xml:space="preserve"> total</w:t>
      </w:r>
      <w:r w:rsidR="35A764B6"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 xml:space="preserve">U-5 </w:t>
      </w:r>
      <w:r w:rsidR="35A764B6" w:rsidRPr="008B74EC">
        <w:rPr>
          <w:rFonts w:asciiTheme="majorBidi" w:hAnsiTheme="majorBidi" w:cstheme="majorBidi"/>
          <w:sz w:val="22"/>
          <w:szCs w:val="22"/>
        </w:rPr>
        <w:t>children</w:t>
      </w:r>
      <w:r w:rsidR="2174B058"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48.5% were female</w:t>
      </w:r>
      <w:r w:rsidR="1B924B7B" w:rsidRPr="008B74EC">
        <w:rPr>
          <w:rFonts w:asciiTheme="majorBidi" w:hAnsiTheme="majorBidi" w:cstheme="majorBidi"/>
          <w:sz w:val="22"/>
          <w:szCs w:val="22"/>
        </w:rPr>
        <w:t>.</w:t>
      </w:r>
      <w:r w:rsidR="35A764B6" w:rsidRPr="008B74EC">
        <w:rPr>
          <w:rFonts w:asciiTheme="majorBidi" w:hAnsiTheme="majorBidi" w:cstheme="majorBidi"/>
          <w:sz w:val="22"/>
          <w:szCs w:val="22"/>
        </w:rPr>
        <w:t xml:space="preserve"> </w:t>
      </w:r>
      <w:r w:rsidR="2DB9673C" w:rsidRPr="008B74EC">
        <w:rPr>
          <w:rFonts w:asciiTheme="majorBidi" w:hAnsiTheme="majorBidi" w:cstheme="majorBidi"/>
          <w:sz w:val="22"/>
          <w:szCs w:val="22"/>
        </w:rPr>
        <w:t xml:space="preserve">Age distribution showed </w:t>
      </w:r>
      <w:r w:rsidR="35A764B6" w:rsidRPr="008B74EC">
        <w:rPr>
          <w:rFonts w:asciiTheme="majorBidi" w:hAnsiTheme="majorBidi" w:cstheme="majorBidi"/>
          <w:sz w:val="22"/>
          <w:szCs w:val="22"/>
        </w:rPr>
        <w:t>10.</w:t>
      </w:r>
      <w:r w:rsidR="00D81E79" w:rsidRPr="008B74EC">
        <w:rPr>
          <w:rFonts w:asciiTheme="majorBidi" w:hAnsiTheme="majorBidi" w:cstheme="majorBidi"/>
          <w:sz w:val="22"/>
          <w:szCs w:val="22"/>
        </w:rPr>
        <w:t>4</w:t>
      </w:r>
      <w:r w:rsidR="35A764B6" w:rsidRPr="008B74EC">
        <w:rPr>
          <w:rFonts w:asciiTheme="majorBidi" w:hAnsiTheme="majorBidi" w:cstheme="majorBidi"/>
          <w:sz w:val="22"/>
          <w:szCs w:val="22"/>
        </w:rPr>
        <w:t xml:space="preserve">% </w:t>
      </w:r>
      <w:r w:rsidR="259623D0"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6-1</w:t>
      </w:r>
      <w:r w:rsidR="00C259D9" w:rsidRPr="008B74EC">
        <w:rPr>
          <w:rFonts w:asciiTheme="majorBidi" w:hAnsiTheme="majorBidi" w:cstheme="majorBidi"/>
          <w:sz w:val="22"/>
          <w:szCs w:val="22"/>
        </w:rPr>
        <w:t>2</w:t>
      </w:r>
      <w:r w:rsidR="35A764B6" w:rsidRPr="008B74EC">
        <w:rPr>
          <w:rFonts w:asciiTheme="majorBidi" w:hAnsiTheme="majorBidi" w:cstheme="majorBidi"/>
          <w:sz w:val="22"/>
          <w:szCs w:val="22"/>
        </w:rPr>
        <w:t xml:space="preserve"> months</w:t>
      </w:r>
      <w:r w:rsidR="68305FAF" w:rsidRPr="008B74EC">
        <w:rPr>
          <w:rFonts w:asciiTheme="majorBidi" w:hAnsiTheme="majorBidi" w:cstheme="majorBidi"/>
          <w:sz w:val="22"/>
          <w:szCs w:val="22"/>
        </w:rPr>
        <w:t xml:space="preserve"> old</w:t>
      </w:r>
      <w:r w:rsidR="35A764B6" w:rsidRPr="008B74EC">
        <w:rPr>
          <w:rFonts w:asciiTheme="majorBidi" w:hAnsiTheme="majorBidi" w:cstheme="majorBidi"/>
          <w:sz w:val="22"/>
          <w:szCs w:val="22"/>
        </w:rPr>
        <w:t xml:space="preserve">, 45.8% </w:t>
      </w:r>
      <w:r w:rsidR="74CFD47B" w:rsidRPr="008B74EC">
        <w:rPr>
          <w:rFonts w:asciiTheme="majorBidi" w:hAnsiTheme="majorBidi" w:cstheme="majorBidi"/>
          <w:sz w:val="22"/>
          <w:szCs w:val="22"/>
        </w:rPr>
        <w:t>were</w:t>
      </w:r>
      <w:r w:rsidR="35A764B6" w:rsidRPr="008B74EC">
        <w:rPr>
          <w:rFonts w:asciiTheme="majorBidi" w:hAnsiTheme="majorBidi" w:cstheme="majorBidi"/>
          <w:sz w:val="22"/>
          <w:szCs w:val="22"/>
        </w:rPr>
        <w:t xml:space="preserve"> </w:t>
      </w:r>
      <w:r w:rsidR="00C259D9" w:rsidRPr="008B74EC">
        <w:rPr>
          <w:rFonts w:asciiTheme="majorBidi" w:hAnsiTheme="majorBidi" w:cstheme="majorBidi"/>
          <w:sz w:val="22"/>
          <w:szCs w:val="22"/>
        </w:rPr>
        <w:t>13</w:t>
      </w:r>
      <w:r w:rsidR="00985661" w:rsidRPr="008B74EC">
        <w:rPr>
          <w:rFonts w:asciiTheme="majorBidi" w:hAnsiTheme="majorBidi" w:cstheme="majorBidi"/>
          <w:sz w:val="22"/>
          <w:szCs w:val="22"/>
        </w:rPr>
        <w:t>-36 months</w:t>
      </w:r>
      <w:r w:rsidR="200A9277" w:rsidRPr="008B74EC">
        <w:rPr>
          <w:rFonts w:asciiTheme="majorBidi" w:hAnsiTheme="majorBidi" w:cstheme="majorBidi"/>
          <w:sz w:val="22"/>
          <w:szCs w:val="22"/>
        </w:rPr>
        <w:t xml:space="preserve"> </w:t>
      </w:r>
      <w:r w:rsidR="520963FF" w:rsidRPr="008B74EC">
        <w:rPr>
          <w:rFonts w:asciiTheme="majorBidi" w:hAnsiTheme="majorBidi" w:cstheme="majorBidi"/>
          <w:sz w:val="22"/>
          <w:szCs w:val="22"/>
        </w:rPr>
        <w:t xml:space="preserve">old, </w:t>
      </w:r>
      <w:r w:rsidR="200A9277" w:rsidRPr="008B74EC">
        <w:rPr>
          <w:rFonts w:asciiTheme="majorBidi" w:hAnsiTheme="majorBidi" w:cstheme="majorBidi"/>
          <w:sz w:val="22"/>
          <w:szCs w:val="22"/>
        </w:rPr>
        <w:t xml:space="preserve">and 43.8% </w:t>
      </w:r>
      <w:r w:rsidR="1B9A51C1" w:rsidRPr="008B74EC">
        <w:rPr>
          <w:rFonts w:asciiTheme="majorBidi" w:hAnsiTheme="majorBidi" w:cstheme="majorBidi"/>
          <w:sz w:val="22"/>
          <w:szCs w:val="22"/>
        </w:rPr>
        <w:t>were</w:t>
      </w:r>
      <w:r w:rsidR="200A9277" w:rsidRPr="008B74EC">
        <w:rPr>
          <w:rFonts w:asciiTheme="majorBidi" w:hAnsiTheme="majorBidi" w:cstheme="majorBidi"/>
          <w:sz w:val="22"/>
          <w:szCs w:val="22"/>
        </w:rPr>
        <w:t xml:space="preserve"> </w:t>
      </w:r>
      <w:r w:rsidR="00985661" w:rsidRPr="008B74EC">
        <w:rPr>
          <w:rFonts w:asciiTheme="majorBidi" w:hAnsiTheme="majorBidi" w:cstheme="majorBidi"/>
          <w:sz w:val="22"/>
          <w:szCs w:val="22"/>
        </w:rPr>
        <w:t>37-59 months</w:t>
      </w:r>
      <w:r w:rsidR="6FC067E1" w:rsidRPr="008B74EC">
        <w:rPr>
          <w:rFonts w:asciiTheme="majorBidi" w:hAnsiTheme="majorBidi" w:cstheme="majorBidi"/>
          <w:sz w:val="22"/>
          <w:szCs w:val="22"/>
        </w:rPr>
        <w:t xml:space="preserve"> old</w:t>
      </w:r>
      <w:r w:rsidR="200A9277" w:rsidRPr="008B74EC">
        <w:rPr>
          <w:rFonts w:asciiTheme="majorBidi" w:hAnsiTheme="majorBidi" w:cstheme="majorBidi"/>
          <w:sz w:val="22"/>
          <w:szCs w:val="22"/>
        </w:rPr>
        <w:t>.</w:t>
      </w:r>
      <w:r w:rsidR="774FE34F" w:rsidRPr="008B74EC">
        <w:rPr>
          <w:rFonts w:asciiTheme="majorBidi" w:hAnsiTheme="majorBidi" w:cstheme="majorBidi"/>
          <w:sz w:val="22"/>
          <w:szCs w:val="22"/>
        </w:rPr>
        <w:t xml:space="preserve"> M</w:t>
      </w:r>
      <w:r w:rsidR="48A3DD30" w:rsidRPr="008B74EC">
        <w:rPr>
          <w:rFonts w:asciiTheme="majorBidi" w:hAnsiTheme="majorBidi" w:cstheme="majorBidi"/>
          <w:sz w:val="22"/>
          <w:szCs w:val="22"/>
        </w:rPr>
        <w:t>ost</w:t>
      </w:r>
      <w:r w:rsidR="715AC1B1" w:rsidRPr="008B74EC">
        <w:rPr>
          <w:rFonts w:asciiTheme="majorBidi" w:hAnsiTheme="majorBidi" w:cstheme="majorBidi"/>
          <w:sz w:val="22"/>
          <w:szCs w:val="22"/>
        </w:rPr>
        <w:t xml:space="preserve"> children</w:t>
      </w:r>
      <w:r w:rsidR="5ACEE041" w:rsidRPr="008B74EC">
        <w:rPr>
          <w:rFonts w:asciiTheme="majorBidi" w:hAnsiTheme="majorBidi" w:cstheme="majorBidi"/>
          <w:sz w:val="22"/>
          <w:szCs w:val="22"/>
        </w:rPr>
        <w:t xml:space="preserve"> </w:t>
      </w:r>
      <w:r w:rsidR="5ACEE041" w:rsidRPr="008B74EC">
        <w:rPr>
          <w:rFonts w:asciiTheme="majorBidi" w:eastAsia="Times New Roman" w:hAnsiTheme="majorBidi" w:cstheme="majorBidi"/>
          <w:sz w:val="22"/>
          <w:szCs w:val="22"/>
        </w:rPr>
        <w:t>(59.1%)</w:t>
      </w:r>
      <w:r w:rsidR="715AC1B1" w:rsidRPr="008B74EC">
        <w:rPr>
          <w:rFonts w:asciiTheme="majorBidi" w:hAnsiTheme="majorBidi" w:cstheme="majorBidi"/>
          <w:sz w:val="22"/>
          <w:szCs w:val="22"/>
        </w:rPr>
        <w:t xml:space="preserve"> were from </w:t>
      </w:r>
      <w:r w:rsidR="00FE58E3" w:rsidRPr="008B74EC">
        <w:rPr>
          <w:rFonts w:asciiTheme="majorBidi" w:hAnsiTheme="majorBidi" w:cstheme="majorBidi"/>
          <w:sz w:val="22"/>
          <w:szCs w:val="22"/>
        </w:rPr>
        <w:t>the Terai</w:t>
      </w:r>
      <w:r w:rsidR="51715111" w:rsidRPr="008B74EC">
        <w:rPr>
          <w:rFonts w:asciiTheme="majorBidi" w:hAnsiTheme="majorBidi" w:cstheme="majorBidi"/>
          <w:sz w:val="22"/>
          <w:szCs w:val="22"/>
        </w:rPr>
        <w:t xml:space="preserve"> </w:t>
      </w:r>
      <w:r w:rsidR="6CB26436" w:rsidRPr="008B74EC">
        <w:rPr>
          <w:rFonts w:asciiTheme="majorBidi" w:hAnsiTheme="majorBidi" w:cstheme="majorBidi"/>
          <w:sz w:val="22"/>
          <w:szCs w:val="22"/>
        </w:rPr>
        <w:t>region,</w:t>
      </w:r>
      <w:r w:rsidR="51715111" w:rsidRPr="008B74EC">
        <w:rPr>
          <w:rFonts w:asciiTheme="majorBidi" w:hAnsiTheme="majorBidi" w:cstheme="majorBidi"/>
          <w:sz w:val="22"/>
          <w:szCs w:val="22"/>
        </w:rPr>
        <w:t xml:space="preserve"> </w:t>
      </w:r>
      <w:r w:rsidR="21C34E5A" w:rsidRPr="008B74EC">
        <w:rPr>
          <w:rFonts w:asciiTheme="majorBidi" w:hAnsiTheme="majorBidi" w:cstheme="majorBidi"/>
          <w:sz w:val="22"/>
          <w:szCs w:val="22"/>
        </w:rPr>
        <w:t xml:space="preserve">while the fewest </w:t>
      </w:r>
      <w:r w:rsidR="21C34E5A" w:rsidRPr="008B74EC">
        <w:rPr>
          <w:rFonts w:asciiTheme="majorBidi" w:eastAsia="Times New Roman" w:hAnsiTheme="majorBidi" w:cstheme="majorBidi"/>
          <w:sz w:val="22"/>
          <w:szCs w:val="22"/>
        </w:rPr>
        <w:t>(5.6%)</w:t>
      </w:r>
      <w:r w:rsidR="21C34E5A" w:rsidRPr="008B74EC">
        <w:rPr>
          <w:rFonts w:asciiTheme="majorBidi" w:hAnsiTheme="majorBidi" w:cstheme="majorBidi"/>
          <w:sz w:val="22"/>
          <w:szCs w:val="22"/>
        </w:rPr>
        <w:t xml:space="preserve"> were</w:t>
      </w:r>
      <w:r w:rsidR="51715111" w:rsidRPr="008B74EC">
        <w:rPr>
          <w:rFonts w:asciiTheme="majorBidi" w:hAnsiTheme="majorBidi" w:cstheme="majorBidi"/>
          <w:sz w:val="22"/>
          <w:szCs w:val="22"/>
        </w:rPr>
        <w:t xml:space="preserve"> from the mountain region. </w:t>
      </w:r>
      <w:r w:rsidR="2DB0BB56" w:rsidRPr="008B74EC">
        <w:rPr>
          <w:rFonts w:asciiTheme="majorBidi" w:hAnsiTheme="majorBidi" w:cstheme="majorBidi"/>
          <w:sz w:val="22"/>
          <w:szCs w:val="22"/>
        </w:rPr>
        <w:t xml:space="preserve">The </w:t>
      </w:r>
      <w:r w:rsidR="7806CEC1" w:rsidRPr="008B74EC">
        <w:rPr>
          <w:rFonts w:asciiTheme="majorBidi" w:hAnsiTheme="majorBidi" w:cstheme="majorBidi"/>
          <w:sz w:val="22"/>
          <w:szCs w:val="22"/>
        </w:rPr>
        <w:t xml:space="preserve">ratio of </w:t>
      </w:r>
      <w:r w:rsidR="2DB0BB56" w:rsidRPr="008B74EC">
        <w:rPr>
          <w:rFonts w:asciiTheme="majorBidi" w:hAnsiTheme="majorBidi" w:cstheme="majorBidi"/>
          <w:sz w:val="22"/>
          <w:szCs w:val="22"/>
        </w:rPr>
        <w:t xml:space="preserve">children from urban </w:t>
      </w:r>
      <w:r w:rsidR="0BF3B407" w:rsidRPr="008B74EC">
        <w:rPr>
          <w:rFonts w:asciiTheme="majorBidi" w:hAnsiTheme="majorBidi" w:cstheme="majorBidi"/>
          <w:sz w:val="22"/>
          <w:szCs w:val="22"/>
        </w:rPr>
        <w:t>to</w:t>
      </w:r>
      <w:r w:rsidR="2DB0BB56" w:rsidRPr="008B74EC">
        <w:rPr>
          <w:rFonts w:asciiTheme="majorBidi" w:hAnsiTheme="majorBidi" w:cstheme="majorBidi"/>
          <w:sz w:val="22"/>
          <w:szCs w:val="22"/>
        </w:rPr>
        <w:t xml:space="preserve"> rural </w:t>
      </w:r>
      <w:r w:rsidR="2AE82D4D" w:rsidRPr="008B74EC">
        <w:rPr>
          <w:rFonts w:asciiTheme="majorBidi" w:hAnsiTheme="majorBidi" w:cstheme="majorBidi"/>
          <w:sz w:val="22"/>
          <w:szCs w:val="22"/>
        </w:rPr>
        <w:t>areas</w:t>
      </w:r>
      <w:r w:rsidR="2DB0BB56" w:rsidRPr="008B74EC">
        <w:rPr>
          <w:rFonts w:asciiTheme="majorBidi" w:hAnsiTheme="majorBidi" w:cstheme="majorBidi"/>
          <w:sz w:val="22"/>
          <w:szCs w:val="22"/>
        </w:rPr>
        <w:t xml:space="preserve"> w</w:t>
      </w:r>
      <w:r w:rsidR="432E7423" w:rsidRPr="008B74EC">
        <w:rPr>
          <w:rFonts w:asciiTheme="majorBidi" w:hAnsiTheme="majorBidi" w:cstheme="majorBidi"/>
          <w:sz w:val="22"/>
          <w:szCs w:val="22"/>
        </w:rPr>
        <w:t>as</w:t>
      </w:r>
      <w:r w:rsidR="2DB0BB56" w:rsidRPr="008B74EC">
        <w:rPr>
          <w:rFonts w:asciiTheme="majorBidi" w:hAnsiTheme="majorBidi" w:cstheme="majorBidi"/>
          <w:sz w:val="22"/>
          <w:szCs w:val="22"/>
        </w:rPr>
        <w:t xml:space="preserve"> </w:t>
      </w:r>
      <w:r w:rsidR="2AE82D4D" w:rsidRPr="008B74EC">
        <w:rPr>
          <w:rFonts w:asciiTheme="majorBidi" w:hAnsiTheme="majorBidi" w:cstheme="majorBidi"/>
          <w:sz w:val="22"/>
          <w:szCs w:val="22"/>
        </w:rPr>
        <w:t xml:space="preserve">2:1. </w:t>
      </w:r>
      <w:r w:rsidR="40E3E363" w:rsidRPr="008B74EC">
        <w:rPr>
          <w:rFonts w:asciiTheme="majorBidi" w:hAnsiTheme="majorBidi" w:cstheme="majorBidi"/>
          <w:sz w:val="22"/>
          <w:szCs w:val="22"/>
        </w:rPr>
        <w:t>By province, the m</w:t>
      </w:r>
      <w:r w:rsidR="32E382B2" w:rsidRPr="008B74EC">
        <w:rPr>
          <w:rFonts w:asciiTheme="majorBidi" w:hAnsiTheme="majorBidi" w:cstheme="majorBidi"/>
          <w:sz w:val="22"/>
          <w:szCs w:val="22"/>
        </w:rPr>
        <w:t xml:space="preserve">ajority were from </w:t>
      </w:r>
      <w:r w:rsidR="787BB860" w:rsidRPr="008B74EC">
        <w:rPr>
          <w:rFonts w:asciiTheme="majorBidi" w:hAnsiTheme="majorBidi" w:cstheme="majorBidi"/>
          <w:sz w:val="22"/>
          <w:szCs w:val="22"/>
        </w:rPr>
        <w:t>Madhesh</w:t>
      </w:r>
      <w:r w:rsidR="7844630C" w:rsidRPr="008B74EC">
        <w:rPr>
          <w:rFonts w:asciiTheme="majorBidi" w:hAnsiTheme="majorBidi" w:cstheme="majorBidi"/>
          <w:sz w:val="22"/>
          <w:szCs w:val="22"/>
        </w:rPr>
        <w:t xml:space="preserve"> (26.4%)</w:t>
      </w:r>
      <w:r w:rsidR="36B6647D" w:rsidRPr="008B74EC">
        <w:rPr>
          <w:rFonts w:asciiTheme="majorBidi" w:hAnsiTheme="majorBidi" w:cstheme="majorBidi"/>
          <w:sz w:val="22"/>
          <w:szCs w:val="22"/>
        </w:rPr>
        <w:t>,</w:t>
      </w:r>
      <w:r w:rsidR="32E382B2" w:rsidRPr="008B74EC">
        <w:rPr>
          <w:rFonts w:asciiTheme="majorBidi" w:hAnsiTheme="majorBidi" w:cstheme="majorBidi"/>
          <w:sz w:val="22"/>
          <w:szCs w:val="22"/>
        </w:rPr>
        <w:t xml:space="preserve"> followed by </w:t>
      </w:r>
      <w:r w:rsidR="787BB860" w:rsidRPr="008B74EC">
        <w:rPr>
          <w:rFonts w:asciiTheme="majorBidi" w:hAnsiTheme="majorBidi" w:cstheme="majorBidi"/>
          <w:sz w:val="22"/>
          <w:szCs w:val="22"/>
        </w:rPr>
        <w:t>Koshi (17.9%), Lumbini (16.7%)</w:t>
      </w:r>
      <w:r w:rsidR="3E3FE7E1" w:rsidRPr="008B74EC">
        <w:rPr>
          <w:rFonts w:asciiTheme="majorBidi" w:hAnsiTheme="majorBidi" w:cstheme="majorBidi"/>
          <w:sz w:val="22"/>
          <w:szCs w:val="22"/>
        </w:rPr>
        <w:t>,</w:t>
      </w:r>
      <w:r w:rsidR="787BB860" w:rsidRPr="008B74EC">
        <w:rPr>
          <w:rFonts w:asciiTheme="majorBidi" w:hAnsiTheme="majorBidi" w:cstheme="majorBidi"/>
          <w:sz w:val="22"/>
          <w:szCs w:val="22"/>
        </w:rPr>
        <w:t xml:space="preserve"> and Bagmati</w:t>
      </w:r>
      <w:r w:rsidR="7844630C" w:rsidRPr="008B74EC">
        <w:rPr>
          <w:rFonts w:asciiTheme="majorBidi" w:hAnsiTheme="majorBidi" w:cstheme="majorBidi"/>
          <w:sz w:val="22"/>
          <w:szCs w:val="22"/>
        </w:rPr>
        <w:t xml:space="preserve"> (15.4%)</w:t>
      </w:r>
      <w:r w:rsidR="787BB860" w:rsidRPr="008B74EC">
        <w:rPr>
          <w:rFonts w:asciiTheme="majorBidi" w:hAnsiTheme="majorBidi" w:cstheme="majorBidi"/>
          <w:sz w:val="22"/>
          <w:szCs w:val="22"/>
        </w:rPr>
        <w:t>.</w:t>
      </w:r>
    </w:p>
    <w:p w14:paraId="00A55B23" w14:textId="4F091C50" w:rsidR="5BD335EC" w:rsidRPr="008B74EC" w:rsidRDefault="002B6610" w:rsidP="5BD335EC">
      <w:pPr>
        <w:spacing w:line="360" w:lineRule="auto"/>
        <w:jc w:val="both"/>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2</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731B30" w:rsidRPr="008B74EC">
        <w:rPr>
          <w:rFonts w:asciiTheme="majorBidi" w:hAnsiTheme="majorBidi" w:cstheme="majorBidi"/>
          <w:b/>
          <w:bCs/>
          <w:i/>
          <w:iCs/>
          <w:sz w:val="22"/>
          <w:szCs w:val="22"/>
        </w:rPr>
        <w:t xml:space="preserve">Characteristics of </w:t>
      </w:r>
      <w:r w:rsidR="009533ED" w:rsidRPr="008B74EC">
        <w:rPr>
          <w:rFonts w:asciiTheme="majorBidi" w:hAnsiTheme="majorBidi" w:cstheme="majorBidi"/>
          <w:b/>
          <w:bCs/>
          <w:i/>
          <w:iCs/>
          <w:sz w:val="22"/>
          <w:szCs w:val="22"/>
        </w:rPr>
        <w:t xml:space="preserve">6-59 months </w:t>
      </w:r>
      <w:r w:rsidR="00731B30" w:rsidRPr="008B74EC">
        <w:rPr>
          <w:rFonts w:asciiTheme="majorBidi" w:hAnsiTheme="majorBidi" w:cstheme="majorBidi"/>
          <w:b/>
          <w:bCs/>
          <w:i/>
          <w:iCs/>
          <w:sz w:val="22"/>
          <w:szCs w:val="22"/>
        </w:rPr>
        <w:t>children</w:t>
      </w:r>
      <w:r w:rsidR="00640BFA" w:rsidRPr="008B74EC">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8"/>
        <w:gridCol w:w="1205"/>
        <w:gridCol w:w="1471"/>
        <w:gridCol w:w="1790"/>
        <w:gridCol w:w="1621"/>
      </w:tblGrid>
      <w:tr w:rsidR="00742B35" w:rsidRPr="008B74EC" w14:paraId="6449D5AF" w14:textId="77777777" w:rsidTr="008B74EC">
        <w:trPr>
          <w:trHeight w:val="285"/>
        </w:trPr>
        <w:tc>
          <w:tcPr>
            <w:tcW w:w="1838" w:type="pct"/>
            <w:shd w:val="clear" w:color="auto" w:fill="83CAEB" w:themeFill="accent1" w:themeFillTint="66"/>
            <w:tcMar>
              <w:left w:w="108" w:type="dxa"/>
              <w:right w:w="108" w:type="dxa"/>
            </w:tcMar>
            <w:vAlign w:val="center"/>
          </w:tcPr>
          <w:p w14:paraId="5CDB4AAA" w14:textId="61AA2C5E" w:rsidR="00742B35" w:rsidRPr="008B74EC" w:rsidRDefault="002463AA" w:rsidP="3542E025">
            <w:pPr>
              <w:spacing w:after="0"/>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Characteristics</w:t>
            </w:r>
          </w:p>
        </w:tc>
        <w:tc>
          <w:tcPr>
            <w:tcW w:w="626" w:type="pct"/>
            <w:shd w:val="clear" w:color="auto" w:fill="83CAEB" w:themeFill="accent1" w:themeFillTint="66"/>
            <w:tcMar>
              <w:left w:w="108" w:type="dxa"/>
              <w:right w:w="108" w:type="dxa"/>
            </w:tcMar>
            <w:vAlign w:val="center"/>
          </w:tcPr>
          <w:p w14:paraId="0F9E3F44" w14:textId="4B691411" w:rsidR="002463AA" w:rsidRPr="008B74EC" w:rsidRDefault="00742B35"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Overall</w:t>
            </w:r>
            <w:r w:rsidR="00513E27" w:rsidRPr="008B74EC">
              <w:rPr>
                <w:rFonts w:asciiTheme="majorBidi" w:eastAsia="Times New Roman" w:hAnsiTheme="majorBidi" w:cstheme="majorBidi"/>
                <w:b/>
                <w:bCs/>
                <w:color w:val="000000" w:themeColor="text1"/>
                <w:sz w:val="22"/>
                <w:szCs w:val="22"/>
              </w:rPr>
              <w:t>,</w:t>
            </w:r>
          </w:p>
          <w:p w14:paraId="63CC4D92" w14:textId="023CDA39" w:rsidR="00742B35"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764" w:type="pct"/>
            <w:shd w:val="clear" w:color="auto" w:fill="83CAEB" w:themeFill="accent1" w:themeFillTint="66"/>
          </w:tcPr>
          <w:p w14:paraId="7415DFBB" w14:textId="5B35486A"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6-1</w:t>
            </w:r>
            <w:r w:rsidR="005C3E91" w:rsidRPr="008B74EC">
              <w:rPr>
                <w:rFonts w:asciiTheme="majorBidi" w:eastAsia="Times New Roman" w:hAnsiTheme="majorBidi" w:cstheme="majorBidi"/>
                <w:b/>
                <w:bCs/>
                <w:color w:val="000000" w:themeColor="text1"/>
                <w:sz w:val="22"/>
                <w:szCs w:val="22"/>
              </w:rPr>
              <w:t>2</w:t>
            </w:r>
            <w:r w:rsidRPr="008B74EC">
              <w:rPr>
                <w:rFonts w:asciiTheme="majorBidi" w:eastAsia="Times New Roman" w:hAnsiTheme="majorBidi" w:cstheme="majorBidi"/>
                <w:b/>
                <w:bCs/>
                <w:color w:val="000000" w:themeColor="text1"/>
                <w:sz w:val="22"/>
                <w:szCs w:val="22"/>
              </w:rPr>
              <w:t xml:space="preserve"> 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2FC8D6DF" w14:textId="170AFB72"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930" w:type="pct"/>
            <w:shd w:val="clear" w:color="auto" w:fill="83CAEB" w:themeFill="accent1" w:themeFillTint="66"/>
          </w:tcPr>
          <w:p w14:paraId="1B9C7187" w14:textId="00D4B5DE" w:rsidR="00742B35" w:rsidRPr="008B74EC" w:rsidRDefault="00041E43"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1</w:t>
            </w:r>
            <w:r w:rsidR="005C3E91" w:rsidRPr="008B74EC">
              <w:rPr>
                <w:rFonts w:asciiTheme="majorBidi" w:eastAsia="Times New Roman" w:hAnsiTheme="majorBidi" w:cstheme="majorBidi"/>
                <w:b/>
                <w:bCs/>
                <w:color w:val="000000" w:themeColor="text1"/>
                <w:sz w:val="22"/>
                <w:szCs w:val="22"/>
              </w:rPr>
              <w:t>3</w:t>
            </w:r>
            <w:r w:rsidRPr="008B74EC">
              <w:rPr>
                <w:rFonts w:asciiTheme="majorBidi" w:eastAsia="Times New Roman" w:hAnsiTheme="majorBidi" w:cstheme="majorBidi"/>
                <w:b/>
                <w:bCs/>
                <w:color w:val="000000" w:themeColor="text1"/>
                <w:sz w:val="22"/>
                <w:szCs w:val="22"/>
              </w:rPr>
              <w:t xml:space="preserve"> to </w:t>
            </w:r>
            <w:r w:rsidR="00F5771B" w:rsidRPr="008B74EC">
              <w:rPr>
                <w:rFonts w:asciiTheme="majorBidi" w:eastAsia="Times New Roman" w:hAnsiTheme="majorBidi" w:cstheme="majorBidi"/>
                <w:b/>
                <w:bCs/>
                <w:color w:val="000000" w:themeColor="text1"/>
                <w:sz w:val="22"/>
                <w:szCs w:val="22"/>
              </w:rPr>
              <w:t>36</w:t>
            </w:r>
            <w:r w:rsidRPr="008B74EC">
              <w:rPr>
                <w:rFonts w:asciiTheme="majorBidi" w:eastAsia="Times New Roman" w:hAnsiTheme="majorBidi" w:cstheme="majorBidi"/>
                <w:b/>
                <w:bCs/>
                <w:color w:val="000000" w:themeColor="text1"/>
                <w:sz w:val="22"/>
                <w:szCs w:val="22"/>
              </w:rPr>
              <w:t xml:space="preserve"> </w:t>
            </w:r>
            <w:r w:rsidR="00F5771B"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6E7F404" w14:textId="37D6E659"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c>
          <w:tcPr>
            <w:tcW w:w="842" w:type="pct"/>
            <w:shd w:val="clear" w:color="auto" w:fill="83CAEB" w:themeFill="accent1" w:themeFillTint="66"/>
          </w:tcPr>
          <w:p w14:paraId="6F757BE3" w14:textId="42AC8901" w:rsidR="00742B35" w:rsidRPr="008B74EC" w:rsidRDefault="00F5771B"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37</w:t>
            </w:r>
            <w:r w:rsidR="00041E43" w:rsidRPr="008B74EC">
              <w:rPr>
                <w:rFonts w:asciiTheme="majorBidi" w:eastAsia="Times New Roman" w:hAnsiTheme="majorBidi" w:cstheme="majorBidi"/>
                <w:b/>
                <w:bCs/>
                <w:color w:val="000000" w:themeColor="text1"/>
                <w:sz w:val="22"/>
                <w:szCs w:val="22"/>
              </w:rPr>
              <w:t>-</w:t>
            </w:r>
            <w:r w:rsidR="00C259D9" w:rsidRPr="008B74EC">
              <w:rPr>
                <w:rFonts w:asciiTheme="majorBidi" w:eastAsia="Times New Roman" w:hAnsiTheme="majorBidi" w:cstheme="majorBidi"/>
                <w:b/>
                <w:bCs/>
                <w:color w:val="000000" w:themeColor="text1"/>
                <w:sz w:val="22"/>
                <w:szCs w:val="22"/>
              </w:rPr>
              <w:t xml:space="preserve">59 </w:t>
            </w:r>
            <w:r w:rsidRPr="008B74EC">
              <w:rPr>
                <w:rFonts w:asciiTheme="majorBidi" w:eastAsia="Times New Roman" w:hAnsiTheme="majorBidi" w:cstheme="majorBidi"/>
                <w:b/>
                <w:bCs/>
                <w:color w:val="000000" w:themeColor="text1"/>
                <w:sz w:val="22"/>
                <w:szCs w:val="22"/>
              </w:rPr>
              <w:t>months</w:t>
            </w:r>
            <w:r w:rsidR="00D164DF" w:rsidRPr="008B74EC">
              <w:rPr>
                <w:rFonts w:asciiTheme="majorBidi" w:eastAsia="Times New Roman" w:hAnsiTheme="majorBidi" w:cstheme="majorBidi"/>
                <w:b/>
                <w:bCs/>
                <w:color w:val="000000" w:themeColor="text1"/>
                <w:sz w:val="22"/>
                <w:szCs w:val="22"/>
              </w:rPr>
              <w:t xml:space="preserve"> children</w:t>
            </w:r>
            <w:r w:rsidR="00513E27" w:rsidRPr="008B74EC">
              <w:rPr>
                <w:rFonts w:asciiTheme="majorBidi" w:eastAsia="Times New Roman" w:hAnsiTheme="majorBidi" w:cstheme="majorBidi"/>
                <w:b/>
                <w:bCs/>
                <w:color w:val="000000" w:themeColor="text1"/>
                <w:sz w:val="22"/>
                <w:szCs w:val="22"/>
              </w:rPr>
              <w:t>,</w:t>
            </w:r>
          </w:p>
          <w:p w14:paraId="4B891079" w14:textId="70669970" w:rsidR="002463AA" w:rsidRPr="008B74EC" w:rsidRDefault="00237EA9" w:rsidP="3542E025">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b/>
                <w:bCs/>
                <w:color w:val="000000" w:themeColor="text1"/>
                <w:sz w:val="22"/>
                <w:szCs w:val="22"/>
              </w:rPr>
              <w:t>%</w:t>
            </w:r>
          </w:p>
        </w:tc>
      </w:tr>
      <w:tr w:rsidR="001532D0" w:rsidRPr="008B74EC" w14:paraId="63980F98" w14:textId="77777777" w:rsidTr="008B74EC">
        <w:trPr>
          <w:trHeight w:val="285"/>
        </w:trPr>
        <w:tc>
          <w:tcPr>
            <w:tcW w:w="1838" w:type="pct"/>
            <w:shd w:val="clear" w:color="auto" w:fill="C1E4F5" w:themeFill="accent1" w:themeFillTint="33"/>
            <w:tcMar>
              <w:left w:w="108" w:type="dxa"/>
              <w:right w:w="108" w:type="dxa"/>
            </w:tcMar>
            <w:vAlign w:val="center"/>
          </w:tcPr>
          <w:p w14:paraId="691486D2" w14:textId="25BCFE91" w:rsidR="001532D0"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u</w:t>
            </w:r>
            <w:r w:rsidR="002463AA" w:rsidRPr="008B74EC">
              <w:rPr>
                <w:rFonts w:asciiTheme="majorBidi" w:eastAsia="Times New Roman" w:hAnsiTheme="majorBidi" w:cstheme="majorBidi"/>
                <w:i/>
                <w:iCs/>
                <w:color w:val="000000" w:themeColor="text1"/>
                <w:sz w:val="22"/>
                <w:szCs w:val="22"/>
              </w:rPr>
              <w:t>nw</w:t>
            </w:r>
            <w:r w:rsidR="001532D0" w:rsidRPr="008B74EC">
              <w:rPr>
                <w:rFonts w:asciiTheme="majorBidi" w:eastAsia="Times New Roman" w:hAnsiTheme="majorBidi" w:cstheme="majorBidi"/>
                <w:i/>
                <w:iCs/>
                <w:color w:val="000000" w:themeColor="text1"/>
                <w:sz w:val="22"/>
                <w:szCs w:val="22"/>
              </w:rPr>
              <w:t>eighte</w:t>
            </w:r>
            <w:r>
              <w:rPr>
                <w:rFonts w:asciiTheme="majorBidi" w:eastAsia="Times New Roman" w:hAnsiTheme="majorBidi" w:cstheme="majorBidi"/>
                <w:i/>
                <w:iCs/>
                <w:color w:val="000000" w:themeColor="text1"/>
                <w:sz w:val="22"/>
                <w:szCs w:val="22"/>
              </w:rPr>
              <w:t>d frequency</w:t>
            </w:r>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3851CC0" w14:textId="692113AF" w:rsidR="001532D0" w:rsidRPr="008B74EC" w:rsidRDefault="00CE21A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2395</w:t>
            </w:r>
          </w:p>
        </w:tc>
        <w:tc>
          <w:tcPr>
            <w:tcW w:w="764" w:type="pct"/>
            <w:shd w:val="clear" w:color="auto" w:fill="C1E4F5" w:themeFill="accent1" w:themeFillTint="33"/>
          </w:tcPr>
          <w:p w14:paraId="34ACD242" w14:textId="2B0F91F0"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256</w:t>
            </w:r>
          </w:p>
        </w:tc>
        <w:tc>
          <w:tcPr>
            <w:tcW w:w="930" w:type="pct"/>
            <w:shd w:val="clear" w:color="auto" w:fill="C1E4F5" w:themeFill="accent1" w:themeFillTint="33"/>
          </w:tcPr>
          <w:p w14:paraId="650B0604" w14:textId="2C6D4916"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1092</w:t>
            </w:r>
          </w:p>
        </w:tc>
        <w:tc>
          <w:tcPr>
            <w:tcW w:w="842" w:type="pct"/>
            <w:shd w:val="clear" w:color="auto" w:fill="C1E4F5" w:themeFill="accent1" w:themeFillTint="33"/>
          </w:tcPr>
          <w:p w14:paraId="72F2B1B3" w14:textId="1E4D4A27" w:rsidR="001532D0" w:rsidRPr="008B74EC" w:rsidRDefault="00894938"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1047</w:t>
            </w:r>
          </w:p>
        </w:tc>
      </w:tr>
      <w:tr w:rsidR="002463AA" w:rsidRPr="008B74EC" w14:paraId="17A44AD0" w14:textId="77777777" w:rsidTr="008B74EC">
        <w:trPr>
          <w:trHeight w:val="285"/>
        </w:trPr>
        <w:tc>
          <w:tcPr>
            <w:tcW w:w="1838" w:type="pct"/>
            <w:shd w:val="clear" w:color="auto" w:fill="C1E4F5" w:themeFill="accent1" w:themeFillTint="33"/>
            <w:tcMar>
              <w:left w:w="108" w:type="dxa"/>
              <w:right w:w="108" w:type="dxa"/>
            </w:tcMar>
            <w:vAlign w:val="center"/>
          </w:tcPr>
          <w:p w14:paraId="43E8DB00" w14:textId="028F2CFA" w:rsidR="002463AA" w:rsidRPr="008B74EC" w:rsidRDefault="00E525BF" w:rsidP="3542E025">
            <w:pPr>
              <w:spacing w:after="0"/>
              <w:rPr>
                <w:rFonts w:asciiTheme="majorBidi" w:eastAsia="Times New Roman" w:hAnsiTheme="majorBidi" w:cstheme="majorBidi"/>
                <w:i/>
                <w:iCs/>
                <w:color w:val="000000" w:themeColor="text1"/>
                <w:sz w:val="22"/>
                <w:szCs w:val="22"/>
              </w:rPr>
            </w:pPr>
            <w:r>
              <w:rPr>
                <w:rFonts w:asciiTheme="majorBidi" w:eastAsia="Times New Roman" w:hAnsiTheme="majorBidi" w:cstheme="majorBidi"/>
                <w:i/>
                <w:iCs/>
                <w:color w:val="000000" w:themeColor="text1"/>
                <w:sz w:val="22"/>
                <w:szCs w:val="22"/>
              </w:rPr>
              <w:t>Total w</w:t>
            </w:r>
            <w:r w:rsidR="002463AA" w:rsidRPr="008B74EC">
              <w:rPr>
                <w:rFonts w:asciiTheme="majorBidi" w:eastAsia="Times New Roman" w:hAnsiTheme="majorBidi" w:cstheme="majorBidi"/>
                <w:i/>
                <w:iCs/>
                <w:color w:val="000000" w:themeColor="text1"/>
                <w:sz w:val="22"/>
                <w:szCs w:val="22"/>
              </w:rPr>
              <w:t>eighted</w:t>
            </w:r>
            <w:r>
              <w:rPr>
                <w:rFonts w:asciiTheme="majorBidi" w:eastAsia="Times New Roman" w:hAnsiTheme="majorBidi" w:cstheme="majorBidi"/>
                <w:i/>
                <w:iCs/>
                <w:color w:val="000000" w:themeColor="text1"/>
                <w:sz w:val="22"/>
                <w:szCs w:val="22"/>
              </w:rPr>
              <w:t xml:space="preserve"> f</w:t>
            </w:r>
            <w:ins w:id="122" w:author="Bikram Adhikari (bdhikari)" w:date="2025-12-10T20:06:00Z" w16du:dateUtc="2025-12-11T02:06:00Z">
              <w:r w:rsidR="00FA4678">
                <w:rPr>
                  <w:rFonts w:asciiTheme="majorBidi" w:eastAsia="Times New Roman" w:hAnsiTheme="majorBidi" w:cstheme="majorBidi"/>
                  <w:i/>
                  <w:iCs/>
                  <w:color w:val="000000" w:themeColor="text1"/>
                  <w:sz w:val="22"/>
                  <w:szCs w:val="22"/>
                </w:rPr>
                <w:t>r</w:t>
              </w:r>
            </w:ins>
            <w:r>
              <w:rPr>
                <w:rFonts w:asciiTheme="majorBidi" w:eastAsia="Times New Roman" w:hAnsiTheme="majorBidi" w:cstheme="majorBidi"/>
                <w:i/>
                <w:iCs/>
                <w:color w:val="000000" w:themeColor="text1"/>
                <w:sz w:val="22"/>
                <w:szCs w:val="22"/>
              </w:rPr>
              <w:t>equency</w:t>
            </w:r>
            <w:r w:rsidR="00B07A79">
              <w:rPr>
                <w:rFonts w:asciiTheme="majorBidi" w:eastAsia="Times New Roman" w:hAnsiTheme="majorBidi" w:cstheme="majorBidi"/>
                <w:i/>
                <w:iCs/>
                <w:color w:val="000000" w:themeColor="text1"/>
                <w:sz w:val="22"/>
                <w:szCs w:val="22"/>
              </w:rPr>
              <w:t>,</w:t>
            </w:r>
            <w:r w:rsidR="002463AA" w:rsidRPr="008B74EC">
              <w:rPr>
                <w:rFonts w:asciiTheme="majorBidi" w:eastAsia="Times New Roman" w:hAnsiTheme="majorBidi" w:cstheme="majorBidi"/>
                <w:i/>
                <w:iCs/>
                <w:color w:val="000000" w:themeColor="text1"/>
                <w:sz w:val="22"/>
                <w:szCs w:val="22"/>
              </w:rPr>
              <w:t xml:space="preserve"> </w:t>
            </w:r>
            <w:r w:rsidR="00B07A79">
              <w:rPr>
                <w:rFonts w:asciiTheme="majorBidi" w:eastAsia="Times New Roman" w:hAnsiTheme="majorBidi" w:cstheme="majorBidi"/>
                <w:i/>
                <w:iCs/>
                <w:color w:val="000000" w:themeColor="text1"/>
                <w:sz w:val="22"/>
                <w:szCs w:val="22"/>
              </w:rPr>
              <w:t>n</w:t>
            </w:r>
          </w:p>
        </w:tc>
        <w:tc>
          <w:tcPr>
            <w:tcW w:w="626" w:type="pct"/>
            <w:shd w:val="clear" w:color="auto" w:fill="C1E4F5" w:themeFill="accent1" w:themeFillTint="33"/>
            <w:tcMar>
              <w:left w:w="108" w:type="dxa"/>
              <w:right w:w="108" w:type="dxa"/>
            </w:tcMar>
            <w:vAlign w:val="center"/>
          </w:tcPr>
          <w:p w14:paraId="5726695D" w14:textId="6A7B02EA" w:rsidR="002463AA" w:rsidRPr="008B74EC" w:rsidRDefault="00DA493A"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233</w:t>
            </w:r>
            <w:r w:rsidR="00C81B10" w:rsidRPr="008B74EC">
              <w:rPr>
                <w:rFonts w:asciiTheme="majorBidi" w:eastAsia="Times New Roman" w:hAnsiTheme="majorBidi" w:cstheme="majorBidi"/>
                <w:color w:val="000000" w:themeColor="text1"/>
                <w:sz w:val="22"/>
                <w:szCs w:val="22"/>
              </w:rPr>
              <w:t>5</w:t>
            </w:r>
          </w:p>
        </w:tc>
        <w:tc>
          <w:tcPr>
            <w:tcW w:w="764" w:type="pct"/>
            <w:shd w:val="clear" w:color="auto" w:fill="C1E4F5" w:themeFill="accent1" w:themeFillTint="33"/>
          </w:tcPr>
          <w:p w14:paraId="77A4F0DE" w14:textId="3161371E"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244</w:t>
            </w:r>
          </w:p>
        </w:tc>
        <w:tc>
          <w:tcPr>
            <w:tcW w:w="930" w:type="pct"/>
            <w:shd w:val="clear" w:color="auto" w:fill="C1E4F5" w:themeFill="accent1" w:themeFillTint="33"/>
          </w:tcPr>
          <w:p w14:paraId="0DB97DEC" w14:textId="0C2B1C61"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1069</w:t>
            </w:r>
          </w:p>
        </w:tc>
        <w:tc>
          <w:tcPr>
            <w:tcW w:w="842" w:type="pct"/>
            <w:shd w:val="clear" w:color="auto" w:fill="C1E4F5" w:themeFill="accent1" w:themeFillTint="33"/>
          </w:tcPr>
          <w:p w14:paraId="20207139" w14:textId="7BC2DE78" w:rsidR="002463AA" w:rsidRPr="008B74EC" w:rsidRDefault="00C81B10" w:rsidP="00D41148">
            <w:pPr>
              <w:spacing w:after="0"/>
              <w:jc w:val="center"/>
              <w:rPr>
                <w:rFonts w:asciiTheme="majorBidi" w:eastAsia="Times New Roman" w:hAnsiTheme="majorBidi" w:cstheme="majorBidi"/>
                <w:color w:val="000000" w:themeColor="text1"/>
                <w:sz w:val="22"/>
                <w:szCs w:val="22"/>
              </w:rPr>
            </w:pPr>
            <w:r w:rsidRPr="008B74EC">
              <w:rPr>
                <w:rFonts w:asciiTheme="majorBidi" w:eastAsia="Times New Roman" w:hAnsiTheme="majorBidi" w:cstheme="majorBidi"/>
                <w:color w:val="000000" w:themeColor="text1"/>
                <w:sz w:val="22"/>
                <w:szCs w:val="22"/>
              </w:rPr>
              <w:t>1022</w:t>
            </w:r>
          </w:p>
        </w:tc>
      </w:tr>
      <w:tr w:rsidR="009A0206" w:rsidRPr="008B74EC" w14:paraId="11757151" w14:textId="7A01B180" w:rsidTr="008B74EC">
        <w:trPr>
          <w:trHeight w:val="285"/>
        </w:trPr>
        <w:tc>
          <w:tcPr>
            <w:tcW w:w="1838" w:type="pct"/>
            <w:tcMar>
              <w:left w:w="108" w:type="dxa"/>
              <w:right w:w="108" w:type="dxa"/>
            </w:tcMar>
            <w:vAlign w:val="center"/>
          </w:tcPr>
          <w:p w14:paraId="07F862BF" w14:textId="2B195F2A" w:rsidR="009A0206" w:rsidRPr="008B74EC" w:rsidRDefault="002463AA" w:rsidP="3542E025">
            <w:pPr>
              <w:spacing w:after="0"/>
              <w:rPr>
                <w:rFonts w:asciiTheme="majorBidi" w:hAnsiTheme="majorBidi" w:cstheme="majorBidi"/>
              </w:rPr>
            </w:pPr>
            <w:r w:rsidRPr="008B74EC">
              <w:rPr>
                <w:rFonts w:asciiTheme="majorBidi" w:eastAsia="Times New Roman" w:hAnsiTheme="majorBidi" w:cstheme="majorBidi"/>
                <w:b/>
                <w:bCs/>
                <w:sz w:val="22"/>
                <w:szCs w:val="22"/>
              </w:rPr>
              <w:t>Age of children</w:t>
            </w:r>
            <w:r w:rsidR="008B5FE0" w:rsidRPr="008B74EC">
              <w:rPr>
                <w:rFonts w:asciiTheme="majorBidi" w:eastAsia="Times New Roman" w:hAnsiTheme="majorBidi" w:cstheme="majorBidi"/>
                <w:b/>
                <w:bCs/>
                <w:sz w:val="22"/>
                <w:szCs w:val="22"/>
              </w:rPr>
              <w:t xml:space="preserve"> in </w:t>
            </w:r>
            <w:r w:rsidR="005C3E91" w:rsidRPr="008B74EC">
              <w:rPr>
                <w:rFonts w:asciiTheme="majorBidi" w:eastAsia="Times New Roman" w:hAnsiTheme="majorBidi" w:cstheme="majorBidi"/>
                <w:b/>
                <w:bCs/>
                <w:sz w:val="22"/>
                <w:szCs w:val="22"/>
              </w:rPr>
              <w:t>months</w:t>
            </w:r>
            <w:r w:rsidRPr="008B74EC">
              <w:rPr>
                <w:rFonts w:asciiTheme="majorBidi" w:eastAsia="Times New Roman" w:hAnsiTheme="majorBidi" w:cstheme="majorBidi"/>
                <w:b/>
                <w:bCs/>
                <w:sz w:val="22"/>
                <w:szCs w:val="22"/>
              </w:rPr>
              <w:t xml:space="preserve">, </w:t>
            </w:r>
            <w:r w:rsidR="005C3E91"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10AB424B" w14:textId="5874EE89" w:rsidR="009A0206" w:rsidRPr="008B74EC" w:rsidRDefault="009A0206" w:rsidP="00D41148">
            <w:pPr>
              <w:spacing w:after="0"/>
              <w:jc w:val="center"/>
              <w:rPr>
                <w:rFonts w:asciiTheme="majorBidi" w:hAnsiTheme="majorBidi" w:cstheme="majorBidi"/>
              </w:rPr>
            </w:pPr>
          </w:p>
        </w:tc>
        <w:tc>
          <w:tcPr>
            <w:tcW w:w="764" w:type="pct"/>
          </w:tcPr>
          <w:p w14:paraId="4637A78B" w14:textId="3B3019E0"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10.4</w:t>
            </w:r>
          </w:p>
        </w:tc>
        <w:tc>
          <w:tcPr>
            <w:tcW w:w="930" w:type="pct"/>
          </w:tcPr>
          <w:p w14:paraId="6301407F" w14:textId="77E6DC28"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45.8</w:t>
            </w:r>
          </w:p>
        </w:tc>
        <w:tc>
          <w:tcPr>
            <w:tcW w:w="842" w:type="pct"/>
          </w:tcPr>
          <w:p w14:paraId="2E0378A2" w14:textId="716D76E1" w:rsidR="009A0206" w:rsidRPr="008B74EC" w:rsidRDefault="00C81B10" w:rsidP="00D41148">
            <w:pPr>
              <w:spacing w:after="0"/>
              <w:jc w:val="center"/>
              <w:rPr>
                <w:rFonts w:asciiTheme="majorBidi" w:eastAsia="Times New Roman" w:hAnsiTheme="majorBidi" w:cstheme="majorBidi"/>
                <w:b/>
                <w:bCs/>
                <w:color w:val="000000" w:themeColor="text1"/>
                <w:sz w:val="22"/>
                <w:szCs w:val="22"/>
              </w:rPr>
            </w:pPr>
            <w:r w:rsidRPr="008B74EC">
              <w:rPr>
                <w:rFonts w:asciiTheme="majorBidi" w:eastAsia="Times New Roman" w:hAnsiTheme="majorBidi" w:cstheme="majorBidi"/>
                <w:sz w:val="22"/>
                <w:szCs w:val="22"/>
              </w:rPr>
              <w:t>43.8</w:t>
            </w:r>
          </w:p>
        </w:tc>
      </w:tr>
      <w:tr w:rsidR="009A0206" w:rsidRPr="008B74EC" w14:paraId="7F0A4DC3" w14:textId="2F934196" w:rsidTr="008B74EC">
        <w:trPr>
          <w:trHeight w:val="375"/>
        </w:trPr>
        <w:tc>
          <w:tcPr>
            <w:tcW w:w="1838" w:type="pct"/>
            <w:tcMar>
              <w:left w:w="108" w:type="dxa"/>
              <w:right w:w="108" w:type="dxa"/>
            </w:tcMar>
            <w:vAlign w:val="center"/>
          </w:tcPr>
          <w:p w14:paraId="7980CB0D" w14:textId="66FE816F" w:rsidR="009A0206" w:rsidRPr="008B74EC" w:rsidRDefault="009A0206" w:rsidP="3542E025">
            <w:pPr>
              <w:spacing w:after="0"/>
              <w:rPr>
                <w:rFonts w:asciiTheme="majorBidi" w:hAnsiTheme="majorBidi" w:cstheme="majorBidi"/>
              </w:rPr>
            </w:pPr>
            <w:r w:rsidRPr="008B74EC">
              <w:rPr>
                <w:rFonts w:asciiTheme="majorBidi" w:eastAsia="Times New Roman" w:hAnsiTheme="majorBidi" w:cstheme="majorBidi"/>
                <w:b/>
                <w:bCs/>
                <w:sz w:val="22"/>
                <w:szCs w:val="22"/>
              </w:rPr>
              <w:t>Sex</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80AAEA5" w14:textId="3627E041" w:rsidR="009A0206" w:rsidRPr="008B74EC" w:rsidRDefault="009A0206" w:rsidP="001245B7">
            <w:pPr>
              <w:spacing w:after="0"/>
              <w:jc w:val="center"/>
              <w:rPr>
                <w:rFonts w:asciiTheme="majorBidi" w:eastAsia="Times New Roman" w:hAnsiTheme="majorBidi" w:cstheme="majorBidi"/>
                <w:sz w:val="22"/>
                <w:szCs w:val="22"/>
              </w:rPr>
            </w:pPr>
          </w:p>
        </w:tc>
        <w:tc>
          <w:tcPr>
            <w:tcW w:w="764" w:type="pct"/>
          </w:tcPr>
          <w:p w14:paraId="239E0D15"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930" w:type="pct"/>
          </w:tcPr>
          <w:p w14:paraId="6DACAA33" w14:textId="77777777" w:rsidR="009A0206" w:rsidRPr="008B74EC" w:rsidRDefault="009A0206" w:rsidP="001245B7">
            <w:pPr>
              <w:spacing w:after="0"/>
              <w:jc w:val="center"/>
              <w:rPr>
                <w:rFonts w:asciiTheme="majorBidi" w:eastAsia="Times New Roman" w:hAnsiTheme="majorBidi" w:cstheme="majorBidi"/>
                <w:sz w:val="22"/>
                <w:szCs w:val="22"/>
              </w:rPr>
            </w:pPr>
          </w:p>
        </w:tc>
        <w:tc>
          <w:tcPr>
            <w:tcW w:w="842" w:type="pct"/>
          </w:tcPr>
          <w:p w14:paraId="3F47DAEE" w14:textId="4FC257BC" w:rsidR="009A0206" w:rsidRPr="008B74EC" w:rsidRDefault="009A0206" w:rsidP="001245B7">
            <w:pPr>
              <w:spacing w:after="0"/>
              <w:jc w:val="center"/>
              <w:rPr>
                <w:rFonts w:asciiTheme="majorBidi" w:eastAsia="Times New Roman" w:hAnsiTheme="majorBidi" w:cstheme="majorBidi"/>
                <w:sz w:val="22"/>
                <w:szCs w:val="22"/>
              </w:rPr>
            </w:pPr>
          </w:p>
        </w:tc>
      </w:tr>
      <w:tr w:rsidR="00D41148" w:rsidRPr="008B74EC" w14:paraId="7631AD30" w14:textId="520CADA2" w:rsidTr="008B74EC">
        <w:trPr>
          <w:trHeight w:val="285"/>
        </w:trPr>
        <w:tc>
          <w:tcPr>
            <w:tcW w:w="1838" w:type="pct"/>
            <w:tcMar>
              <w:left w:w="108" w:type="dxa"/>
              <w:right w:w="108" w:type="dxa"/>
            </w:tcMar>
            <w:vAlign w:val="center"/>
          </w:tcPr>
          <w:p w14:paraId="3FAE89D4" w14:textId="677CC253"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Male</w:t>
            </w:r>
          </w:p>
        </w:tc>
        <w:tc>
          <w:tcPr>
            <w:tcW w:w="626" w:type="pct"/>
            <w:tcMar>
              <w:left w:w="108" w:type="dxa"/>
              <w:right w:w="108" w:type="dxa"/>
            </w:tcMar>
            <w:vAlign w:val="center"/>
          </w:tcPr>
          <w:p w14:paraId="7600222C" w14:textId="2B90034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51.5</w:t>
            </w:r>
          </w:p>
        </w:tc>
        <w:tc>
          <w:tcPr>
            <w:tcW w:w="764" w:type="pct"/>
            <w:vAlign w:val="center"/>
          </w:tcPr>
          <w:p w14:paraId="5D96D209" w14:textId="1229C864"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52.6</w:t>
            </w:r>
          </w:p>
        </w:tc>
        <w:tc>
          <w:tcPr>
            <w:tcW w:w="930" w:type="pct"/>
            <w:vAlign w:val="center"/>
          </w:tcPr>
          <w:p w14:paraId="2D4526F6" w14:textId="67F94EBC"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51.4</w:t>
            </w:r>
          </w:p>
        </w:tc>
        <w:tc>
          <w:tcPr>
            <w:tcW w:w="842" w:type="pct"/>
            <w:vAlign w:val="center"/>
          </w:tcPr>
          <w:p w14:paraId="4B6DFCC3" w14:textId="624E7B28"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51.3</w:t>
            </w:r>
          </w:p>
        </w:tc>
      </w:tr>
      <w:tr w:rsidR="00D41148" w:rsidRPr="008B74EC" w14:paraId="2E284E4E" w14:textId="5A813C5F" w:rsidTr="008B74EC">
        <w:trPr>
          <w:trHeight w:val="285"/>
        </w:trPr>
        <w:tc>
          <w:tcPr>
            <w:tcW w:w="1838" w:type="pct"/>
            <w:tcMar>
              <w:left w:w="108" w:type="dxa"/>
              <w:right w:w="108" w:type="dxa"/>
            </w:tcMar>
            <w:vAlign w:val="center"/>
          </w:tcPr>
          <w:p w14:paraId="053F0A0B" w14:textId="64008F3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Female</w:t>
            </w:r>
          </w:p>
        </w:tc>
        <w:tc>
          <w:tcPr>
            <w:tcW w:w="626" w:type="pct"/>
            <w:tcMar>
              <w:left w:w="108" w:type="dxa"/>
              <w:right w:w="108" w:type="dxa"/>
            </w:tcMar>
            <w:vAlign w:val="center"/>
          </w:tcPr>
          <w:p w14:paraId="07AC9FFD" w14:textId="4EDA88F1"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48.5</w:t>
            </w:r>
          </w:p>
        </w:tc>
        <w:tc>
          <w:tcPr>
            <w:tcW w:w="764" w:type="pct"/>
            <w:vAlign w:val="center"/>
          </w:tcPr>
          <w:p w14:paraId="2EEA0C14" w14:textId="63F3144D"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47.4</w:t>
            </w:r>
          </w:p>
        </w:tc>
        <w:tc>
          <w:tcPr>
            <w:tcW w:w="930" w:type="pct"/>
            <w:vAlign w:val="center"/>
          </w:tcPr>
          <w:p w14:paraId="5DFBAFDD" w14:textId="7F5EC6E7"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48.6</w:t>
            </w:r>
          </w:p>
        </w:tc>
        <w:tc>
          <w:tcPr>
            <w:tcW w:w="842" w:type="pct"/>
            <w:vAlign w:val="center"/>
          </w:tcPr>
          <w:p w14:paraId="2AF5DD55" w14:textId="72019290" w:rsidR="00D41148" w:rsidRPr="008B74EC" w:rsidRDefault="00D41148" w:rsidP="001245B7">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48.7</w:t>
            </w:r>
          </w:p>
        </w:tc>
      </w:tr>
      <w:tr w:rsidR="00D41148" w:rsidRPr="008B74EC" w14:paraId="277471A0" w14:textId="1337FCAA" w:rsidTr="008B74EC">
        <w:trPr>
          <w:trHeight w:val="285"/>
        </w:trPr>
        <w:tc>
          <w:tcPr>
            <w:tcW w:w="1838" w:type="pct"/>
            <w:tcMar>
              <w:left w:w="108" w:type="dxa"/>
              <w:right w:w="108" w:type="dxa"/>
            </w:tcMar>
            <w:vAlign w:val="center"/>
          </w:tcPr>
          <w:p w14:paraId="333FB373" w14:textId="526985B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Ecological region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618CAAA2" w14:textId="1E357207"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768F0BEB" w14:textId="03642CA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8E8AD8E" w14:textId="35116EF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5E4C9DE" w14:textId="78DAB5F8"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E7B23C4" w14:textId="5CFD46C9" w:rsidTr="008B74EC">
        <w:trPr>
          <w:trHeight w:val="285"/>
        </w:trPr>
        <w:tc>
          <w:tcPr>
            <w:tcW w:w="1838" w:type="pct"/>
            <w:tcMar>
              <w:left w:w="108" w:type="dxa"/>
              <w:right w:w="108" w:type="dxa"/>
            </w:tcMar>
            <w:vAlign w:val="center"/>
          </w:tcPr>
          <w:p w14:paraId="785026F6" w14:textId="61DD527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Mountain</w:t>
            </w:r>
          </w:p>
        </w:tc>
        <w:tc>
          <w:tcPr>
            <w:tcW w:w="626" w:type="pct"/>
            <w:tcMar>
              <w:left w:w="108" w:type="dxa"/>
              <w:right w:w="108" w:type="dxa"/>
            </w:tcMar>
            <w:vAlign w:val="center"/>
          </w:tcPr>
          <w:p w14:paraId="4420D0B7" w14:textId="30C470B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764" w:type="pct"/>
            <w:vAlign w:val="center"/>
          </w:tcPr>
          <w:p w14:paraId="0A1C2CD8" w14:textId="2F9317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930" w:type="pct"/>
            <w:vAlign w:val="center"/>
          </w:tcPr>
          <w:p w14:paraId="45D081FA" w14:textId="38EB7F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c>
          <w:tcPr>
            <w:tcW w:w="842" w:type="pct"/>
            <w:vAlign w:val="center"/>
          </w:tcPr>
          <w:p w14:paraId="7B917099" w14:textId="3D830BD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5.6</w:t>
            </w:r>
          </w:p>
        </w:tc>
      </w:tr>
      <w:tr w:rsidR="00D41148" w:rsidRPr="008B74EC" w14:paraId="36DA20A9" w14:textId="1C74D842" w:rsidTr="008B74EC">
        <w:trPr>
          <w:trHeight w:val="285"/>
        </w:trPr>
        <w:tc>
          <w:tcPr>
            <w:tcW w:w="1838" w:type="pct"/>
            <w:tcMar>
              <w:left w:w="108" w:type="dxa"/>
              <w:right w:w="108" w:type="dxa"/>
            </w:tcMar>
            <w:vAlign w:val="center"/>
          </w:tcPr>
          <w:p w14:paraId="19B2EC8F" w14:textId="1EE0F43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Hill</w:t>
            </w:r>
          </w:p>
        </w:tc>
        <w:tc>
          <w:tcPr>
            <w:tcW w:w="626" w:type="pct"/>
            <w:tcMar>
              <w:left w:w="108" w:type="dxa"/>
              <w:right w:w="108" w:type="dxa"/>
            </w:tcMar>
            <w:vAlign w:val="center"/>
          </w:tcPr>
          <w:p w14:paraId="40F9FF55" w14:textId="7B2453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c>
          <w:tcPr>
            <w:tcW w:w="764" w:type="pct"/>
            <w:vAlign w:val="center"/>
          </w:tcPr>
          <w:p w14:paraId="6C047A2C" w14:textId="7410B3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41.7</w:t>
            </w:r>
          </w:p>
        </w:tc>
        <w:tc>
          <w:tcPr>
            <w:tcW w:w="930" w:type="pct"/>
            <w:vAlign w:val="center"/>
          </w:tcPr>
          <w:p w14:paraId="7BCFBD9D" w14:textId="3FD382A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34.4</w:t>
            </w:r>
          </w:p>
        </w:tc>
        <w:tc>
          <w:tcPr>
            <w:tcW w:w="842" w:type="pct"/>
            <w:vAlign w:val="center"/>
          </w:tcPr>
          <w:p w14:paraId="49992A47" w14:textId="30494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34.7</w:t>
            </w:r>
          </w:p>
        </w:tc>
      </w:tr>
      <w:tr w:rsidR="00D41148" w:rsidRPr="008B74EC" w14:paraId="0AA220CF" w14:textId="23915175" w:rsidTr="008B74EC">
        <w:trPr>
          <w:trHeight w:val="285"/>
        </w:trPr>
        <w:tc>
          <w:tcPr>
            <w:tcW w:w="1838" w:type="pct"/>
            <w:tcMar>
              <w:left w:w="108" w:type="dxa"/>
              <w:right w:w="108" w:type="dxa"/>
            </w:tcMar>
            <w:vAlign w:val="center"/>
          </w:tcPr>
          <w:p w14:paraId="133E844D" w14:textId="3411659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Terai</w:t>
            </w:r>
          </w:p>
        </w:tc>
        <w:tc>
          <w:tcPr>
            <w:tcW w:w="626" w:type="pct"/>
            <w:tcMar>
              <w:left w:w="108" w:type="dxa"/>
              <w:right w:w="108" w:type="dxa"/>
            </w:tcMar>
            <w:vAlign w:val="center"/>
          </w:tcPr>
          <w:p w14:paraId="4F9B307F" w14:textId="3B95D32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59.1</w:t>
            </w:r>
          </w:p>
        </w:tc>
        <w:tc>
          <w:tcPr>
            <w:tcW w:w="764" w:type="pct"/>
            <w:vAlign w:val="center"/>
          </w:tcPr>
          <w:p w14:paraId="3FE59386" w14:textId="26F4442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52.7</w:t>
            </w:r>
          </w:p>
        </w:tc>
        <w:tc>
          <w:tcPr>
            <w:tcW w:w="930" w:type="pct"/>
            <w:vAlign w:val="center"/>
          </w:tcPr>
          <w:p w14:paraId="630DFE2F" w14:textId="03E6690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60</w:t>
            </w:r>
          </w:p>
        </w:tc>
        <w:tc>
          <w:tcPr>
            <w:tcW w:w="842" w:type="pct"/>
            <w:vAlign w:val="center"/>
          </w:tcPr>
          <w:p w14:paraId="18EEC681" w14:textId="3958E10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59.8</w:t>
            </w:r>
          </w:p>
        </w:tc>
      </w:tr>
      <w:tr w:rsidR="00D41148" w:rsidRPr="008B74EC" w14:paraId="680D6496" w14:textId="652F1064" w:rsidTr="008B74EC">
        <w:trPr>
          <w:trHeight w:val="285"/>
        </w:trPr>
        <w:tc>
          <w:tcPr>
            <w:tcW w:w="1838" w:type="pct"/>
            <w:tcMar>
              <w:left w:w="108" w:type="dxa"/>
              <w:right w:w="108" w:type="dxa"/>
            </w:tcMar>
            <w:vAlign w:val="center"/>
          </w:tcPr>
          <w:p w14:paraId="1C4499F9" w14:textId="7F47B10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Type of place of residence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92ACAD7" w14:textId="7983ECC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467D9C4" w14:textId="552011C5"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7798BC24" w14:textId="4A568D4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994B800" w14:textId="7577C1E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52A8B66" w14:textId="4249A2B3" w:rsidTr="008B74EC">
        <w:trPr>
          <w:trHeight w:val="285"/>
        </w:trPr>
        <w:tc>
          <w:tcPr>
            <w:tcW w:w="1838" w:type="pct"/>
            <w:tcMar>
              <w:left w:w="108" w:type="dxa"/>
              <w:right w:w="108" w:type="dxa"/>
            </w:tcMar>
            <w:vAlign w:val="center"/>
          </w:tcPr>
          <w:p w14:paraId="65E6881B" w14:textId="0BDD714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Urban</w:t>
            </w:r>
          </w:p>
        </w:tc>
        <w:tc>
          <w:tcPr>
            <w:tcW w:w="626" w:type="pct"/>
            <w:tcMar>
              <w:left w:w="108" w:type="dxa"/>
              <w:right w:w="108" w:type="dxa"/>
            </w:tcMar>
            <w:vAlign w:val="center"/>
          </w:tcPr>
          <w:p w14:paraId="29208CA3" w14:textId="6CA9C19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64.3</w:t>
            </w:r>
          </w:p>
        </w:tc>
        <w:tc>
          <w:tcPr>
            <w:tcW w:w="764" w:type="pct"/>
            <w:vAlign w:val="center"/>
          </w:tcPr>
          <w:p w14:paraId="342DB93E" w14:textId="68CED9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63.1</w:t>
            </w:r>
          </w:p>
        </w:tc>
        <w:tc>
          <w:tcPr>
            <w:tcW w:w="930" w:type="pct"/>
            <w:vAlign w:val="center"/>
          </w:tcPr>
          <w:p w14:paraId="1B8C8F78" w14:textId="6288D8F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64.2</w:t>
            </w:r>
          </w:p>
        </w:tc>
        <w:tc>
          <w:tcPr>
            <w:tcW w:w="842" w:type="pct"/>
            <w:vAlign w:val="center"/>
          </w:tcPr>
          <w:p w14:paraId="1DF37EA0" w14:textId="36F841D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64.7</w:t>
            </w:r>
          </w:p>
        </w:tc>
      </w:tr>
      <w:tr w:rsidR="00D41148" w:rsidRPr="008B74EC" w14:paraId="2621557B" w14:textId="537BD7A2" w:rsidTr="008B74EC">
        <w:trPr>
          <w:trHeight w:val="285"/>
        </w:trPr>
        <w:tc>
          <w:tcPr>
            <w:tcW w:w="1838" w:type="pct"/>
            <w:tcMar>
              <w:left w:w="108" w:type="dxa"/>
              <w:right w:w="108" w:type="dxa"/>
            </w:tcMar>
            <w:vAlign w:val="center"/>
          </w:tcPr>
          <w:p w14:paraId="239D572F" w14:textId="6DF2DD3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Rural</w:t>
            </w:r>
          </w:p>
        </w:tc>
        <w:tc>
          <w:tcPr>
            <w:tcW w:w="626" w:type="pct"/>
            <w:tcMar>
              <w:left w:w="108" w:type="dxa"/>
              <w:right w:w="108" w:type="dxa"/>
            </w:tcMar>
            <w:vAlign w:val="center"/>
          </w:tcPr>
          <w:p w14:paraId="547E2C4B" w14:textId="4774141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764" w:type="pct"/>
            <w:vAlign w:val="center"/>
          </w:tcPr>
          <w:p w14:paraId="2B401B23" w14:textId="67D0924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36.9</w:t>
            </w:r>
          </w:p>
        </w:tc>
        <w:tc>
          <w:tcPr>
            <w:tcW w:w="930" w:type="pct"/>
            <w:vAlign w:val="center"/>
          </w:tcPr>
          <w:p w14:paraId="68FBA606" w14:textId="478866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35.8</w:t>
            </w:r>
          </w:p>
        </w:tc>
        <w:tc>
          <w:tcPr>
            <w:tcW w:w="842" w:type="pct"/>
            <w:vAlign w:val="center"/>
          </w:tcPr>
          <w:p w14:paraId="510C315A" w14:textId="56D47C8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35.3</w:t>
            </w:r>
          </w:p>
        </w:tc>
      </w:tr>
      <w:tr w:rsidR="00D41148" w:rsidRPr="008B74EC" w14:paraId="4DE7A58E" w14:textId="31CC7214" w:rsidTr="008B74EC">
        <w:trPr>
          <w:trHeight w:val="285"/>
        </w:trPr>
        <w:tc>
          <w:tcPr>
            <w:tcW w:w="1838" w:type="pct"/>
            <w:tcMar>
              <w:left w:w="108" w:type="dxa"/>
              <w:right w:w="108" w:type="dxa"/>
            </w:tcMar>
            <w:vAlign w:val="center"/>
          </w:tcPr>
          <w:p w14:paraId="524CD2F9" w14:textId="33FBC76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Province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0A89CEE6" w14:textId="0E568939"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CF540BA" w14:textId="28DAFC2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CFEF6B7" w14:textId="7407BFE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0B412849" w14:textId="6859DE0D"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577B1E1A" w14:textId="01697A8B" w:rsidTr="008B74EC">
        <w:trPr>
          <w:trHeight w:val="285"/>
        </w:trPr>
        <w:tc>
          <w:tcPr>
            <w:tcW w:w="1838" w:type="pct"/>
            <w:tcMar>
              <w:left w:w="108" w:type="dxa"/>
              <w:right w:w="108" w:type="dxa"/>
            </w:tcMar>
            <w:vAlign w:val="center"/>
          </w:tcPr>
          <w:p w14:paraId="2BE074F6" w14:textId="6581203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Koshi</w:t>
            </w:r>
          </w:p>
        </w:tc>
        <w:tc>
          <w:tcPr>
            <w:tcW w:w="626" w:type="pct"/>
            <w:tcMar>
              <w:left w:w="108" w:type="dxa"/>
              <w:right w:w="108" w:type="dxa"/>
            </w:tcMar>
            <w:vAlign w:val="center"/>
          </w:tcPr>
          <w:p w14:paraId="0AC639E8" w14:textId="4B34BC8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17.9</w:t>
            </w:r>
          </w:p>
        </w:tc>
        <w:tc>
          <w:tcPr>
            <w:tcW w:w="764" w:type="pct"/>
            <w:vAlign w:val="center"/>
          </w:tcPr>
          <w:p w14:paraId="25401D4F" w14:textId="58EC2E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18.7</w:t>
            </w:r>
          </w:p>
        </w:tc>
        <w:tc>
          <w:tcPr>
            <w:tcW w:w="930" w:type="pct"/>
            <w:vAlign w:val="center"/>
          </w:tcPr>
          <w:p w14:paraId="47BDD3BF" w14:textId="77B63B3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17.2</w:t>
            </w:r>
          </w:p>
        </w:tc>
        <w:tc>
          <w:tcPr>
            <w:tcW w:w="842" w:type="pct"/>
            <w:vAlign w:val="center"/>
          </w:tcPr>
          <w:p w14:paraId="468EC6A4" w14:textId="250A86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r>
      <w:tr w:rsidR="00D41148" w:rsidRPr="008B74EC" w14:paraId="375EB6D0" w14:textId="544BFD5D" w:rsidTr="008B74EC">
        <w:trPr>
          <w:trHeight w:val="285"/>
        </w:trPr>
        <w:tc>
          <w:tcPr>
            <w:tcW w:w="1838" w:type="pct"/>
            <w:tcMar>
              <w:left w:w="108" w:type="dxa"/>
              <w:right w:w="108" w:type="dxa"/>
            </w:tcMar>
            <w:vAlign w:val="center"/>
          </w:tcPr>
          <w:p w14:paraId="01D5FA21" w14:textId="5567D0B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Madhesh</w:t>
            </w:r>
          </w:p>
        </w:tc>
        <w:tc>
          <w:tcPr>
            <w:tcW w:w="626" w:type="pct"/>
            <w:tcMar>
              <w:left w:w="108" w:type="dxa"/>
              <w:right w:w="108" w:type="dxa"/>
            </w:tcMar>
            <w:vAlign w:val="center"/>
          </w:tcPr>
          <w:p w14:paraId="2F7F62AD" w14:textId="4130998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26.4</w:t>
            </w:r>
          </w:p>
        </w:tc>
        <w:tc>
          <w:tcPr>
            <w:tcW w:w="764" w:type="pct"/>
            <w:vAlign w:val="center"/>
          </w:tcPr>
          <w:p w14:paraId="658DD3B3" w14:textId="7EA9EFA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930" w:type="pct"/>
            <w:vAlign w:val="center"/>
          </w:tcPr>
          <w:p w14:paraId="3D75ED82" w14:textId="585BEC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27.2</w:t>
            </w:r>
          </w:p>
        </w:tc>
        <w:tc>
          <w:tcPr>
            <w:tcW w:w="842" w:type="pct"/>
            <w:vAlign w:val="center"/>
          </w:tcPr>
          <w:p w14:paraId="0243AE0F" w14:textId="59825D8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r>
      <w:tr w:rsidR="00D41148" w:rsidRPr="008B74EC" w14:paraId="0EA778DF" w14:textId="35BDB36F" w:rsidTr="008B74EC">
        <w:trPr>
          <w:trHeight w:val="285"/>
        </w:trPr>
        <w:tc>
          <w:tcPr>
            <w:tcW w:w="1838" w:type="pct"/>
            <w:tcMar>
              <w:left w:w="108" w:type="dxa"/>
              <w:right w:w="108" w:type="dxa"/>
            </w:tcMar>
            <w:vAlign w:val="center"/>
          </w:tcPr>
          <w:p w14:paraId="056F9BE6" w14:textId="6CF371A6"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Bagmati</w:t>
            </w:r>
          </w:p>
        </w:tc>
        <w:tc>
          <w:tcPr>
            <w:tcW w:w="626" w:type="pct"/>
            <w:tcMar>
              <w:left w:w="108" w:type="dxa"/>
              <w:right w:w="108" w:type="dxa"/>
            </w:tcMar>
            <w:vAlign w:val="center"/>
          </w:tcPr>
          <w:p w14:paraId="69E9980F" w14:textId="007D87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15.4</w:t>
            </w:r>
          </w:p>
        </w:tc>
        <w:tc>
          <w:tcPr>
            <w:tcW w:w="764" w:type="pct"/>
            <w:vAlign w:val="center"/>
          </w:tcPr>
          <w:p w14:paraId="00C7ACF3" w14:textId="1F30437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930" w:type="pct"/>
            <w:vAlign w:val="center"/>
          </w:tcPr>
          <w:p w14:paraId="43BBB201" w14:textId="1998E33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15.8</w:t>
            </w:r>
          </w:p>
        </w:tc>
        <w:tc>
          <w:tcPr>
            <w:tcW w:w="842" w:type="pct"/>
            <w:vAlign w:val="center"/>
          </w:tcPr>
          <w:p w14:paraId="499989FB" w14:textId="19520E5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13.9</w:t>
            </w:r>
          </w:p>
        </w:tc>
      </w:tr>
      <w:tr w:rsidR="00D41148" w:rsidRPr="008B74EC" w14:paraId="5E38609E" w14:textId="74641DDF" w:rsidTr="008B74EC">
        <w:trPr>
          <w:trHeight w:val="285"/>
        </w:trPr>
        <w:tc>
          <w:tcPr>
            <w:tcW w:w="1838" w:type="pct"/>
            <w:tcMar>
              <w:left w:w="108" w:type="dxa"/>
              <w:right w:w="108" w:type="dxa"/>
            </w:tcMar>
            <w:vAlign w:val="center"/>
          </w:tcPr>
          <w:p w14:paraId="351FC7D7" w14:textId="245959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Gandaki</w:t>
            </w:r>
          </w:p>
        </w:tc>
        <w:tc>
          <w:tcPr>
            <w:tcW w:w="626" w:type="pct"/>
            <w:tcMar>
              <w:left w:w="108" w:type="dxa"/>
              <w:right w:w="108" w:type="dxa"/>
            </w:tcMar>
            <w:vAlign w:val="center"/>
          </w:tcPr>
          <w:p w14:paraId="3AEA0595" w14:textId="6AD3C9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7.2</w:t>
            </w:r>
          </w:p>
        </w:tc>
        <w:tc>
          <w:tcPr>
            <w:tcW w:w="764" w:type="pct"/>
            <w:vAlign w:val="center"/>
          </w:tcPr>
          <w:p w14:paraId="198CC563" w14:textId="08CC4EE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w:t>
            </w:r>
          </w:p>
        </w:tc>
        <w:tc>
          <w:tcPr>
            <w:tcW w:w="930" w:type="pct"/>
            <w:vAlign w:val="center"/>
          </w:tcPr>
          <w:p w14:paraId="423FBEF3" w14:textId="20FB240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842" w:type="pct"/>
            <w:vAlign w:val="center"/>
          </w:tcPr>
          <w:p w14:paraId="3FDAD891" w14:textId="5DA2A2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r>
      <w:tr w:rsidR="00D41148" w:rsidRPr="008B74EC" w14:paraId="5DD52D35" w14:textId="1D2131A3" w:rsidTr="008B74EC">
        <w:trPr>
          <w:trHeight w:val="285"/>
        </w:trPr>
        <w:tc>
          <w:tcPr>
            <w:tcW w:w="1838" w:type="pct"/>
            <w:tcMar>
              <w:left w:w="108" w:type="dxa"/>
              <w:right w:w="108" w:type="dxa"/>
            </w:tcMar>
            <w:vAlign w:val="center"/>
          </w:tcPr>
          <w:p w14:paraId="6127C3CC" w14:textId="6D31E04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Lumbini</w:t>
            </w:r>
          </w:p>
        </w:tc>
        <w:tc>
          <w:tcPr>
            <w:tcW w:w="626" w:type="pct"/>
            <w:tcMar>
              <w:left w:w="108" w:type="dxa"/>
              <w:right w:w="108" w:type="dxa"/>
            </w:tcMar>
            <w:vAlign w:val="center"/>
          </w:tcPr>
          <w:p w14:paraId="37E4C246" w14:textId="59DD047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16.7</w:t>
            </w:r>
          </w:p>
        </w:tc>
        <w:tc>
          <w:tcPr>
            <w:tcW w:w="764" w:type="pct"/>
            <w:vAlign w:val="center"/>
          </w:tcPr>
          <w:p w14:paraId="3C213D99" w14:textId="01DED54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15.6</w:t>
            </w:r>
          </w:p>
        </w:tc>
        <w:tc>
          <w:tcPr>
            <w:tcW w:w="930" w:type="pct"/>
            <w:vAlign w:val="center"/>
          </w:tcPr>
          <w:p w14:paraId="2B7FCABE" w14:textId="5CA9F28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17.1</w:t>
            </w:r>
          </w:p>
        </w:tc>
        <w:tc>
          <w:tcPr>
            <w:tcW w:w="842" w:type="pct"/>
            <w:vAlign w:val="center"/>
          </w:tcPr>
          <w:p w14:paraId="1D7A01EC" w14:textId="7EC9A2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16.6</w:t>
            </w:r>
          </w:p>
        </w:tc>
      </w:tr>
      <w:tr w:rsidR="00D41148" w:rsidRPr="008B74EC" w14:paraId="282FB933" w14:textId="5AA0BEE1" w:rsidTr="008B74EC">
        <w:trPr>
          <w:trHeight w:val="285"/>
        </w:trPr>
        <w:tc>
          <w:tcPr>
            <w:tcW w:w="1838" w:type="pct"/>
            <w:tcMar>
              <w:left w:w="108" w:type="dxa"/>
              <w:right w:w="108" w:type="dxa"/>
            </w:tcMar>
            <w:vAlign w:val="center"/>
          </w:tcPr>
          <w:p w14:paraId="631D31AF" w14:textId="56A55EEA"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Karnali</w:t>
            </w:r>
          </w:p>
        </w:tc>
        <w:tc>
          <w:tcPr>
            <w:tcW w:w="626" w:type="pct"/>
            <w:tcMar>
              <w:left w:w="108" w:type="dxa"/>
              <w:right w:w="108" w:type="dxa"/>
            </w:tcMar>
            <w:vAlign w:val="center"/>
          </w:tcPr>
          <w:p w14:paraId="624AF1F5" w14:textId="0F00B7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c>
          <w:tcPr>
            <w:tcW w:w="764" w:type="pct"/>
            <w:vAlign w:val="center"/>
          </w:tcPr>
          <w:p w14:paraId="72F7E861" w14:textId="20D597C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9.8</w:t>
            </w:r>
          </w:p>
        </w:tc>
        <w:tc>
          <w:tcPr>
            <w:tcW w:w="930" w:type="pct"/>
            <w:vAlign w:val="center"/>
          </w:tcPr>
          <w:p w14:paraId="2A5C082D" w14:textId="3D2C588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7.1</w:t>
            </w:r>
          </w:p>
        </w:tc>
        <w:tc>
          <w:tcPr>
            <w:tcW w:w="842" w:type="pct"/>
            <w:vAlign w:val="center"/>
          </w:tcPr>
          <w:p w14:paraId="63C798B3" w14:textId="694D057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w:t>
            </w:r>
          </w:p>
        </w:tc>
      </w:tr>
      <w:tr w:rsidR="00D41148" w:rsidRPr="008B74EC" w14:paraId="2AC3DE24" w14:textId="47F38488" w:rsidTr="008B74EC">
        <w:trPr>
          <w:trHeight w:val="285"/>
        </w:trPr>
        <w:tc>
          <w:tcPr>
            <w:tcW w:w="1838" w:type="pct"/>
            <w:tcMar>
              <w:left w:w="108" w:type="dxa"/>
              <w:right w:w="108" w:type="dxa"/>
            </w:tcMar>
            <w:vAlign w:val="center"/>
          </w:tcPr>
          <w:p w14:paraId="64C8623E" w14:textId="3534A32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Sudurpashchim</w:t>
            </w:r>
          </w:p>
        </w:tc>
        <w:tc>
          <w:tcPr>
            <w:tcW w:w="626" w:type="pct"/>
            <w:tcMar>
              <w:left w:w="108" w:type="dxa"/>
              <w:right w:w="108" w:type="dxa"/>
            </w:tcMar>
            <w:vAlign w:val="center"/>
          </w:tcPr>
          <w:p w14:paraId="342BAB07" w14:textId="299CB42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8.6</w:t>
            </w:r>
          </w:p>
        </w:tc>
        <w:tc>
          <w:tcPr>
            <w:tcW w:w="764" w:type="pct"/>
            <w:vAlign w:val="center"/>
          </w:tcPr>
          <w:p w14:paraId="14AE93A4" w14:textId="068207F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8.5</w:t>
            </w:r>
          </w:p>
        </w:tc>
        <w:tc>
          <w:tcPr>
            <w:tcW w:w="930" w:type="pct"/>
            <w:vAlign w:val="center"/>
          </w:tcPr>
          <w:p w14:paraId="77EA3D4B" w14:textId="457777A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9.6</w:t>
            </w:r>
          </w:p>
        </w:tc>
        <w:tc>
          <w:tcPr>
            <w:tcW w:w="842" w:type="pct"/>
            <w:vAlign w:val="center"/>
          </w:tcPr>
          <w:p w14:paraId="64303922" w14:textId="1336FA7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w:t>
            </w:r>
          </w:p>
        </w:tc>
      </w:tr>
      <w:tr w:rsidR="00D41148" w:rsidRPr="008B74EC" w14:paraId="660342ED" w14:textId="084DBA99" w:rsidTr="008B74EC">
        <w:trPr>
          <w:trHeight w:val="285"/>
        </w:trPr>
        <w:tc>
          <w:tcPr>
            <w:tcW w:w="1838" w:type="pct"/>
            <w:tcMar>
              <w:left w:w="108" w:type="dxa"/>
              <w:right w:w="108" w:type="dxa"/>
            </w:tcMar>
            <w:vAlign w:val="center"/>
          </w:tcPr>
          <w:p w14:paraId="35CF6E76" w14:textId="167C155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Wealth quintile</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1C7A5A90" w14:textId="5AA8908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5AFC3B41" w14:textId="0FBD9C42"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AAC9646" w14:textId="78204433"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8FC46D7" w14:textId="08E54986"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1656D3" w14:textId="5B0DA87F" w:rsidTr="008B74EC">
        <w:trPr>
          <w:trHeight w:val="285"/>
        </w:trPr>
        <w:tc>
          <w:tcPr>
            <w:tcW w:w="1838" w:type="pct"/>
            <w:tcMar>
              <w:left w:w="108" w:type="dxa"/>
              <w:right w:w="108" w:type="dxa"/>
            </w:tcMar>
            <w:vAlign w:val="center"/>
          </w:tcPr>
          <w:p w14:paraId="40824CF2" w14:textId="553EDB7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Poorest</w:t>
            </w:r>
          </w:p>
        </w:tc>
        <w:tc>
          <w:tcPr>
            <w:tcW w:w="626" w:type="pct"/>
            <w:tcMar>
              <w:left w:w="108" w:type="dxa"/>
              <w:right w:w="108" w:type="dxa"/>
            </w:tcMar>
            <w:vAlign w:val="center"/>
          </w:tcPr>
          <w:p w14:paraId="718D49DB" w14:textId="7BB7E05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24.5</w:t>
            </w:r>
          </w:p>
        </w:tc>
        <w:tc>
          <w:tcPr>
            <w:tcW w:w="764" w:type="pct"/>
            <w:vAlign w:val="center"/>
          </w:tcPr>
          <w:p w14:paraId="3D12EFCB" w14:textId="4917C83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930" w:type="pct"/>
            <w:vAlign w:val="center"/>
          </w:tcPr>
          <w:p w14:paraId="56C609D1" w14:textId="3069278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24.4</w:t>
            </w:r>
          </w:p>
        </w:tc>
        <w:tc>
          <w:tcPr>
            <w:tcW w:w="842" w:type="pct"/>
            <w:vAlign w:val="center"/>
          </w:tcPr>
          <w:p w14:paraId="3606003B" w14:textId="4D1DF9F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w:t>
            </w:r>
          </w:p>
        </w:tc>
      </w:tr>
      <w:tr w:rsidR="00D41148" w:rsidRPr="008B74EC" w14:paraId="5616BD9E" w14:textId="67AD29B4" w:rsidTr="008B74EC">
        <w:trPr>
          <w:trHeight w:val="285"/>
        </w:trPr>
        <w:tc>
          <w:tcPr>
            <w:tcW w:w="1838" w:type="pct"/>
            <w:tcMar>
              <w:left w:w="108" w:type="dxa"/>
              <w:right w:w="108" w:type="dxa"/>
            </w:tcMar>
            <w:vAlign w:val="center"/>
          </w:tcPr>
          <w:p w14:paraId="41E4B4FE" w14:textId="44D7D2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Poorer</w:t>
            </w:r>
          </w:p>
        </w:tc>
        <w:tc>
          <w:tcPr>
            <w:tcW w:w="626" w:type="pct"/>
            <w:tcMar>
              <w:left w:w="108" w:type="dxa"/>
              <w:right w:w="108" w:type="dxa"/>
            </w:tcMar>
            <w:vAlign w:val="center"/>
          </w:tcPr>
          <w:p w14:paraId="327E4907" w14:textId="5826F8F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764" w:type="pct"/>
            <w:vAlign w:val="center"/>
          </w:tcPr>
          <w:p w14:paraId="2073CA2A" w14:textId="33D2BD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19.9</w:t>
            </w:r>
          </w:p>
        </w:tc>
        <w:tc>
          <w:tcPr>
            <w:tcW w:w="930" w:type="pct"/>
            <w:vAlign w:val="center"/>
          </w:tcPr>
          <w:p w14:paraId="6CD000E7" w14:textId="36C978E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23.5</w:t>
            </w:r>
          </w:p>
        </w:tc>
        <w:tc>
          <w:tcPr>
            <w:tcW w:w="842" w:type="pct"/>
            <w:vAlign w:val="center"/>
          </w:tcPr>
          <w:p w14:paraId="7925C664" w14:textId="6A31398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20.9</w:t>
            </w:r>
          </w:p>
        </w:tc>
      </w:tr>
      <w:tr w:rsidR="00D41148" w:rsidRPr="008B74EC" w14:paraId="2C07D20A" w14:textId="1FE56C59" w:rsidTr="008B74EC">
        <w:trPr>
          <w:trHeight w:val="285"/>
        </w:trPr>
        <w:tc>
          <w:tcPr>
            <w:tcW w:w="1838" w:type="pct"/>
            <w:tcMar>
              <w:left w:w="108" w:type="dxa"/>
              <w:right w:w="108" w:type="dxa"/>
            </w:tcMar>
            <w:vAlign w:val="center"/>
          </w:tcPr>
          <w:p w14:paraId="7DC47007" w14:textId="329C586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Middle</w:t>
            </w:r>
          </w:p>
        </w:tc>
        <w:tc>
          <w:tcPr>
            <w:tcW w:w="626" w:type="pct"/>
            <w:tcMar>
              <w:left w:w="108" w:type="dxa"/>
              <w:right w:w="108" w:type="dxa"/>
            </w:tcMar>
            <w:vAlign w:val="center"/>
          </w:tcPr>
          <w:p w14:paraId="6A0D3299" w14:textId="6A2B24E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20.7</w:t>
            </w:r>
          </w:p>
        </w:tc>
        <w:tc>
          <w:tcPr>
            <w:tcW w:w="764" w:type="pct"/>
            <w:vAlign w:val="center"/>
          </w:tcPr>
          <w:p w14:paraId="56CA4766" w14:textId="3CF820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930" w:type="pct"/>
            <w:vAlign w:val="center"/>
          </w:tcPr>
          <w:p w14:paraId="406C3B9B" w14:textId="15FA5E5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19.6</w:t>
            </w:r>
          </w:p>
        </w:tc>
        <w:tc>
          <w:tcPr>
            <w:tcW w:w="842" w:type="pct"/>
            <w:vAlign w:val="center"/>
          </w:tcPr>
          <w:p w14:paraId="3F7A63A1" w14:textId="41020BB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r>
      <w:tr w:rsidR="00D41148" w:rsidRPr="008B74EC" w14:paraId="166CA5D9" w14:textId="785C0157" w:rsidTr="008B74EC">
        <w:trPr>
          <w:trHeight w:val="285"/>
        </w:trPr>
        <w:tc>
          <w:tcPr>
            <w:tcW w:w="1838" w:type="pct"/>
            <w:tcMar>
              <w:left w:w="108" w:type="dxa"/>
              <w:right w:w="108" w:type="dxa"/>
            </w:tcMar>
            <w:vAlign w:val="center"/>
          </w:tcPr>
          <w:p w14:paraId="7FCE118A" w14:textId="22600938"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Richer</w:t>
            </w:r>
          </w:p>
        </w:tc>
        <w:tc>
          <w:tcPr>
            <w:tcW w:w="626" w:type="pct"/>
            <w:tcMar>
              <w:left w:w="108" w:type="dxa"/>
              <w:right w:w="108" w:type="dxa"/>
            </w:tcMar>
            <w:vAlign w:val="center"/>
          </w:tcPr>
          <w:p w14:paraId="26749847" w14:textId="1432A83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18.1</w:t>
            </w:r>
          </w:p>
        </w:tc>
        <w:tc>
          <w:tcPr>
            <w:tcW w:w="764" w:type="pct"/>
            <w:vAlign w:val="center"/>
          </w:tcPr>
          <w:p w14:paraId="22A682AE" w14:textId="367FE0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19.1</w:t>
            </w:r>
          </w:p>
        </w:tc>
        <w:tc>
          <w:tcPr>
            <w:tcW w:w="930" w:type="pct"/>
            <w:vAlign w:val="center"/>
          </w:tcPr>
          <w:p w14:paraId="725C2DAF" w14:textId="62E41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7CAC6A8D" w14:textId="64A642B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16.8</w:t>
            </w:r>
          </w:p>
        </w:tc>
      </w:tr>
      <w:tr w:rsidR="00D41148" w:rsidRPr="008B74EC" w14:paraId="0323DC73" w14:textId="79AAE99D" w:rsidTr="008B74EC">
        <w:trPr>
          <w:trHeight w:val="285"/>
        </w:trPr>
        <w:tc>
          <w:tcPr>
            <w:tcW w:w="1838" w:type="pct"/>
            <w:tcMar>
              <w:left w:w="108" w:type="dxa"/>
              <w:right w:w="108" w:type="dxa"/>
            </w:tcMar>
            <w:vAlign w:val="center"/>
          </w:tcPr>
          <w:p w14:paraId="2AB1BEA6" w14:textId="4A4B079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Richest</w:t>
            </w:r>
          </w:p>
        </w:tc>
        <w:tc>
          <w:tcPr>
            <w:tcW w:w="626" w:type="pct"/>
            <w:tcMar>
              <w:left w:w="108" w:type="dxa"/>
              <w:right w:w="108" w:type="dxa"/>
            </w:tcMar>
            <w:vAlign w:val="center"/>
          </w:tcPr>
          <w:p w14:paraId="10F7AD5A" w14:textId="766B8BE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14.7</w:t>
            </w:r>
          </w:p>
        </w:tc>
        <w:tc>
          <w:tcPr>
            <w:tcW w:w="764" w:type="pct"/>
            <w:vAlign w:val="center"/>
          </w:tcPr>
          <w:p w14:paraId="7F4D8BB5" w14:textId="79CFD30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930" w:type="pct"/>
            <w:vAlign w:val="center"/>
          </w:tcPr>
          <w:p w14:paraId="28947683" w14:textId="34E097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13.3</w:t>
            </w:r>
          </w:p>
        </w:tc>
        <w:tc>
          <w:tcPr>
            <w:tcW w:w="842" w:type="pct"/>
            <w:vAlign w:val="center"/>
          </w:tcPr>
          <w:p w14:paraId="2CD1311C" w14:textId="2724CE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15.2</w:t>
            </w:r>
          </w:p>
        </w:tc>
      </w:tr>
      <w:tr w:rsidR="00D41148" w:rsidRPr="008B74EC" w14:paraId="181DAA1B" w14:textId="497A1E1F" w:rsidTr="008B74EC">
        <w:trPr>
          <w:trHeight w:val="285"/>
        </w:trPr>
        <w:tc>
          <w:tcPr>
            <w:tcW w:w="1838" w:type="pct"/>
            <w:tcMar>
              <w:left w:w="108" w:type="dxa"/>
              <w:right w:w="108" w:type="dxa"/>
            </w:tcMar>
            <w:vAlign w:val="center"/>
          </w:tcPr>
          <w:p w14:paraId="49D1871F" w14:textId="7751A1CA"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Mother</w:t>
            </w:r>
            <w:ins w:id="123" w:author="Bikram Adhikari (bdhikari)" w:date="2025-12-10T20:07:00Z" w16du:dateUtc="2025-12-11T02:07:00Z">
              <w:r w:rsidR="00F45E1C">
                <w:rPr>
                  <w:rFonts w:asciiTheme="majorBidi" w:eastAsia="Times New Roman" w:hAnsiTheme="majorBidi" w:cstheme="majorBidi"/>
                  <w:b/>
                  <w:bCs/>
                  <w:sz w:val="22"/>
                  <w:szCs w:val="22"/>
                </w:rPr>
                <w:t>’s</w:t>
              </w:r>
            </w:ins>
            <w:r w:rsidRPr="008B74EC">
              <w:rPr>
                <w:rFonts w:asciiTheme="majorBidi" w:eastAsia="Times New Roman" w:hAnsiTheme="majorBidi" w:cstheme="majorBidi"/>
                <w:b/>
                <w:bCs/>
                <w:sz w:val="22"/>
                <w:szCs w:val="22"/>
              </w:rPr>
              <w:t xml:space="preserve">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57047FCE" w14:textId="5F4249DB"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34BBCBED" w14:textId="0D184EE6"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A092ABB" w14:textId="78977616"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6CE26639" w14:textId="659A3475"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2020DD76" w14:textId="137F1806" w:rsidTr="008B74EC">
        <w:trPr>
          <w:trHeight w:val="285"/>
        </w:trPr>
        <w:tc>
          <w:tcPr>
            <w:tcW w:w="1838" w:type="pct"/>
            <w:tcMar>
              <w:left w:w="108" w:type="dxa"/>
              <w:right w:w="108" w:type="dxa"/>
            </w:tcMar>
            <w:vAlign w:val="center"/>
          </w:tcPr>
          <w:p w14:paraId="7949336C" w14:textId="65A0F6F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2BD4101B" w14:textId="16E34C4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22.2</w:t>
            </w:r>
          </w:p>
        </w:tc>
        <w:tc>
          <w:tcPr>
            <w:tcW w:w="764" w:type="pct"/>
            <w:vAlign w:val="center"/>
          </w:tcPr>
          <w:p w14:paraId="3FD2BB46" w14:textId="7450B6B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15.3</w:t>
            </w:r>
          </w:p>
        </w:tc>
        <w:tc>
          <w:tcPr>
            <w:tcW w:w="930" w:type="pct"/>
            <w:vAlign w:val="center"/>
          </w:tcPr>
          <w:p w14:paraId="13C91882" w14:textId="577F72A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23.1</w:t>
            </w:r>
          </w:p>
        </w:tc>
        <w:tc>
          <w:tcPr>
            <w:tcW w:w="842" w:type="pct"/>
            <w:vAlign w:val="center"/>
          </w:tcPr>
          <w:p w14:paraId="0DC9575A" w14:textId="4F5E9CE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22.9</w:t>
            </w:r>
          </w:p>
        </w:tc>
      </w:tr>
      <w:tr w:rsidR="00D41148" w:rsidRPr="008B74EC" w14:paraId="5EA411CD" w14:textId="0B06E34C" w:rsidTr="008B74EC">
        <w:trPr>
          <w:trHeight w:val="285"/>
        </w:trPr>
        <w:tc>
          <w:tcPr>
            <w:tcW w:w="1838" w:type="pct"/>
            <w:tcMar>
              <w:left w:w="108" w:type="dxa"/>
              <w:right w:w="108" w:type="dxa"/>
            </w:tcMar>
            <w:vAlign w:val="center"/>
          </w:tcPr>
          <w:p w14:paraId="017FD14E" w14:textId="4C512E3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w:t>
            </w:r>
          </w:p>
        </w:tc>
        <w:tc>
          <w:tcPr>
            <w:tcW w:w="626" w:type="pct"/>
            <w:tcMar>
              <w:left w:w="108" w:type="dxa"/>
              <w:right w:w="108" w:type="dxa"/>
            </w:tcMar>
            <w:vAlign w:val="center"/>
          </w:tcPr>
          <w:p w14:paraId="1D154331" w14:textId="28F10E9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35.9</w:t>
            </w:r>
          </w:p>
        </w:tc>
        <w:tc>
          <w:tcPr>
            <w:tcW w:w="764" w:type="pct"/>
            <w:vAlign w:val="center"/>
          </w:tcPr>
          <w:p w14:paraId="22F93C7B" w14:textId="3A48DF4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52EF322F" w14:textId="18A9BA9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35.7</w:t>
            </w:r>
          </w:p>
        </w:tc>
        <w:tc>
          <w:tcPr>
            <w:tcW w:w="842" w:type="pct"/>
            <w:vAlign w:val="center"/>
          </w:tcPr>
          <w:p w14:paraId="224A8F49" w14:textId="42684E5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w:t>
            </w:r>
          </w:p>
        </w:tc>
      </w:tr>
      <w:tr w:rsidR="00D41148" w:rsidRPr="008B74EC" w14:paraId="56C35650" w14:textId="198A3547" w:rsidTr="008B74EC">
        <w:trPr>
          <w:trHeight w:val="285"/>
        </w:trPr>
        <w:tc>
          <w:tcPr>
            <w:tcW w:w="1838" w:type="pct"/>
            <w:tcMar>
              <w:left w:w="108" w:type="dxa"/>
              <w:right w:w="108" w:type="dxa"/>
            </w:tcMar>
            <w:vAlign w:val="center"/>
          </w:tcPr>
          <w:p w14:paraId="1A4CE312" w14:textId="20E3321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6A6B3CA8" w14:textId="42C97A71"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41.9</w:t>
            </w:r>
          </w:p>
        </w:tc>
        <w:tc>
          <w:tcPr>
            <w:tcW w:w="764" w:type="pct"/>
            <w:vAlign w:val="center"/>
          </w:tcPr>
          <w:p w14:paraId="3278FB74" w14:textId="03F8FCB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52.2</w:t>
            </w:r>
          </w:p>
        </w:tc>
        <w:tc>
          <w:tcPr>
            <w:tcW w:w="930" w:type="pct"/>
            <w:vAlign w:val="center"/>
          </w:tcPr>
          <w:p w14:paraId="7A3D8965" w14:textId="0203414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41.2</w:t>
            </w:r>
          </w:p>
        </w:tc>
        <w:tc>
          <w:tcPr>
            <w:tcW w:w="842" w:type="pct"/>
            <w:vAlign w:val="center"/>
          </w:tcPr>
          <w:p w14:paraId="662A9E90" w14:textId="51EB5FD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418CF894" w14:textId="6DE16DFA" w:rsidTr="008B74EC">
        <w:trPr>
          <w:trHeight w:val="285"/>
        </w:trPr>
        <w:tc>
          <w:tcPr>
            <w:tcW w:w="1838" w:type="pct"/>
            <w:tcMar>
              <w:left w:w="108" w:type="dxa"/>
              <w:right w:w="108" w:type="dxa"/>
            </w:tcMar>
            <w:vAlign w:val="center"/>
          </w:tcPr>
          <w:p w14:paraId="2771BC02" w14:textId="52F30535"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lastRenderedPageBreak/>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2BC14CF4" w14:textId="466B14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55</w:t>
            </w:r>
          </w:p>
        </w:tc>
        <w:tc>
          <w:tcPr>
            <w:tcW w:w="764" w:type="pct"/>
            <w:vAlign w:val="center"/>
          </w:tcPr>
          <w:p w14:paraId="68F9AD54" w14:textId="5567BF90"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0</w:t>
            </w:r>
          </w:p>
        </w:tc>
        <w:tc>
          <w:tcPr>
            <w:tcW w:w="930" w:type="pct"/>
            <w:vAlign w:val="center"/>
          </w:tcPr>
          <w:p w14:paraId="253AFAD2" w14:textId="082CE47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w:t>
            </w:r>
          </w:p>
        </w:tc>
        <w:tc>
          <w:tcPr>
            <w:tcW w:w="842" w:type="pct"/>
            <w:vAlign w:val="center"/>
          </w:tcPr>
          <w:p w14:paraId="7C450D06" w14:textId="3D4635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w:t>
            </w:r>
          </w:p>
        </w:tc>
      </w:tr>
      <w:tr w:rsidR="00D41148" w:rsidRPr="008B74EC" w14:paraId="7224D9CA" w14:textId="1F59FD5F" w:rsidTr="008B74EC">
        <w:trPr>
          <w:trHeight w:val="285"/>
        </w:trPr>
        <w:tc>
          <w:tcPr>
            <w:tcW w:w="1838" w:type="pct"/>
            <w:tcMar>
              <w:left w:w="108" w:type="dxa"/>
              <w:right w:w="108" w:type="dxa"/>
            </w:tcMar>
            <w:vAlign w:val="center"/>
          </w:tcPr>
          <w:p w14:paraId="0FE45F2B" w14:textId="5A6D5A1D"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Father’s education</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658CEC7" w14:textId="67DB601E"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0721543A" w14:textId="66034327"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119538F7" w14:textId="26340A5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A59EE91" w14:textId="357E2112"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1E73405C" w14:textId="35D55AF0" w:rsidTr="008B74EC">
        <w:trPr>
          <w:trHeight w:val="285"/>
        </w:trPr>
        <w:tc>
          <w:tcPr>
            <w:tcW w:w="1838" w:type="pct"/>
            <w:tcMar>
              <w:left w:w="108" w:type="dxa"/>
              <w:right w:w="108" w:type="dxa"/>
            </w:tcMar>
            <w:vAlign w:val="center"/>
          </w:tcPr>
          <w:p w14:paraId="23159211" w14:textId="48C133B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No education</w:t>
            </w:r>
          </w:p>
        </w:tc>
        <w:tc>
          <w:tcPr>
            <w:tcW w:w="626" w:type="pct"/>
            <w:tcMar>
              <w:left w:w="108" w:type="dxa"/>
              <w:right w:w="108" w:type="dxa"/>
            </w:tcMar>
            <w:vAlign w:val="center"/>
          </w:tcPr>
          <w:p w14:paraId="147837E2" w14:textId="1507B91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10.7</w:t>
            </w:r>
          </w:p>
        </w:tc>
        <w:tc>
          <w:tcPr>
            <w:tcW w:w="764" w:type="pct"/>
            <w:vAlign w:val="center"/>
          </w:tcPr>
          <w:p w14:paraId="4E93B82E" w14:textId="5FE1CDC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w:t>
            </w:r>
          </w:p>
        </w:tc>
        <w:tc>
          <w:tcPr>
            <w:tcW w:w="930" w:type="pct"/>
            <w:vAlign w:val="center"/>
          </w:tcPr>
          <w:p w14:paraId="0D81362F" w14:textId="74A0AF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10.8</w:t>
            </w:r>
          </w:p>
        </w:tc>
        <w:tc>
          <w:tcPr>
            <w:tcW w:w="842" w:type="pct"/>
            <w:vAlign w:val="center"/>
          </w:tcPr>
          <w:p w14:paraId="550E8A85" w14:textId="5374CC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11.8</w:t>
            </w:r>
          </w:p>
        </w:tc>
      </w:tr>
      <w:tr w:rsidR="00D41148" w:rsidRPr="008B74EC" w14:paraId="28172C89" w14:textId="5A7CE049" w:rsidTr="008B74EC">
        <w:trPr>
          <w:trHeight w:val="285"/>
        </w:trPr>
        <w:tc>
          <w:tcPr>
            <w:tcW w:w="1838" w:type="pct"/>
            <w:tcMar>
              <w:left w:w="108" w:type="dxa"/>
              <w:right w:w="108" w:type="dxa"/>
            </w:tcMar>
            <w:vAlign w:val="center"/>
          </w:tcPr>
          <w:p w14:paraId="71838C85" w14:textId="40497781"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Basic </w:t>
            </w:r>
          </w:p>
        </w:tc>
        <w:tc>
          <w:tcPr>
            <w:tcW w:w="626" w:type="pct"/>
            <w:tcMar>
              <w:left w:w="108" w:type="dxa"/>
              <w:right w:w="108" w:type="dxa"/>
            </w:tcMar>
            <w:vAlign w:val="center"/>
          </w:tcPr>
          <w:p w14:paraId="4FD9B651" w14:textId="645512D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w:t>
            </w:r>
          </w:p>
        </w:tc>
        <w:tc>
          <w:tcPr>
            <w:tcW w:w="764" w:type="pct"/>
            <w:vAlign w:val="center"/>
          </w:tcPr>
          <w:p w14:paraId="5A3949CA" w14:textId="5EB9E32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42.2</w:t>
            </w:r>
          </w:p>
        </w:tc>
        <w:tc>
          <w:tcPr>
            <w:tcW w:w="930" w:type="pct"/>
            <w:vAlign w:val="center"/>
          </w:tcPr>
          <w:p w14:paraId="519E7C11" w14:textId="1C4BD01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41.1</w:t>
            </w:r>
          </w:p>
        </w:tc>
        <w:tc>
          <w:tcPr>
            <w:tcW w:w="842" w:type="pct"/>
            <w:vAlign w:val="center"/>
          </w:tcPr>
          <w:p w14:paraId="03B52857" w14:textId="2379FCE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40.7</w:t>
            </w:r>
          </w:p>
        </w:tc>
      </w:tr>
      <w:tr w:rsidR="00D41148" w:rsidRPr="008B74EC" w14:paraId="77180294" w14:textId="529679EC" w:rsidTr="008B74EC">
        <w:trPr>
          <w:trHeight w:val="285"/>
        </w:trPr>
        <w:tc>
          <w:tcPr>
            <w:tcW w:w="1838" w:type="pct"/>
            <w:tcMar>
              <w:left w:w="108" w:type="dxa"/>
              <w:right w:w="108" w:type="dxa"/>
            </w:tcMar>
            <w:vAlign w:val="center"/>
          </w:tcPr>
          <w:p w14:paraId="615D90EE" w14:textId="27D6199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Secondary and higher</w:t>
            </w:r>
          </w:p>
        </w:tc>
        <w:tc>
          <w:tcPr>
            <w:tcW w:w="626" w:type="pct"/>
            <w:tcMar>
              <w:left w:w="108" w:type="dxa"/>
              <w:right w:w="108" w:type="dxa"/>
            </w:tcMar>
            <w:vAlign w:val="center"/>
          </w:tcPr>
          <w:p w14:paraId="59D75F22" w14:textId="2EC1316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48.3</w:t>
            </w:r>
          </w:p>
        </w:tc>
        <w:tc>
          <w:tcPr>
            <w:tcW w:w="764" w:type="pct"/>
            <w:vAlign w:val="center"/>
          </w:tcPr>
          <w:p w14:paraId="22FD8D33" w14:textId="747AFC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51.7</w:t>
            </w:r>
          </w:p>
        </w:tc>
        <w:tc>
          <w:tcPr>
            <w:tcW w:w="930" w:type="pct"/>
            <w:vAlign w:val="center"/>
          </w:tcPr>
          <w:p w14:paraId="3C15A78F" w14:textId="2D2F29E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48.1</w:t>
            </w:r>
          </w:p>
        </w:tc>
        <w:tc>
          <w:tcPr>
            <w:tcW w:w="842" w:type="pct"/>
            <w:vAlign w:val="center"/>
          </w:tcPr>
          <w:p w14:paraId="71D030D7" w14:textId="0567B22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47.6</w:t>
            </w:r>
          </w:p>
        </w:tc>
      </w:tr>
      <w:tr w:rsidR="00D41148" w:rsidRPr="008B74EC" w14:paraId="6D74290B" w14:textId="0F3AADE7" w:rsidTr="008B74EC">
        <w:trPr>
          <w:trHeight w:val="285"/>
        </w:trPr>
        <w:tc>
          <w:tcPr>
            <w:tcW w:w="1838" w:type="pct"/>
            <w:tcMar>
              <w:left w:w="108" w:type="dxa"/>
              <w:right w:w="108" w:type="dxa"/>
            </w:tcMar>
            <w:vAlign w:val="center"/>
          </w:tcPr>
          <w:p w14:paraId="45AFC89C" w14:textId="12E3116C"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914487"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DB08437" w14:textId="4492029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322</w:t>
            </w:r>
          </w:p>
        </w:tc>
        <w:tc>
          <w:tcPr>
            <w:tcW w:w="764" w:type="pct"/>
            <w:vAlign w:val="center"/>
          </w:tcPr>
          <w:p w14:paraId="72226EC6" w14:textId="6D64C2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27</w:t>
            </w:r>
          </w:p>
        </w:tc>
        <w:tc>
          <w:tcPr>
            <w:tcW w:w="930" w:type="pct"/>
            <w:vAlign w:val="center"/>
          </w:tcPr>
          <w:p w14:paraId="430AEED1" w14:textId="4D8B07A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135</w:t>
            </w:r>
          </w:p>
        </w:tc>
        <w:tc>
          <w:tcPr>
            <w:tcW w:w="842" w:type="pct"/>
            <w:vAlign w:val="center"/>
          </w:tcPr>
          <w:p w14:paraId="592E35A2" w14:textId="69B287C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160</w:t>
            </w:r>
          </w:p>
        </w:tc>
      </w:tr>
      <w:tr w:rsidR="00D41148" w:rsidRPr="008B74EC" w14:paraId="3942F146" w14:textId="4128F5FD" w:rsidTr="008B74EC">
        <w:trPr>
          <w:trHeight w:val="285"/>
        </w:trPr>
        <w:tc>
          <w:tcPr>
            <w:tcW w:w="1838" w:type="pct"/>
            <w:tcMar>
              <w:left w:w="108" w:type="dxa"/>
              <w:right w:w="108" w:type="dxa"/>
            </w:tcMar>
            <w:vAlign w:val="center"/>
          </w:tcPr>
          <w:p w14:paraId="12D69BC9" w14:textId="0764A34E"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 xml:space="preserve">Mother’s age at </w:t>
            </w:r>
            <w:r w:rsidR="00B85BBD" w:rsidRPr="008B74EC">
              <w:rPr>
                <w:rFonts w:asciiTheme="majorBidi" w:eastAsia="Times New Roman" w:hAnsiTheme="majorBidi" w:cstheme="majorBidi"/>
                <w:b/>
                <w:bCs/>
                <w:sz w:val="22"/>
                <w:szCs w:val="22"/>
              </w:rPr>
              <w:t>delivery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375E50AA" w14:textId="42C78B7A"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643FEE7" w14:textId="7C3E9C49"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2404FDFB" w14:textId="08FE9BFA"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5B71BF81" w14:textId="2AB27840"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7F00D056" w14:textId="447E2528" w:rsidTr="008B74EC">
        <w:trPr>
          <w:trHeight w:val="285"/>
        </w:trPr>
        <w:tc>
          <w:tcPr>
            <w:tcW w:w="1838" w:type="pct"/>
            <w:tcMar>
              <w:left w:w="108" w:type="dxa"/>
              <w:right w:w="108" w:type="dxa"/>
            </w:tcMar>
            <w:vAlign w:val="center"/>
          </w:tcPr>
          <w:p w14:paraId="28EDB29A" w14:textId="5B9E68F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&lt;20</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06C7F2D" w14:textId="3079DBC2"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19.8</w:t>
            </w:r>
          </w:p>
        </w:tc>
        <w:tc>
          <w:tcPr>
            <w:tcW w:w="764" w:type="pct"/>
            <w:vAlign w:val="center"/>
          </w:tcPr>
          <w:p w14:paraId="3A0FF0F6" w14:textId="3F97D25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18.3</w:t>
            </w:r>
          </w:p>
        </w:tc>
        <w:tc>
          <w:tcPr>
            <w:tcW w:w="930" w:type="pct"/>
            <w:vAlign w:val="center"/>
          </w:tcPr>
          <w:p w14:paraId="0E780ACC" w14:textId="3E6D759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c>
          <w:tcPr>
            <w:tcW w:w="842" w:type="pct"/>
            <w:vAlign w:val="center"/>
          </w:tcPr>
          <w:p w14:paraId="36644B9E" w14:textId="0845638C"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20.8</w:t>
            </w:r>
          </w:p>
        </w:tc>
      </w:tr>
      <w:tr w:rsidR="00D41148" w:rsidRPr="008B74EC" w14:paraId="772CC662" w14:textId="0FB3488B" w:rsidTr="008B74EC">
        <w:trPr>
          <w:trHeight w:val="285"/>
        </w:trPr>
        <w:tc>
          <w:tcPr>
            <w:tcW w:w="1838" w:type="pct"/>
            <w:tcMar>
              <w:left w:w="108" w:type="dxa"/>
              <w:right w:w="108" w:type="dxa"/>
            </w:tcMar>
            <w:vAlign w:val="center"/>
          </w:tcPr>
          <w:p w14:paraId="209A48A9" w14:textId="64919CC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20-34</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68444E49" w14:textId="4DF05BD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76.3</w:t>
            </w:r>
          </w:p>
        </w:tc>
        <w:tc>
          <w:tcPr>
            <w:tcW w:w="764" w:type="pct"/>
            <w:vAlign w:val="center"/>
          </w:tcPr>
          <w:p w14:paraId="1BAB3972" w14:textId="0B096F1D"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78.9</w:t>
            </w:r>
          </w:p>
        </w:tc>
        <w:tc>
          <w:tcPr>
            <w:tcW w:w="930" w:type="pct"/>
            <w:vAlign w:val="center"/>
          </w:tcPr>
          <w:p w14:paraId="4B2506A7" w14:textId="03F86E73"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77.7</w:t>
            </w:r>
          </w:p>
        </w:tc>
        <w:tc>
          <w:tcPr>
            <w:tcW w:w="842" w:type="pct"/>
            <w:vAlign w:val="center"/>
          </w:tcPr>
          <w:p w14:paraId="6BF2AB53" w14:textId="6CB1ED1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74.2</w:t>
            </w:r>
          </w:p>
        </w:tc>
      </w:tr>
      <w:tr w:rsidR="00D41148" w:rsidRPr="008B74EC" w14:paraId="3EE2A36E" w14:textId="7524C6E4" w:rsidTr="008B74EC">
        <w:trPr>
          <w:trHeight w:val="285"/>
        </w:trPr>
        <w:tc>
          <w:tcPr>
            <w:tcW w:w="1838" w:type="pct"/>
            <w:tcMar>
              <w:left w:w="108" w:type="dxa"/>
              <w:right w:w="108" w:type="dxa"/>
            </w:tcMar>
            <w:vAlign w:val="center"/>
          </w:tcPr>
          <w:p w14:paraId="061C4081" w14:textId="45347DD7"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35-49</w:t>
            </w:r>
            <w:r w:rsidR="00623061" w:rsidRPr="008B74EC">
              <w:rPr>
                <w:rFonts w:asciiTheme="majorBidi" w:eastAsia="Times New Roman" w:hAnsiTheme="majorBidi" w:cstheme="majorBidi"/>
                <w:sz w:val="22"/>
                <w:szCs w:val="22"/>
              </w:rPr>
              <w:t xml:space="preserve"> years</w:t>
            </w:r>
          </w:p>
        </w:tc>
        <w:tc>
          <w:tcPr>
            <w:tcW w:w="626" w:type="pct"/>
            <w:tcMar>
              <w:left w:w="108" w:type="dxa"/>
              <w:right w:w="108" w:type="dxa"/>
            </w:tcMar>
            <w:vAlign w:val="center"/>
          </w:tcPr>
          <w:p w14:paraId="3B9808FC" w14:textId="19005A6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w:t>
            </w:r>
          </w:p>
        </w:tc>
        <w:tc>
          <w:tcPr>
            <w:tcW w:w="764" w:type="pct"/>
            <w:vAlign w:val="center"/>
          </w:tcPr>
          <w:p w14:paraId="644A3722" w14:textId="4BA4430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2.8</w:t>
            </w:r>
          </w:p>
        </w:tc>
        <w:tc>
          <w:tcPr>
            <w:tcW w:w="930" w:type="pct"/>
            <w:vAlign w:val="center"/>
          </w:tcPr>
          <w:p w14:paraId="6DEF7090" w14:textId="77AC6AE6"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3.1</w:t>
            </w:r>
          </w:p>
        </w:tc>
        <w:tc>
          <w:tcPr>
            <w:tcW w:w="842" w:type="pct"/>
            <w:vAlign w:val="center"/>
          </w:tcPr>
          <w:p w14:paraId="1EEEFF1C" w14:textId="2C8DEBB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w:t>
            </w:r>
          </w:p>
        </w:tc>
      </w:tr>
      <w:tr w:rsidR="00D41148" w:rsidRPr="008B74EC" w14:paraId="788C1962" w14:textId="3720FC7E" w:rsidTr="008B74EC">
        <w:trPr>
          <w:trHeight w:val="285"/>
        </w:trPr>
        <w:tc>
          <w:tcPr>
            <w:tcW w:w="1838" w:type="pct"/>
            <w:tcMar>
              <w:left w:w="108" w:type="dxa"/>
              <w:right w:w="108" w:type="dxa"/>
            </w:tcMar>
            <w:vAlign w:val="center"/>
          </w:tcPr>
          <w:p w14:paraId="6314803F" w14:textId="03D2F642"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02F6BFE7" w14:textId="3D99726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35FD20CE" w14:textId="2A3A167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3B32310C" w14:textId="117CF21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78330D7" w14:textId="015FC61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666C7A40" w14:textId="03780C08" w:rsidTr="008B74EC">
        <w:trPr>
          <w:trHeight w:val="285"/>
        </w:trPr>
        <w:tc>
          <w:tcPr>
            <w:tcW w:w="1838" w:type="pct"/>
            <w:tcMar>
              <w:left w:w="108" w:type="dxa"/>
              <w:right w:w="108" w:type="dxa"/>
            </w:tcMar>
            <w:vAlign w:val="center"/>
          </w:tcPr>
          <w:p w14:paraId="324EB150" w14:textId="3285B5E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b/>
                <w:bCs/>
                <w:sz w:val="22"/>
                <w:szCs w:val="22"/>
              </w:rPr>
              <w:t>Parity</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218688BA" w14:textId="1BBBEC18"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4F48B8D2" w14:textId="135D1B14"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3E1D5AD7" w14:textId="75E4973E"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2F7230B3" w14:textId="5D8B2294" w:rsidR="00D41148" w:rsidRPr="008B74EC" w:rsidRDefault="00D41148" w:rsidP="001245B7">
            <w:pPr>
              <w:spacing w:after="0"/>
              <w:jc w:val="center"/>
              <w:rPr>
                <w:rFonts w:asciiTheme="majorBidi" w:eastAsia="Times New Roman" w:hAnsiTheme="majorBidi" w:cstheme="majorBidi"/>
                <w:sz w:val="22"/>
                <w:szCs w:val="22"/>
              </w:rPr>
            </w:pPr>
          </w:p>
        </w:tc>
      </w:tr>
      <w:tr w:rsidR="00D41148" w:rsidRPr="008B74EC" w14:paraId="0B684A2B" w14:textId="4BB127A9" w:rsidTr="008B74EC">
        <w:trPr>
          <w:trHeight w:val="285"/>
        </w:trPr>
        <w:tc>
          <w:tcPr>
            <w:tcW w:w="1838" w:type="pct"/>
            <w:tcMar>
              <w:left w:w="108" w:type="dxa"/>
              <w:right w:w="108" w:type="dxa"/>
            </w:tcMar>
            <w:vAlign w:val="center"/>
          </w:tcPr>
          <w:p w14:paraId="4EDEDE81" w14:textId="07614F3F"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Primipara</w:t>
            </w:r>
          </w:p>
        </w:tc>
        <w:tc>
          <w:tcPr>
            <w:tcW w:w="626" w:type="pct"/>
            <w:tcMar>
              <w:left w:w="108" w:type="dxa"/>
              <w:right w:w="108" w:type="dxa"/>
            </w:tcMar>
            <w:vAlign w:val="center"/>
          </w:tcPr>
          <w:p w14:paraId="15E90676" w14:textId="42C6570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32.1</w:t>
            </w:r>
          </w:p>
        </w:tc>
        <w:tc>
          <w:tcPr>
            <w:tcW w:w="764" w:type="pct"/>
            <w:vAlign w:val="center"/>
          </w:tcPr>
          <w:p w14:paraId="52051F34" w14:textId="18609035"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41.3</w:t>
            </w:r>
          </w:p>
        </w:tc>
        <w:tc>
          <w:tcPr>
            <w:tcW w:w="930" w:type="pct"/>
            <w:vAlign w:val="center"/>
          </w:tcPr>
          <w:p w14:paraId="0987980D" w14:textId="4B88FC5F"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37.3</w:t>
            </w:r>
          </w:p>
        </w:tc>
        <w:tc>
          <w:tcPr>
            <w:tcW w:w="842" w:type="pct"/>
            <w:vAlign w:val="center"/>
          </w:tcPr>
          <w:p w14:paraId="664B639F" w14:textId="6146AE6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24.2</w:t>
            </w:r>
          </w:p>
        </w:tc>
      </w:tr>
      <w:tr w:rsidR="00D41148" w:rsidRPr="008B74EC" w14:paraId="40E9105C" w14:textId="315873AB" w:rsidTr="008B74EC">
        <w:trPr>
          <w:trHeight w:val="285"/>
        </w:trPr>
        <w:tc>
          <w:tcPr>
            <w:tcW w:w="1838" w:type="pct"/>
            <w:tcMar>
              <w:left w:w="108" w:type="dxa"/>
              <w:right w:w="108" w:type="dxa"/>
            </w:tcMar>
            <w:vAlign w:val="center"/>
          </w:tcPr>
          <w:p w14:paraId="581A27A3" w14:textId="6EEC0F69"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sz w:val="22"/>
                <w:szCs w:val="22"/>
              </w:rPr>
              <w:t xml:space="preserve">  Multipara</w:t>
            </w:r>
          </w:p>
        </w:tc>
        <w:tc>
          <w:tcPr>
            <w:tcW w:w="626" w:type="pct"/>
            <w:tcMar>
              <w:left w:w="108" w:type="dxa"/>
              <w:right w:w="108" w:type="dxa"/>
            </w:tcMar>
            <w:vAlign w:val="center"/>
          </w:tcPr>
          <w:p w14:paraId="707B4D48" w14:textId="4E053BD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67.9</w:t>
            </w:r>
          </w:p>
        </w:tc>
        <w:tc>
          <w:tcPr>
            <w:tcW w:w="764" w:type="pct"/>
            <w:vAlign w:val="center"/>
          </w:tcPr>
          <w:p w14:paraId="05C54395" w14:textId="06912828"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58.7</w:t>
            </w:r>
          </w:p>
        </w:tc>
        <w:tc>
          <w:tcPr>
            <w:tcW w:w="930" w:type="pct"/>
            <w:vAlign w:val="center"/>
          </w:tcPr>
          <w:p w14:paraId="7233F9F3" w14:textId="09BE4254"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62.7</w:t>
            </w:r>
          </w:p>
        </w:tc>
        <w:tc>
          <w:tcPr>
            <w:tcW w:w="842" w:type="pct"/>
            <w:vAlign w:val="center"/>
          </w:tcPr>
          <w:p w14:paraId="295A3BA4" w14:textId="6303420B"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75.8</w:t>
            </w:r>
          </w:p>
        </w:tc>
      </w:tr>
      <w:tr w:rsidR="00D41148" w:rsidRPr="008B74EC" w14:paraId="7FF0E568" w14:textId="50487202" w:rsidTr="008B74EC">
        <w:trPr>
          <w:trHeight w:val="285"/>
        </w:trPr>
        <w:tc>
          <w:tcPr>
            <w:tcW w:w="1838" w:type="pct"/>
            <w:tcMar>
              <w:left w:w="108" w:type="dxa"/>
              <w:right w:w="108" w:type="dxa"/>
            </w:tcMar>
            <w:vAlign w:val="center"/>
          </w:tcPr>
          <w:p w14:paraId="420CFF2E" w14:textId="7F5D2C10" w:rsidR="00D41148" w:rsidRPr="008B74EC" w:rsidRDefault="00D41148" w:rsidP="00D41148">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w:t>
            </w:r>
            <w:r w:rsidR="008B5FE0" w:rsidRPr="008B74EC">
              <w:rPr>
                <w:rFonts w:asciiTheme="majorBidi" w:eastAsia="Times New Roman" w:hAnsiTheme="majorBidi" w:cstheme="majorBidi"/>
                <w:i/>
                <w:iCs/>
                <w:sz w:val="22"/>
                <w:szCs w:val="22"/>
              </w:rPr>
              <w:t xml:space="preserve"> n</w:t>
            </w:r>
          </w:p>
        </w:tc>
        <w:tc>
          <w:tcPr>
            <w:tcW w:w="626" w:type="pct"/>
            <w:tcMar>
              <w:left w:w="108" w:type="dxa"/>
              <w:right w:w="108" w:type="dxa"/>
            </w:tcMar>
            <w:vAlign w:val="center"/>
          </w:tcPr>
          <w:p w14:paraId="608A71D4" w14:textId="39D5D64A"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259</w:t>
            </w:r>
          </w:p>
        </w:tc>
        <w:tc>
          <w:tcPr>
            <w:tcW w:w="764" w:type="pct"/>
            <w:vAlign w:val="center"/>
          </w:tcPr>
          <w:p w14:paraId="6D28F735" w14:textId="6EF5DA49"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21</w:t>
            </w:r>
          </w:p>
        </w:tc>
        <w:tc>
          <w:tcPr>
            <w:tcW w:w="930" w:type="pct"/>
            <w:vAlign w:val="center"/>
          </w:tcPr>
          <w:p w14:paraId="572B1E10" w14:textId="68C4239E"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104</w:t>
            </w:r>
          </w:p>
        </w:tc>
        <w:tc>
          <w:tcPr>
            <w:tcW w:w="842" w:type="pct"/>
            <w:vAlign w:val="center"/>
          </w:tcPr>
          <w:p w14:paraId="064A9657" w14:textId="47976367" w:rsidR="00D41148" w:rsidRPr="008B74EC" w:rsidRDefault="00D41148" w:rsidP="00D41148">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134</w:t>
            </w:r>
          </w:p>
        </w:tc>
      </w:tr>
      <w:tr w:rsidR="00D41148" w:rsidRPr="008B74EC" w14:paraId="03DCD27A" w14:textId="280A7632" w:rsidTr="008B74EC">
        <w:trPr>
          <w:trHeight w:val="285"/>
        </w:trPr>
        <w:tc>
          <w:tcPr>
            <w:tcW w:w="1838" w:type="pct"/>
            <w:tcMar>
              <w:left w:w="108" w:type="dxa"/>
              <w:right w:w="108" w:type="dxa"/>
            </w:tcMar>
            <w:vAlign w:val="center"/>
          </w:tcPr>
          <w:p w14:paraId="59060F8F" w14:textId="52D21965" w:rsidR="00D41148" w:rsidRPr="008B74EC" w:rsidRDefault="00075FBA" w:rsidP="00D41148">
            <w:pPr>
              <w:spacing w:after="0"/>
              <w:rPr>
                <w:rFonts w:asciiTheme="majorBidi" w:hAnsiTheme="majorBidi" w:cstheme="majorBidi"/>
              </w:rPr>
            </w:pPr>
            <w:r w:rsidRPr="008B74EC">
              <w:rPr>
                <w:rFonts w:asciiTheme="majorBidi" w:eastAsia="Times New Roman" w:hAnsiTheme="majorBidi" w:cstheme="majorBidi"/>
                <w:b/>
                <w:bCs/>
                <w:sz w:val="22"/>
                <w:szCs w:val="22"/>
              </w:rPr>
              <w:t>M</w:t>
            </w:r>
            <w:r w:rsidR="00F6514D" w:rsidRPr="008B74EC">
              <w:rPr>
                <w:rFonts w:asciiTheme="majorBidi" w:eastAsia="Times New Roman" w:hAnsiTheme="majorBidi" w:cstheme="majorBidi"/>
                <w:b/>
                <w:bCs/>
                <w:sz w:val="22"/>
                <w:szCs w:val="22"/>
              </w:rPr>
              <w:t>other’s</w:t>
            </w:r>
            <w:r w:rsidRPr="008B74EC">
              <w:rPr>
                <w:rFonts w:asciiTheme="majorBidi" w:eastAsia="Times New Roman" w:hAnsiTheme="majorBidi" w:cstheme="majorBidi"/>
                <w:b/>
                <w:bCs/>
                <w:sz w:val="22"/>
                <w:szCs w:val="22"/>
              </w:rPr>
              <w:t xml:space="preserve"> BMI</w:t>
            </w:r>
            <w:r w:rsidR="008B5FE0" w:rsidRPr="008B74EC">
              <w:rPr>
                <w:rFonts w:asciiTheme="majorBidi" w:eastAsia="Times New Roman" w:hAnsiTheme="majorBidi" w:cstheme="majorBidi"/>
                <w:b/>
                <w:bCs/>
                <w:sz w:val="22"/>
                <w:szCs w:val="22"/>
              </w:rPr>
              <w:t>, %</w:t>
            </w:r>
          </w:p>
        </w:tc>
        <w:tc>
          <w:tcPr>
            <w:tcW w:w="626" w:type="pct"/>
            <w:tcMar>
              <w:left w:w="108" w:type="dxa"/>
              <w:right w:w="108" w:type="dxa"/>
            </w:tcMar>
            <w:vAlign w:val="center"/>
          </w:tcPr>
          <w:p w14:paraId="7347A140" w14:textId="3DBA67C0" w:rsidR="00D41148" w:rsidRPr="008B74EC" w:rsidRDefault="00D41148" w:rsidP="001245B7">
            <w:pPr>
              <w:spacing w:after="0"/>
              <w:jc w:val="center"/>
              <w:rPr>
                <w:rFonts w:asciiTheme="majorBidi" w:eastAsia="Times New Roman" w:hAnsiTheme="majorBidi" w:cstheme="majorBidi"/>
                <w:sz w:val="22"/>
                <w:szCs w:val="22"/>
              </w:rPr>
            </w:pPr>
          </w:p>
        </w:tc>
        <w:tc>
          <w:tcPr>
            <w:tcW w:w="764" w:type="pct"/>
            <w:vAlign w:val="center"/>
          </w:tcPr>
          <w:p w14:paraId="616208DC" w14:textId="332AFE60" w:rsidR="00D41148" w:rsidRPr="008B74EC" w:rsidRDefault="00D41148" w:rsidP="001245B7">
            <w:pPr>
              <w:spacing w:after="0"/>
              <w:jc w:val="center"/>
              <w:rPr>
                <w:rFonts w:asciiTheme="majorBidi" w:eastAsia="Times New Roman" w:hAnsiTheme="majorBidi" w:cstheme="majorBidi"/>
                <w:sz w:val="22"/>
                <w:szCs w:val="22"/>
              </w:rPr>
            </w:pPr>
          </w:p>
        </w:tc>
        <w:tc>
          <w:tcPr>
            <w:tcW w:w="930" w:type="pct"/>
            <w:vAlign w:val="center"/>
          </w:tcPr>
          <w:p w14:paraId="07D792B9" w14:textId="136D899C" w:rsidR="00D41148" w:rsidRPr="008B74EC" w:rsidRDefault="00D41148" w:rsidP="001245B7">
            <w:pPr>
              <w:spacing w:after="0"/>
              <w:jc w:val="center"/>
              <w:rPr>
                <w:rFonts w:asciiTheme="majorBidi" w:eastAsia="Times New Roman" w:hAnsiTheme="majorBidi" w:cstheme="majorBidi"/>
                <w:sz w:val="22"/>
                <w:szCs w:val="22"/>
              </w:rPr>
            </w:pPr>
          </w:p>
        </w:tc>
        <w:tc>
          <w:tcPr>
            <w:tcW w:w="842" w:type="pct"/>
            <w:vAlign w:val="center"/>
          </w:tcPr>
          <w:p w14:paraId="3465333B" w14:textId="6C44EC40" w:rsidR="00D41148" w:rsidRPr="008B74EC" w:rsidRDefault="00D41148" w:rsidP="001245B7">
            <w:pPr>
              <w:spacing w:after="0"/>
              <w:jc w:val="center"/>
              <w:rPr>
                <w:rFonts w:asciiTheme="majorBidi" w:eastAsia="Times New Roman" w:hAnsiTheme="majorBidi" w:cstheme="majorBidi"/>
                <w:sz w:val="22"/>
                <w:szCs w:val="22"/>
              </w:rPr>
            </w:pPr>
          </w:p>
        </w:tc>
      </w:tr>
      <w:tr w:rsidR="00B47D9B" w:rsidRPr="008B74EC" w14:paraId="669B67F8" w14:textId="77777777" w:rsidTr="008B74EC">
        <w:trPr>
          <w:trHeight w:val="285"/>
        </w:trPr>
        <w:tc>
          <w:tcPr>
            <w:tcW w:w="1838" w:type="pct"/>
            <w:tcMar>
              <w:left w:w="108" w:type="dxa"/>
              <w:right w:w="108" w:type="dxa"/>
            </w:tcMar>
            <w:vAlign w:val="center"/>
          </w:tcPr>
          <w:p w14:paraId="6E39DB21" w14:textId="40EB72EB" w:rsidR="00B47D9B" w:rsidRPr="008B74EC" w:rsidRDefault="00B47D9B" w:rsidP="00B47D9B">
            <w:pPr>
              <w:spacing w:after="0"/>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 xml:space="preserve">  Underweight (&lt;18.5 kg/m</w:t>
            </w:r>
            <w:r w:rsidRPr="008B74EC">
              <w:rPr>
                <w:rFonts w:asciiTheme="majorBidi" w:eastAsia="Times New Roman" w:hAnsiTheme="majorBidi" w:cstheme="majorBidi"/>
                <w:sz w:val="22"/>
                <w:szCs w:val="22"/>
                <w:vertAlign w:val="superscript"/>
              </w:rPr>
              <w:t>2</w:t>
            </w:r>
            <w:r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C98676A" w14:textId="622807A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14.6</w:t>
            </w:r>
          </w:p>
        </w:tc>
        <w:tc>
          <w:tcPr>
            <w:tcW w:w="764" w:type="pct"/>
            <w:vAlign w:val="center"/>
          </w:tcPr>
          <w:p w14:paraId="3DC43309" w14:textId="34BA13B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12.2</w:t>
            </w:r>
          </w:p>
        </w:tc>
        <w:tc>
          <w:tcPr>
            <w:tcW w:w="930" w:type="pct"/>
            <w:vAlign w:val="center"/>
          </w:tcPr>
          <w:p w14:paraId="2AE6BED5" w14:textId="6192437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17.8</w:t>
            </w:r>
          </w:p>
        </w:tc>
        <w:tc>
          <w:tcPr>
            <w:tcW w:w="842" w:type="pct"/>
            <w:vAlign w:val="center"/>
          </w:tcPr>
          <w:p w14:paraId="7133ADB2" w14:textId="4333281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11.9</w:t>
            </w:r>
          </w:p>
        </w:tc>
      </w:tr>
      <w:tr w:rsidR="00B47D9B" w:rsidRPr="008B74EC" w14:paraId="23ACD0BF" w14:textId="03237A1F" w:rsidTr="008B74EC">
        <w:trPr>
          <w:trHeight w:val="285"/>
        </w:trPr>
        <w:tc>
          <w:tcPr>
            <w:tcW w:w="1838" w:type="pct"/>
            <w:tcMar>
              <w:left w:w="108" w:type="dxa"/>
              <w:right w:w="108" w:type="dxa"/>
            </w:tcMar>
            <w:vAlign w:val="center"/>
          </w:tcPr>
          <w:p w14:paraId="429E760A" w14:textId="4A038480"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Normal (18.5 to 24.9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32E379FE" w14:textId="7080965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61.7</w:t>
            </w:r>
          </w:p>
        </w:tc>
        <w:tc>
          <w:tcPr>
            <w:tcW w:w="764" w:type="pct"/>
            <w:vAlign w:val="center"/>
          </w:tcPr>
          <w:p w14:paraId="4FB64589" w14:textId="25B28F29"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58.1</w:t>
            </w:r>
          </w:p>
        </w:tc>
        <w:tc>
          <w:tcPr>
            <w:tcW w:w="930" w:type="pct"/>
            <w:vAlign w:val="center"/>
          </w:tcPr>
          <w:p w14:paraId="3F777ED3" w14:textId="4E2AECC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62.2</w:t>
            </w:r>
          </w:p>
        </w:tc>
        <w:tc>
          <w:tcPr>
            <w:tcW w:w="842" w:type="pct"/>
            <w:vAlign w:val="center"/>
          </w:tcPr>
          <w:p w14:paraId="0310ABDE" w14:textId="5FCAD381"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62.1</w:t>
            </w:r>
          </w:p>
        </w:tc>
      </w:tr>
      <w:tr w:rsidR="00B47D9B" w:rsidRPr="008B74EC" w14:paraId="2D15D41B" w14:textId="359636A0" w:rsidTr="008B74EC">
        <w:trPr>
          <w:trHeight w:val="285"/>
        </w:trPr>
        <w:tc>
          <w:tcPr>
            <w:tcW w:w="1838" w:type="pct"/>
            <w:tcMar>
              <w:left w:w="108" w:type="dxa"/>
              <w:right w:w="108" w:type="dxa"/>
            </w:tcMar>
            <w:vAlign w:val="center"/>
          </w:tcPr>
          <w:p w14:paraId="45524410" w14:textId="688DC27D"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Overweight or obese (&gt;=25 kg/m</w:t>
            </w:r>
            <w:r w:rsidR="00156526" w:rsidRPr="008B74EC">
              <w:rPr>
                <w:rFonts w:asciiTheme="majorBidi" w:eastAsia="Times New Roman" w:hAnsiTheme="majorBidi" w:cstheme="majorBidi"/>
                <w:sz w:val="22"/>
                <w:szCs w:val="22"/>
                <w:vertAlign w:val="superscript"/>
              </w:rPr>
              <w:t>2</w:t>
            </w:r>
            <w:r w:rsidR="00156526" w:rsidRPr="008B74EC">
              <w:rPr>
                <w:rFonts w:asciiTheme="majorBidi" w:eastAsia="Times New Roman" w:hAnsiTheme="majorBidi" w:cstheme="majorBidi"/>
                <w:sz w:val="22"/>
                <w:szCs w:val="22"/>
              </w:rPr>
              <w:t>)</w:t>
            </w:r>
          </w:p>
        </w:tc>
        <w:tc>
          <w:tcPr>
            <w:tcW w:w="626" w:type="pct"/>
            <w:tcMar>
              <w:left w:w="108" w:type="dxa"/>
              <w:right w:w="108" w:type="dxa"/>
            </w:tcMar>
            <w:vAlign w:val="center"/>
          </w:tcPr>
          <w:p w14:paraId="7C3A72E9" w14:textId="03622BA2"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23.7</w:t>
            </w:r>
          </w:p>
        </w:tc>
        <w:tc>
          <w:tcPr>
            <w:tcW w:w="764" w:type="pct"/>
            <w:vAlign w:val="center"/>
          </w:tcPr>
          <w:p w14:paraId="04A92593" w14:textId="38AEC6D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29.7</w:t>
            </w:r>
          </w:p>
        </w:tc>
        <w:tc>
          <w:tcPr>
            <w:tcW w:w="930" w:type="pct"/>
            <w:vAlign w:val="center"/>
          </w:tcPr>
          <w:p w14:paraId="267446E7" w14:textId="240EA73B"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20</w:t>
            </w:r>
          </w:p>
        </w:tc>
        <w:tc>
          <w:tcPr>
            <w:tcW w:w="842" w:type="pct"/>
            <w:vAlign w:val="center"/>
          </w:tcPr>
          <w:p w14:paraId="5EBA685F" w14:textId="613251B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26</w:t>
            </w:r>
          </w:p>
        </w:tc>
      </w:tr>
      <w:tr w:rsidR="00B47D9B" w:rsidRPr="008B74EC" w14:paraId="50CF1940" w14:textId="2B104996" w:rsidTr="008B74EC">
        <w:trPr>
          <w:trHeight w:val="285"/>
        </w:trPr>
        <w:tc>
          <w:tcPr>
            <w:tcW w:w="1838" w:type="pct"/>
            <w:tcMar>
              <w:left w:w="108" w:type="dxa"/>
              <w:right w:w="108" w:type="dxa"/>
            </w:tcMar>
            <w:vAlign w:val="center"/>
          </w:tcPr>
          <w:p w14:paraId="2B2384D4" w14:textId="5EFFA24E"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i/>
                <w:iCs/>
                <w:sz w:val="22"/>
                <w:szCs w:val="22"/>
              </w:rPr>
              <w:t xml:space="preserve">  Missing</w:t>
            </w:r>
            <w:r w:rsidR="00623061" w:rsidRPr="008B74EC">
              <w:rPr>
                <w:rFonts w:asciiTheme="majorBidi" w:eastAsia="Times New Roman" w:hAnsiTheme="majorBidi" w:cstheme="majorBidi"/>
                <w:i/>
                <w:iCs/>
                <w:sz w:val="22"/>
                <w:szCs w:val="22"/>
              </w:rPr>
              <w:t xml:space="preserve">, </w:t>
            </w:r>
            <w:r w:rsidRPr="008B74EC">
              <w:rPr>
                <w:rFonts w:asciiTheme="majorBidi" w:eastAsia="Times New Roman" w:hAnsiTheme="majorBidi" w:cstheme="majorBidi"/>
                <w:i/>
                <w:iCs/>
                <w:sz w:val="22"/>
                <w:szCs w:val="22"/>
              </w:rPr>
              <w:t>n</w:t>
            </w:r>
          </w:p>
        </w:tc>
        <w:tc>
          <w:tcPr>
            <w:tcW w:w="626" w:type="pct"/>
            <w:tcMar>
              <w:left w:w="108" w:type="dxa"/>
              <w:right w:w="108" w:type="dxa"/>
            </w:tcMar>
            <w:vAlign w:val="center"/>
          </w:tcPr>
          <w:p w14:paraId="62B7D34D" w14:textId="00324FB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399</w:t>
            </w:r>
          </w:p>
        </w:tc>
        <w:tc>
          <w:tcPr>
            <w:tcW w:w="764" w:type="pct"/>
            <w:vAlign w:val="center"/>
          </w:tcPr>
          <w:p w14:paraId="4ECEAD5E" w14:textId="2FBD4AF5"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22</w:t>
            </w:r>
          </w:p>
        </w:tc>
        <w:tc>
          <w:tcPr>
            <w:tcW w:w="930" w:type="pct"/>
            <w:vAlign w:val="center"/>
          </w:tcPr>
          <w:p w14:paraId="5F864800" w14:textId="0BF16AD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185</w:t>
            </w:r>
          </w:p>
        </w:tc>
        <w:tc>
          <w:tcPr>
            <w:tcW w:w="842" w:type="pct"/>
            <w:vAlign w:val="center"/>
          </w:tcPr>
          <w:p w14:paraId="2AE3D284" w14:textId="479C07FA"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192</w:t>
            </w:r>
          </w:p>
        </w:tc>
      </w:tr>
      <w:tr w:rsidR="00B47D9B" w:rsidRPr="008B74EC" w14:paraId="67D82ED5" w14:textId="1F595FD0" w:rsidTr="008B74EC">
        <w:trPr>
          <w:trHeight w:val="360"/>
        </w:trPr>
        <w:tc>
          <w:tcPr>
            <w:tcW w:w="1838" w:type="pct"/>
            <w:tcMar>
              <w:left w:w="108" w:type="dxa"/>
              <w:right w:w="108" w:type="dxa"/>
            </w:tcMar>
            <w:vAlign w:val="center"/>
          </w:tcPr>
          <w:p w14:paraId="4529DA28" w14:textId="6D1FA214"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b/>
                <w:bCs/>
                <w:sz w:val="22"/>
                <w:szCs w:val="22"/>
              </w:rPr>
              <w:t>Mother’s participation in household decision</w:t>
            </w:r>
            <w:ins w:id="124" w:author="Bikram Adhikari (bdhikari)" w:date="2025-12-10T20:14:00Z" w16du:dateUtc="2025-12-11T02:14:00Z">
              <w:r w:rsidR="00D52BDD">
                <w:rPr>
                  <w:rFonts w:asciiTheme="majorBidi" w:eastAsia="Times New Roman" w:hAnsiTheme="majorBidi" w:cstheme="majorBidi"/>
                  <w:b/>
                  <w:bCs/>
                  <w:sz w:val="22"/>
                  <w:szCs w:val="22"/>
                </w:rPr>
                <w:t>-</w:t>
              </w:r>
            </w:ins>
            <w:del w:id="125" w:author="Bikram Adhikari (bdhikari)" w:date="2025-12-10T20:14:00Z" w16du:dateUtc="2025-12-11T02:14:00Z">
              <w:r w:rsidRPr="008B74EC" w:rsidDel="00D52BDD">
                <w:rPr>
                  <w:rFonts w:asciiTheme="majorBidi" w:eastAsia="Times New Roman" w:hAnsiTheme="majorBidi" w:cstheme="majorBidi"/>
                  <w:b/>
                  <w:bCs/>
                  <w:sz w:val="22"/>
                  <w:szCs w:val="22"/>
                </w:rPr>
                <w:delText xml:space="preserve"> </w:delText>
              </w:r>
            </w:del>
            <w:r w:rsidRPr="008B74EC">
              <w:rPr>
                <w:rFonts w:asciiTheme="majorBidi" w:eastAsia="Times New Roman" w:hAnsiTheme="majorBidi" w:cstheme="majorBidi"/>
                <w:b/>
                <w:bCs/>
                <w:sz w:val="22"/>
                <w:szCs w:val="22"/>
              </w:rPr>
              <w:t>making, %</w:t>
            </w:r>
          </w:p>
        </w:tc>
        <w:tc>
          <w:tcPr>
            <w:tcW w:w="626" w:type="pct"/>
            <w:tcMar>
              <w:left w:w="108" w:type="dxa"/>
              <w:right w:w="108" w:type="dxa"/>
            </w:tcMar>
            <w:vAlign w:val="center"/>
          </w:tcPr>
          <w:p w14:paraId="55F3E7CC" w14:textId="2B285780" w:rsidR="00B47D9B" w:rsidRPr="008B74EC" w:rsidRDefault="00B47D9B" w:rsidP="00B47D9B">
            <w:pPr>
              <w:spacing w:after="0"/>
              <w:jc w:val="center"/>
              <w:rPr>
                <w:rFonts w:asciiTheme="majorBidi" w:eastAsia="Times New Roman" w:hAnsiTheme="majorBidi" w:cstheme="majorBidi"/>
                <w:sz w:val="22"/>
                <w:szCs w:val="22"/>
              </w:rPr>
            </w:pPr>
          </w:p>
        </w:tc>
        <w:tc>
          <w:tcPr>
            <w:tcW w:w="764" w:type="pct"/>
            <w:vAlign w:val="center"/>
          </w:tcPr>
          <w:p w14:paraId="0F73769C" w14:textId="45B193E7" w:rsidR="00B47D9B" w:rsidRPr="008B74EC" w:rsidRDefault="00B47D9B" w:rsidP="00B47D9B">
            <w:pPr>
              <w:spacing w:after="0"/>
              <w:jc w:val="center"/>
              <w:rPr>
                <w:rFonts w:asciiTheme="majorBidi" w:eastAsia="Times New Roman" w:hAnsiTheme="majorBidi" w:cstheme="majorBidi"/>
                <w:sz w:val="22"/>
                <w:szCs w:val="22"/>
              </w:rPr>
            </w:pPr>
          </w:p>
        </w:tc>
        <w:tc>
          <w:tcPr>
            <w:tcW w:w="930" w:type="pct"/>
            <w:vAlign w:val="center"/>
          </w:tcPr>
          <w:p w14:paraId="3D2DB66C" w14:textId="4883ECEB" w:rsidR="00B47D9B" w:rsidRPr="008B74EC" w:rsidRDefault="00B47D9B" w:rsidP="00B47D9B">
            <w:pPr>
              <w:spacing w:after="0"/>
              <w:jc w:val="center"/>
              <w:rPr>
                <w:rFonts w:asciiTheme="majorBidi" w:eastAsia="Times New Roman" w:hAnsiTheme="majorBidi" w:cstheme="majorBidi"/>
                <w:sz w:val="22"/>
                <w:szCs w:val="22"/>
              </w:rPr>
            </w:pPr>
          </w:p>
        </w:tc>
        <w:tc>
          <w:tcPr>
            <w:tcW w:w="842" w:type="pct"/>
            <w:vAlign w:val="center"/>
          </w:tcPr>
          <w:p w14:paraId="42BD6CFA" w14:textId="0824D1B6" w:rsidR="00B47D9B" w:rsidRPr="008B74EC" w:rsidRDefault="00B47D9B" w:rsidP="00B47D9B">
            <w:pPr>
              <w:spacing w:after="0"/>
              <w:jc w:val="center"/>
              <w:rPr>
                <w:rFonts w:asciiTheme="majorBidi" w:eastAsia="Times New Roman" w:hAnsiTheme="majorBidi" w:cstheme="majorBidi"/>
                <w:sz w:val="22"/>
                <w:szCs w:val="22"/>
              </w:rPr>
            </w:pPr>
          </w:p>
        </w:tc>
      </w:tr>
      <w:tr w:rsidR="00B47D9B" w:rsidRPr="008B74EC" w14:paraId="3677EC03" w14:textId="403BB379" w:rsidTr="008B74EC">
        <w:trPr>
          <w:trHeight w:val="285"/>
        </w:trPr>
        <w:tc>
          <w:tcPr>
            <w:tcW w:w="1838" w:type="pct"/>
            <w:tcMar>
              <w:left w:w="108" w:type="dxa"/>
              <w:right w:w="108" w:type="dxa"/>
            </w:tcMar>
            <w:vAlign w:val="center"/>
          </w:tcPr>
          <w:p w14:paraId="2C0D8411" w14:textId="182FD2BF"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No participation</w:t>
            </w:r>
          </w:p>
        </w:tc>
        <w:tc>
          <w:tcPr>
            <w:tcW w:w="626" w:type="pct"/>
            <w:tcMar>
              <w:left w:w="108" w:type="dxa"/>
              <w:right w:w="108" w:type="dxa"/>
            </w:tcMar>
            <w:vAlign w:val="center"/>
          </w:tcPr>
          <w:p w14:paraId="1159FF78" w14:textId="2528FF3E"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33.5</w:t>
            </w:r>
          </w:p>
        </w:tc>
        <w:tc>
          <w:tcPr>
            <w:tcW w:w="764" w:type="pct"/>
            <w:vAlign w:val="center"/>
          </w:tcPr>
          <w:p w14:paraId="22F3F422" w14:textId="100E31E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32.5</w:t>
            </w:r>
          </w:p>
        </w:tc>
        <w:tc>
          <w:tcPr>
            <w:tcW w:w="930" w:type="pct"/>
            <w:vAlign w:val="center"/>
          </w:tcPr>
          <w:p w14:paraId="64FB3D0D" w14:textId="0B9D3147"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34.6</w:t>
            </w:r>
          </w:p>
        </w:tc>
        <w:tc>
          <w:tcPr>
            <w:tcW w:w="842" w:type="pct"/>
            <w:vAlign w:val="center"/>
          </w:tcPr>
          <w:p w14:paraId="4D61129B" w14:textId="287839C6"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32.6</w:t>
            </w:r>
          </w:p>
        </w:tc>
      </w:tr>
      <w:tr w:rsidR="00B47D9B" w:rsidRPr="008B74EC" w14:paraId="65145F69" w14:textId="394BC45E" w:rsidTr="008B74EC">
        <w:trPr>
          <w:trHeight w:val="285"/>
        </w:trPr>
        <w:tc>
          <w:tcPr>
            <w:tcW w:w="1838" w:type="pct"/>
            <w:tcMar>
              <w:left w:w="108" w:type="dxa"/>
              <w:right w:w="108" w:type="dxa"/>
            </w:tcMar>
            <w:vAlign w:val="center"/>
          </w:tcPr>
          <w:p w14:paraId="7027DE5B" w14:textId="40A1A8DA" w:rsidR="00B47D9B" w:rsidRPr="008B74EC" w:rsidRDefault="00B47D9B" w:rsidP="00B47D9B">
            <w:pPr>
              <w:spacing w:after="0"/>
              <w:rPr>
                <w:rFonts w:asciiTheme="majorBidi" w:hAnsiTheme="majorBidi" w:cstheme="majorBidi"/>
              </w:rPr>
            </w:pPr>
            <w:r w:rsidRPr="008B74EC">
              <w:rPr>
                <w:rFonts w:asciiTheme="majorBidi" w:eastAsia="Times New Roman" w:hAnsiTheme="majorBidi" w:cstheme="majorBidi"/>
                <w:sz w:val="22"/>
                <w:szCs w:val="22"/>
              </w:rPr>
              <w:t xml:space="preserve">  Participation</w:t>
            </w:r>
          </w:p>
        </w:tc>
        <w:tc>
          <w:tcPr>
            <w:tcW w:w="626" w:type="pct"/>
            <w:tcMar>
              <w:left w:w="108" w:type="dxa"/>
              <w:right w:w="108" w:type="dxa"/>
            </w:tcMar>
            <w:vAlign w:val="center"/>
          </w:tcPr>
          <w:p w14:paraId="6384CEC0" w14:textId="30D4A63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66.5</w:t>
            </w:r>
          </w:p>
        </w:tc>
        <w:tc>
          <w:tcPr>
            <w:tcW w:w="764" w:type="pct"/>
            <w:vAlign w:val="center"/>
          </w:tcPr>
          <w:p w14:paraId="7874B34A" w14:textId="5048C324"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67.5</w:t>
            </w:r>
          </w:p>
        </w:tc>
        <w:tc>
          <w:tcPr>
            <w:tcW w:w="930" w:type="pct"/>
            <w:vAlign w:val="center"/>
          </w:tcPr>
          <w:p w14:paraId="3AC482BC" w14:textId="127320EF"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65.4</w:t>
            </w:r>
          </w:p>
        </w:tc>
        <w:tc>
          <w:tcPr>
            <w:tcW w:w="842" w:type="pct"/>
            <w:vAlign w:val="center"/>
          </w:tcPr>
          <w:p w14:paraId="2AB92E1B" w14:textId="65C33708" w:rsidR="00B47D9B" w:rsidRPr="008B74EC" w:rsidRDefault="00B47D9B" w:rsidP="00B47D9B">
            <w:pPr>
              <w:spacing w:after="0"/>
              <w:jc w:val="center"/>
              <w:rPr>
                <w:rFonts w:asciiTheme="majorBidi" w:eastAsia="Times New Roman" w:hAnsiTheme="majorBidi" w:cstheme="majorBidi"/>
                <w:sz w:val="22"/>
                <w:szCs w:val="22"/>
              </w:rPr>
            </w:pPr>
            <w:r w:rsidRPr="008B74EC">
              <w:rPr>
                <w:rFonts w:asciiTheme="majorBidi" w:eastAsia="Times New Roman" w:hAnsiTheme="majorBidi" w:cstheme="majorBidi"/>
                <w:sz w:val="22"/>
                <w:szCs w:val="22"/>
              </w:rPr>
              <w:t>67.4</w:t>
            </w:r>
          </w:p>
        </w:tc>
      </w:tr>
    </w:tbl>
    <w:p w14:paraId="20E0C61A" w14:textId="56646F48" w:rsidR="001B7E62" w:rsidRPr="008B74EC" w:rsidRDefault="00640BFA" w:rsidP="3542E025">
      <w:pPr>
        <w:spacing w:after="0" w:line="360" w:lineRule="auto"/>
        <w:rPr>
          <w:rFonts w:asciiTheme="majorBidi" w:hAnsiTheme="majorBidi" w:cstheme="majorBidi"/>
          <w:i/>
          <w:iCs/>
          <w:sz w:val="22"/>
          <w:szCs w:val="22"/>
        </w:rPr>
      </w:pPr>
      <w:r w:rsidRPr="008B74EC">
        <w:rPr>
          <w:rFonts w:asciiTheme="majorBidi" w:hAnsiTheme="majorBidi" w:cstheme="majorBidi"/>
          <w:i/>
          <w:iCs/>
          <w:sz w:val="22"/>
          <w:szCs w:val="22"/>
        </w:rPr>
        <w:t>n: weighted frequency; %: weighted percentage</w:t>
      </w:r>
    </w:p>
    <w:p w14:paraId="6CB9EE60" w14:textId="4EC0DBFC" w:rsidR="00623061" w:rsidRDefault="00623061" w:rsidP="3542E025">
      <w:pPr>
        <w:spacing w:after="0" w:line="360" w:lineRule="auto"/>
        <w:rPr>
          <w:ins w:id="126" w:author="Bikram Adhikari (bdhikari)" w:date="2025-12-09T16:45:00Z" w16du:dateUtc="2025-12-09T22:45:00Z"/>
          <w:rFonts w:asciiTheme="majorBidi" w:hAnsiTheme="majorBidi" w:cstheme="majorBidi"/>
          <w:i/>
          <w:iCs/>
          <w:sz w:val="22"/>
          <w:szCs w:val="22"/>
        </w:rPr>
      </w:pPr>
      <w:r w:rsidRPr="008B74EC">
        <w:rPr>
          <w:rFonts w:asciiTheme="majorBidi" w:hAnsiTheme="majorBidi" w:cstheme="majorBidi"/>
          <w:i/>
          <w:iCs/>
          <w:sz w:val="22"/>
          <w:szCs w:val="22"/>
        </w:rPr>
        <w:t xml:space="preserve">Missing are presented as </w:t>
      </w:r>
      <w:r w:rsidR="00A817E2" w:rsidRPr="008B74EC">
        <w:rPr>
          <w:rFonts w:asciiTheme="majorBidi" w:hAnsiTheme="majorBidi" w:cstheme="majorBidi"/>
          <w:i/>
          <w:iCs/>
          <w:sz w:val="22"/>
          <w:szCs w:val="22"/>
        </w:rPr>
        <w:t>numbers</w:t>
      </w:r>
    </w:p>
    <w:p w14:paraId="11DB68A6" w14:textId="4DF8B81B" w:rsidR="00526A39" w:rsidRPr="008B74EC" w:rsidRDefault="00526A39" w:rsidP="3542E025">
      <w:pPr>
        <w:spacing w:after="0" w:line="360" w:lineRule="auto"/>
        <w:rPr>
          <w:rFonts w:asciiTheme="majorBidi" w:hAnsiTheme="majorBidi" w:cstheme="majorBidi"/>
          <w:i/>
          <w:iCs/>
          <w:sz w:val="22"/>
          <w:szCs w:val="22"/>
        </w:rPr>
      </w:pPr>
      <w:ins w:id="127" w:author="Bikram Adhikari (bdhikari)" w:date="2025-12-09T16:45:00Z" w16du:dateUtc="2025-12-09T22:45:00Z">
        <w:r>
          <w:rPr>
            <w:rFonts w:asciiTheme="majorBidi" w:hAnsiTheme="majorBidi" w:cstheme="majorBidi"/>
            <w:i/>
            <w:iCs/>
            <w:sz w:val="22"/>
            <w:szCs w:val="22"/>
          </w:rPr>
          <w:t>A</w:t>
        </w:r>
      </w:ins>
      <w:ins w:id="128" w:author="Bikram Adhikari (bdhikari)" w:date="2025-12-09T16:46:00Z" w16du:dateUtc="2025-12-09T22:46:00Z">
        <w:r>
          <w:rPr>
            <w:rFonts w:asciiTheme="majorBidi" w:hAnsiTheme="majorBidi" w:cstheme="majorBidi"/>
            <w:i/>
            <w:iCs/>
            <w:sz w:val="22"/>
            <w:szCs w:val="22"/>
          </w:rPr>
          <w:t xml:space="preserve">ll </w:t>
        </w:r>
      </w:ins>
      <w:ins w:id="129" w:author="Bikram Adhikari (bdhikari)" w:date="2025-12-09T16:57:00Z" w16du:dateUtc="2025-12-09T22:57:00Z">
        <w:r w:rsidR="00656704">
          <w:rPr>
            <w:rFonts w:asciiTheme="majorBidi" w:hAnsiTheme="majorBidi" w:cstheme="majorBidi"/>
            <w:i/>
            <w:iCs/>
            <w:sz w:val="22"/>
            <w:szCs w:val="22"/>
          </w:rPr>
          <w:t>percentages</w:t>
        </w:r>
      </w:ins>
      <w:ins w:id="130" w:author="Bikram Adhikari (bdhikari)" w:date="2025-12-09T16:46:00Z" w16du:dateUtc="2025-12-09T22:46:00Z">
        <w:r>
          <w:rPr>
            <w:rFonts w:asciiTheme="majorBidi" w:hAnsiTheme="majorBidi" w:cstheme="majorBidi"/>
            <w:i/>
            <w:iCs/>
            <w:sz w:val="22"/>
            <w:szCs w:val="22"/>
          </w:rPr>
          <w:t xml:space="preserve"> are column percentage</w:t>
        </w:r>
      </w:ins>
    </w:p>
    <w:p w14:paraId="67553F3D" w14:textId="77777777" w:rsidR="00A817E2" w:rsidRPr="008B74EC" w:rsidRDefault="00A817E2" w:rsidP="3542E025">
      <w:pPr>
        <w:spacing w:after="0" w:line="360" w:lineRule="auto"/>
        <w:rPr>
          <w:rFonts w:asciiTheme="majorBidi" w:hAnsiTheme="majorBidi" w:cstheme="majorBidi"/>
          <w:i/>
          <w:iCs/>
          <w:sz w:val="22"/>
          <w:szCs w:val="22"/>
        </w:rPr>
      </w:pPr>
    </w:p>
    <w:p w14:paraId="65F1E091" w14:textId="77777777" w:rsidR="001B7E62" w:rsidRPr="008B74EC" w:rsidRDefault="001B7E62" w:rsidP="477BA17D">
      <w:pPr>
        <w:spacing w:after="0" w:line="360" w:lineRule="auto"/>
        <w:jc w:val="both"/>
        <w:rPr>
          <w:rFonts w:asciiTheme="majorBidi" w:hAnsiTheme="majorBidi" w:cstheme="majorBidi"/>
          <w:sz w:val="22"/>
          <w:szCs w:val="22"/>
        </w:rPr>
      </w:pPr>
    </w:p>
    <w:p w14:paraId="157E8703" w14:textId="395E8C03" w:rsidR="007010BC" w:rsidRPr="008B74EC" w:rsidRDefault="001B7E62" w:rsidP="477BA17D">
      <w:pPr>
        <w:spacing w:after="0" w:line="360" w:lineRule="auto"/>
        <w:jc w:val="both"/>
        <w:rPr>
          <w:rFonts w:asciiTheme="majorBidi" w:hAnsiTheme="majorBidi" w:cstheme="majorBidi"/>
          <w:sz w:val="22"/>
          <w:szCs w:val="22"/>
        </w:rPr>
      </w:pPr>
      <w:r w:rsidRPr="008B74EC">
        <w:rPr>
          <w:rFonts w:asciiTheme="majorBidi" w:hAnsiTheme="majorBidi" w:cstheme="majorBidi"/>
          <w:b/>
          <w:bCs/>
          <w:i/>
          <w:iCs/>
          <w:sz w:val="22"/>
          <w:szCs w:val="22"/>
        </w:rPr>
        <w:t>Figure 1</w:t>
      </w:r>
      <w:r w:rsidRPr="008B74EC">
        <w:rPr>
          <w:rFonts w:asciiTheme="majorBidi" w:hAnsiTheme="majorBidi" w:cstheme="majorBidi"/>
          <w:sz w:val="22"/>
          <w:szCs w:val="22"/>
        </w:rPr>
        <w:t xml:space="preserve"> presents the prevalence of </w:t>
      </w:r>
      <w:r w:rsidR="00F720B2" w:rsidRPr="008B74EC">
        <w:rPr>
          <w:rFonts w:asciiTheme="majorBidi" w:hAnsiTheme="majorBidi" w:cstheme="majorBidi"/>
          <w:sz w:val="22"/>
          <w:szCs w:val="22"/>
        </w:rPr>
        <w:t xml:space="preserve">stunting, wasting and </w:t>
      </w:r>
      <w:r w:rsidR="00894938" w:rsidRPr="008B74EC">
        <w:rPr>
          <w:rFonts w:asciiTheme="majorBidi" w:hAnsiTheme="majorBidi" w:cstheme="majorBidi"/>
          <w:sz w:val="22"/>
          <w:szCs w:val="22"/>
        </w:rPr>
        <w:t>underweight</w:t>
      </w:r>
      <w:r w:rsidR="00F720B2" w:rsidRPr="008B74EC">
        <w:rPr>
          <w:rFonts w:asciiTheme="majorBidi" w:hAnsiTheme="majorBidi" w:cstheme="majorBidi"/>
          <w:sz w:val="22"/>
          <w:szCs w:val="22"/>
        </w:rPr>
        <w:t xml:space="preserve"> among Nepalese children aged 6-59 months. </w:t>
      </w:r>
      <w:r w:rsidR="3861F1F9" w:rsidRPr="008B74EC">
        <w:rPr>
          <w:rFonts w:asciiTheme="majorBidi" w:hAnsiTheme="majorBidi" w:cstheme="majorBidi"/>
          <w:sz w:val="22"/>
          <w:szCs w:val="22"/>
        </w:rPr>
        <w:t xml:space="preserve">The prevalence of stunting, wasting, and </w:t>
      </w:r>
      <w:r w:rsidR="003438B3" w:rsidRPr="008B74EC">
        <w:rPr>
          <w:rFonts w:asciiTheme="majorBidi" w:hAnsiTheme="majorBidi" w:cstheme="majorBidi"/>
          <w:sz w:val="22"/>
          <w:szCs w:val="22"/>
        </w:rPr>
        <w:t>underweight</w:t>
      </w:r>
      <w:r w:rsidR="00F720B2" w:rsidRPr="008B74EC">
        <w:rPr>
          <w:rFonts w:asciiTheme="majorBidi" w:hAnsiTheme="majorBidi" w:cstheme="majorBidi"/>
          <w:sz w:val="22"/>
          <w:szCs w:val="22"/>
        </w:rPr>
        <w:t xml:space="preserve"> </w:t>
      </w:r>
      <w:r w:rsidR="3ED75A4C" w:rsidRPr="008B74EC">
        <w:rPr>
          <w:rFonts w:asciiTheme="majorBidi" w:hAnsiTheme="majorBidi" w:cstheme="majorBidi"/>
          <w:sz w:val="22"/>
          <w:szCs w:val="22"/>
        </w:rPr>
        <w:t>w</w:t>
      </w:r>
      <w:r w:rsidR="00F720B2" w:rsidRPr="008B74EC">
        <w:rPr>
          <w:rFonts w:asciiTheme="majorBidi" w:hAnsiTheme="majorBidi" w:cstheme="majorBidi"/>
          <w:sz w:val="22"/>
          <w:szCs w:val="22"/>
        </w:rPr>
        <w:t>ere</w:t>
      </w:r>
      <w:r w:rsidR="3861F1F9" w:rsidRPr="008B74EC">
        <w:rPr>
          <w:rFonts w:asciiTheme="majorBidi" w:hAnsiTheme="majorBidi" w:cstheme="majorBidi"/>
          <w:sz w:val="22"/>
          <w:szCs w:val="22"/>
        </w:rPr>
        <w:t xml:space="preserve"> 25.9</w:t>
      </w:r>
      <w:r w:rsidR="79EC3532"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74B947C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23.6</w:t>
      </w:r>
      <w:ins w:id="131" w:author="Bikram Adhikari (bdhikari)" w:date="2025-12-09T16:57:00Z" w16du:dateUtc="2025-12-09T22:57:00Z">
        <w:r w:rsidR="003D04EE">
          <w:rPr>
            <w:rFonts w:asciiTheme="majorBidi" w:hAnsiTheme="majorBidi" w:cstheme="majorBidi"/>
            <w:sz w:val="22"/>
            <w:szCs w:val="22"/>
          </w:rPr>
          <w:t xml:space="preserve"> to </w:t>
        </w:r>
      </w:ins>
      <w:del w:id="132" w:author="Bikram Adhikari (bdhikari)" w:date="2025-12-09T16:57:00Z" w16du:dateUtc="2025-12-09T22:57:00Z">
        <w:r w:rsidR="3861F1F9" w:rsidRPr="008B74EC" w:rsidDel="003D04EE">
          <w:rPr>
            <w:rFonts w:asciiTheme="majorBidi" w:hAnsiTheme="majorBidi" w:cstheme="majorBidi"/>
            <w:sz w:val="22"/>
            <w:szCs w:val="22"/>
          </w:rPr>
          <w:delText xml:space="preserve">, </w:delText>
        </w:r>
      </w:del>
      <w:r w:rsidR="3861F1F9" w:rsidRPr="008B74EC">
        <w:rPr>
          <w:rFonts w:asciiTheme="majorBidi" w:hAnsiTheme="majorBidi" w:cstheme="majorBidi"/>
          <w:sz w:val="22"/>
          <w:szCs w:val="22"/>
        </w:rPr>
        <w:t>28.3), 7.8</w:t>
      </w:r>
      <w:r w:rsidR="7299899D"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25D9F416"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w:t>
      </w:r>
      <w:r w:rsidR="66E53ABD" w:rsidRPr="008B74EC">
        <w:rPr>
          <w:rFonts w:asciiTheme="majorBidi" w:hAnsiTheme="majorBidi" w:cstheme="majorBidi"/>
          <w:sz w:val="22"/>
          <w:szCs w:val="22"/>
        </w:rPr>
        <w:t>I</w:t>
      </w:r>
      <w:r w:rsidR="3861F1F9" w:rsidRPr="008B74EC">
        <w:rPr>
          <w:rFonts w:asciiTheme="majorBidi" w:hAnsiTheme="majorBidi" w:cstheme="majorBidi"/>
          <w:sz w:val="22"/>
          <w:szCs w:val="22"/>
        </w:rPr>
        <w:t>: 6.5</w:t>
      </w:r>
      <w:del w:id="133" w:author="Bikram Adhikari (bdhikari)" w:date="2025-12-09T16:57:00Z" w16du:dateUtc="2025-12-09T22:57:00Z">
        <w:r w:rsidR="3861F1F9" w:rsidRPr="008B74EC" w:rsidDel="003D04EE">
          <w:rPr>
            <w:rFonts w:asciiTheme="majorBidi" w:hAnsiTheme="majorBidi" w:cstheme="majorBidi"/>
            <w:sz w:val="22"/>
            <w:szCs w:val="22"/>
          </w:rPr>
          <w:delText>,</w:delText>
        </w:r>
      </w:del>
      <w:ins w:id="134" w:author="Bikram Adhikari (bdhikari)" w:date="2025-12-09T16:57:00Z" w16du:dateUtc="2025-12-09T22:57:00Z">
        <w:r w:rsidR="003D04EE">
          <w:rPr>
            <w:rFonts w:asciiTheme="majorBidi" w:hAnsiTheme="majorBidi" w:cstheme="majorBidi"/>
            <w:sz w:val="22"/>
            <w:szCs w:val="22"/>
          </w:rPr>
          <w:t xml:space="preserve"> to</w:t>
        </w:r>
      </w:ins>
      <w:r w:rsidR="3861F1F9" w:rsidRPr="008B74EC">
        <w:rPr>
          <w:rFonts w:asciiTheme="majorBidi" w:hAnsiTheme="majorBidi" w:cstheme="majorBidi"/>
          <w:sz w:val="22"/>
          <w:szCs w:val="22"/>
        </w:rPr>
        <w:t xml:space="preserve"> 9.3), and 19.8</w:t>
      </w:r>
      <w:r w:rsidR="7F1B845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(95%</w:t>
      </w:r>
      <w:r w:rsidR="5CA1D997"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17.6</w:t>
      </w:r>
      <w:del w:id="135" w:author="Bikram Adhikari (bdhikari)" w:date="2025-12-09T16:57:00Z" w16du:dateUtc="2025-12-09T22:57:00Z">
        <w:r w:rsidR="3861F1F9" w:rsidRPr="008B74EC" w:rsidDel="003D04EE">
          <w:rPr>
            <w:rFonts w:asciiTheme="majorBidi" w:hAnsiTheme="majorBidi" w:cstheme="majorBidi"/>
            <w:sz w:val="22"/>
            <w:szCs w:val="22"/>
          </w:rPr>
          <w:delText xml:space="preserve">, </w:delText>
        </w:r>
      </w:del>
      <w:ins w:id="136" w:author="Bikram Adhikari (bdhikari)" w:date="2025-12-09T16:57:00Z" w16du:dateUtc="2025-12-09T22:57:00Z">
        <w:r w:rsidR="003D04EE">
          <w:rPr>
            <w:rFonts w:asciiTheme="majorBidi" w:hAnsiTheme="majorBidi" w:cstheme="majorBidi"/>
            <w:sz w:val="22"/>
            <w:szCs w:val="22"/>
          </w:rPr>
          <w:t xml:space="preserve"> to</w:t>
        </w:r>
        <w:r w:rsidR="003D04EE" w:rsidRPr="008B74EC">
          <w:rPr>
            <w:rFonts w:asciiTheme="majorBidi" w:hAnsiTheme="majorBidi" w:cstheme="majorBidi"/>
            <w:sz w:val="22"/>
            <w:szCs w:val="22"/>
          </w:rPr>
          <w:t xml:space="preserve"> </w:t>
        </w:r>
      </w:ins>
      <w:r w:rsidR="3861F1F9" w:rsidRPr="008B74EC">
        <w:rPr>
          <w:rFonts w:asciiTheme="majorBidi" w:hAnsiTheme="majorBidi" w:cstheme="majorBidi"/>
          <w:sz w:val="22"/>
          <w:szCs w:val="22"/>
        </w:rPr>
        <w:t>22.1)</w:t>
      </w:r>
      <w:r w:rsidR="4DAA3B95" w:rsidRPr="008B74EC">
        <w:rPr>
          <w:rFonts w:asciiTheme="majorBidi" w:hAnsiTheme="majorBidi" w:cstheme="majorBidi"/>
          <w:sz w:val="22"/>
          <w:szCs w:val="22"/>
        </w:rPr>
        <w:t>,</w:t>
      </w:r>
      <w:r w:rsidR="3861F1F9" w:rsidRPr="008B74EC">
        <w:rPr>
          <w:rFonts w:asciiTheme="majorBidi" w:hAnsiTheme="majorBidi" w:cstheme="majorBidi"/>
          <w:sz w:val="22"/>
          <w:szCs w:val="22"/>
        </w:rPr>
        <w:t xml:space="preserve"> respectively.</w:t>
      </w:r>
      <w:r w:rsidR="0015283C" w:rsidRPr="008B74EC">
        <w:rPr>
          <w:rFonts w:asciiTheme="majorBidi" w:hAnsiTheme="majorBidi" w:cstheme="majorBidi"/>
          <w:sz w:val="22"/>
          <w:szCs w:val="22"/>
        </w:rPr>
        <w:t xml:space="preserve"> Of</w:t>
      </w:r>
      <w:r w:rsidR="3861F1F9" w:rsidRPr="008B74EC">
        <w:rPr>
          <w:rFonts w:asciiTheme="majorBidi" w:hAnsiTheme="majorBidi" w:cstheme="majorBidi"/>
          <w:sz w:val="22"/>
          <w:szCs w:val="22"/>
        </w:rPr>
        <w:t xml:space="preserve"> </w:t>
      </w:r>
      <w:r w:rsidR="0AEF9562" w:rsidRPr="008B74EC">
        <w:rPr>
          <w:rFonts w:asciiTheme="majorBidi" w:hAnsiTheme="majorBidi" w:cstheme="majorBidi"/>
          <w:sz w:val="22"/>
          <w:szCs w:val="22"/>
        </w:rPr>
        <w:t>the total</w:t>
      </w:r>
      <w:r w:rsidR="3861F1F9" w:rsidRPr="008B74EC">
        <w:rPr>
          <w:rFonts w:asciiTheme="majorBidi" w:hAnsiTheme="majorBidi" w:cstheme="majorBidi"/>
          <w:sz w:val="22"/>
          <w:szCs w:val="22"/>
        </w:rPr>
        <w:t xml:space="preserve"> children, 3.2% (95%</w:t>
      </w:r>
      <w:r w:rsidR="5E6D018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2.5</w:t>
      </w:r>
      <w:ins w:id="137" w:author="Bikram Adhikari (bdhikari)" w:date="2025-12-09T16:57:00Z" w16du:dateUtc="2025-12-09T22:57:00Z">
        <w:r w:rsidR="003D04EE">
          <w:rPr>
            <w:rFonts w:asciiTheme="majorBidi" w:hAnsiTheme="majorBidi" w:cstheme="majorBidi"/>
            <w:sz w:val="22"/>
            <w:szCs w:val="22"/>
          </w:rPr>
          <w:t xml:space="preserve"> </w:t>
        </w:r>
      </w:ins>
      <w:ins w:id="138" w:author="Bikram Adhikari (bdhikari)" w:date="2025-12-09T16:58:00Z" w16du:dateUtc="2025-12-09T22:58:00Z">
        <w:r w:rsidR="003D04EE">
          <w:rPr>
            <w:rFonts w:asciiTheme="majorBidi" w:hAnsiTheme="majorBidi" w:cstheme="majorBidi"/>
            <w:sz w:val="22"/>
            <w:szCs w:val="22"/>
          </w:rPr>
          <w:t>to</w:t>
        </w:r>
      </w:ins>
      <w:del w:id="139" w:author="Bikram Adhikari (bdhikari)" w:date="2025-12-09T16:58:00Z" w16du:dateUtc="2025-12-09T22:58:00Z">
        <w:r w:rsidR="3861F1F9" w:rsidRPr="008B74EC" w:rsidDel="003D04EE">
          <w:rPr>
            <w:rFonts w:asciiTheme="majorBidi" w:hAnsiTheme="majorBidi" w:cstheme="majorBidi"/>
            <w:sz w:val="22"/>
            <w:szCs w:val="22"/>
          </w:rPr>
          <w:delText>,</w:delText>
        </w:r>
      </w:del>
      <w:r w:rsidR="3861F1F9" w:rsidRPr="008B74EC">
        <w:rPr>
          <w:rFonts w:asciiTheme="majorBidi" w:hAnsiTheme="majorBidi" w:cstheme="majorBidi"/>
          <w:sz w:val="22"/>
          <w:szCs w:val="22"/>
        </w:rPr>
        <w:t xml:space="preserve"> 4.3) ha</w:t>
      </w:r>
      <w:r w:rsidR="242F73EC"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all three conditions, 13.5% (95%</w:t>
      </w:r>
      <w:r w:rsidR="0297B84D"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11.9</w:t>
      </w:r>
      <w:ins w:id="140" w:author="Bikram Adhikari (bdhikari)" w:date="2025-12-09T16:58:00Z" w16du:dateUtc="2025-12-09T22:58:00Z">
        <w:r w:rsidR="003D04EE">
          <w:rPr>
            <w:rFonts w:asciiTheme="majorBidi" w:hAnsiTheme="majorBidi" w:cstheme="majorBidi"/>
            <w:sz w:val="22"/>
            <w:szCs w:val="22"/>
          </w:rPr>
          <w:t xml:space="preserve"> to</w:t>
        </w:r>
      </w:ins>
      <w:del w:id="141" w:author="Bikram Adhikari (bdhikari)" w:date="2025-12-09T16:58:00Z" w16du:dateUtc="2025-12-09T22:58:00Z">
        <w:r w:rsidR="3861F1F9" w:rsidRPr="008B74EC" w:rsidDel="003D04EE">
          <w:rPr>
            <w:rFonts w:asciiTheme="majorBidi" w:hAnsiTheme="majorBidi" w:cstheme="majorBidi"/>
            <w:sz w:val="22"/>
            <w:szCs w:val="22"/>
          </w:rPr>
          <w:delText>,</w:delText>
        </w:r>
      </w:del>
      <w:r w:rsidR="3861F1F9" w:rsidRPr="008B74EC">
        <w:rPr>
          <w:rFonts w:asciiTheme="majorBidi" w:hAnsiTheme="majorBidi" w:cstheme="majorBidi"/>
          <w:sz w:val="22"/>
          <w:szCs w:val="22"/>
        </w:rPr>
        <w:t xml:space="preserve"> 15.3) ha</w:t>
      </w:r>
      <w:r w:rsidR="1E26F916"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two of the three conditions, </w:t>
      </w:r>
      <w:r w:rsidR="117920CD" w:rsidRPr="008B74EC">
        <w:rPr>
          <w:rFonts w:asciiTheme="majorBidi" w:hAnsiTheme="majorBidi" w:cstheme="majorBidi"/>
          <w:sz w:val="22"/>
          <w:szCs w:val="22"/>
        </w:rPr>
        <w:t xml:space="preserve">and </w:t>
      </w:r>
      <w:r w:rsidR="3861F1F9" w:rsidRPr="008B74EC">
        <w:rPr>
          <w:rFonts w:asciiTheme="majorBidi" w:hAnsiTheme="majorBidi" w:cstheme="majorBidi"/>
          <w:sz w:val="22"/>
          <w:szCs w:val="22"/>
        </w:rPr>
        <w:t>16.8% (95%</w:t>
      </w:r>
      <w:r w:rsidR="7B2A4CFC" w:rsidRPr="008B74EC">
        <w:rPr>
          <w:rFonts w:asciiTheme="majorBidi" w:hAnsiTheme="majorBidi" w:cstheme="majorBidi"/>
          <w:sz w:val="22"/>
          <w:szCs w:val="22"/>
        </w:rPr>
        <w:t xml:space="preserve"> </w:t>
      </w:r>
      <w:r w:rsidR="3861F1F9" w:rsidRPr="008B74EC">
        <w:rPr>
          <w:rFonts w:asciiTheme="majorBidi" w:hAnsiTheme="majorBidi" w:cstheme="majorBidi"/>
          <w:sz w:val="22"/>
          <w:szCs w:val="22"/>
        </w:rPr>
        <w:t>CI: 15.2</w:t>
      </w:r>
      <w:ins w:id="142" w:author="Bikram Adhikari (bdhikari)" w:date="2025-12-09T16:58:00Z" w16du:dateUtc="2025-12-09T22:58:00Z">
        <w:r w:rsidR="003D04EE">
          <w:rPr>
            <w:rFonts w:asciiTheme="majorBidi" w:hAnsiTheme="majorBidi" w:cstheme="majorBidi"/>
            <w:sz w:val="22"/>
            <w:szCs w:val="22"/>
          </w:rPr>
          <w:t xml:space="preserve"> to</w:t>
        </w:r>
      </w:ins>
      <w:del w:id="143" w:author="Bikram Adhikari (bdhikari)" w:date="2025-12-09T16:58:00Z" w16du:dateUtc="2025-12-09T22:58:00Z">
        <w:r w:rsidR="3861F1F9" w:rsidRPr="008B74EC" w:rsidDel="003D04EE">
          <w:rPr>
            <w:rFonts w:asciiTheme="majorBidi" w:hAnsiTheme="majorBidi" w:cstheme="majorBidi"/>
            <w:sz w:val="22"/>
            <w:szCs w:val="22"/>
          </w:rPr>
          <w:delText>,</w:delText>
        </w:r>
      </w:del>
      <w:r w:rsidR="3861F1F9" w:rsidRPr="008B74EC">
        <w:rPr>
          <w:rFonts w:asciiTheme="majorBidi" w:hAnsiTheme="majorBidi" w:cstheme="majorBidi"/>
          <w:sz w:val="22"/>
          <w:szCs w:val="22"/>
        </w:rPr>
        <w:t xml:space="preserve"> 18.5) ha</w:t>
      </w:r>
      <w:r w:rsidR="2E638F88" w:rsidRPr="008B74EC">
        <w:rPr>
          <w:rFonts w:asciiTheme="majorBidi" w:hAnsiTheme="majorBidi" w:cstheme="majorBidi"/>
          <w:sz w:val="22"/>
          <w:szCs w:val="22"/>
        </w:rPr>
        <w:t>d</w:t>
      </w:r>
      <w:r w:rsidR="3861F1F9" w:rsidRPr="008B74EC">
        <w:rPr>
          <w:rFonts w:asciiTheme="majorBidi" w:hAnsiTheme="majorBidi" w:cstheme="majorBidi"/>
          <w:sz w:val="22"/>
          <w:szCs w:val="22"/>
        </w:rPr>
        <w:t xml:space="preserve"> </w:t>
      </w:r>
      <w:r w:rsidR="0015283C" w:rsidRPr="008B74EC">
        <w:rPr>
          <w:rFonts w:asciiTheme="majorBidi" w:hAnsiTheme="majorBidi" w:cstheme="majorBidi"/>
          <w:sz w:val="22"/>
          <w:szCs w:val="22"/>
        </w:rPr>
        <w:t>one</w:t>
      </w:r>
      <w:r w:rsidR="3861F1F9" w:rsidRPr="008B74EC">
        <w:rPr>
          <w:rFonts w:asciiTheme="majorBidi" w:hAnsiTheme="majorBidi" w:cstheme="majorBidi"/>
          <w:sz w:val="22"/>
          <w:szCs w:val="22"/>
        </w:rPr>
        <w:t xml:space="preserve"> of the three conditions. </w:t>
      </w:r>
    </w:p>
    <w:p w14:paraId="0F077BE4" w14:textId="77777777" w:rsidR="0059723F" w:rsidRPr="008B74EC" w:rsidRDefault="0059723F" w:rsidP="001245B7">
      <w:pPr>
        <w:rPr>
          <w:rFonts w:asciiTheme="majorBidi" w:hAnsiTheme="majorBidi" w:cstheme="majorBidi"/>
          <w:i/>
          <w:iCs/>
        </w:rPr>
      </w:pPr>
    </w:p>
    <w:p w14:paraId="481355A1" w14:textId="6918C4FD" w:rsidR="00C67554" w:rsidRPr="008B74EC" w:rsidRDefault="0059723F" w:rsidP="0059723F">
      <w:pPr>
        <w:pStyle w:val="Caption"/>
        <w:rPr>
          <w:rFonts w:asciiTheme="majorBidi" w:hAnsiTheme="majorBidi" w:cstheme="majorBidi"/>
        </w:rPr>
      </w:pPr>
      <w:r w:rsidRPr="008B74EC">
        <w:rPr>
          <w:rFonts w:asciiTheme="majorBidi" w:hAnsiTheme="majorBidi" w:cstheme="majorBidi"/>
          <w:b/>
          <w:bCs/>
          <w:i w:val="0"/>
          <w:iCs w:val="0"/>
          <w:color w:val="auto"/>
          <w:sz w:val="22"/>
          <w:szCs w:val="22"/>
        </w:rPr>
        <w:t>[Figure 1 here]</w:t>
      </w:r>
    </w:p>
    <w:p w14:paraId="1BC5CE99" w14:textId="694BFDF9" w:rsidR="00D26013" w:rsidRPr="008B74EC" w:rsidRDefault="00D26013" w:rsidP="00D26013">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1</w:t>
      </w:r>
      <w:r w:rsidRPr="008B74EC">
        <w:rPr>
          <w:rFonts w:asciiTheme="majorBidi" w:hAnsiTheme="majorBidi" w:cstheme="majorBidi"/>
          <w:i/>
          <w:iCs/>
        </w:rPr>
        <w:fldChar w:fldCharType="end"/>
      </w:r>
      <w:r w:rsidRPr="008B74EC">
        <w:rPr>
          <w:rFonts w:asciiTheme="majorBidi" w:hAnsiTheme="majorBidi" w:cstheme="majorBidi"/>
          <w:i/>
          <w:iCs/>
        </w:rPr>
        <w:t>: Prevalence of co</w:t>
      </w:r>
      <w:ins w:id="144" w:author="Bikram Adhikari (bdhikari)" w:date="2025-12-10T15:50:00Z" w16du:dateUtc="2025-12-10T21:50:00Z">
        <w:r w:rsidR="007C1727">
          <w:rPr>
            <w:rFonts w:asciiTheme="majorBidi" w:hAnsiTheme="majorBidi" w:cstheme="majorBidi"/>
            <w:i/>
            <w:iCs/>
          </w:rPr>
          <w:t>-</w:t>
        </w:r>
      </w:ins>
      <w:r w:rsidRPr="008B74EC">
        <w:rPr>
          <w:rFonts w:asciiTheme="majorBidi" w:hAnsiTheme="majorBidi" w:cstheme="majorBidi"/>
          <w:i/>
          <w:iCs/>
        </w:rPr>
        <w:t>existence of different forms of undernutrition among A) children aged 6-1</w:t>
      </w:r>
      <w:r w:rsidR="0013532D" w:rsidRPr="008B74EC">
        <w:rPr>
          <w:rFonts w:asciiTheme="majorBidi" w:hAnsiTheme="majorBidi" w:cstheme="majorBidi"/>
          <w:i/>
          <w:iCs/>
        </w:rPr>
        <w:t>2</w:t>
      </w:r>
      <w:r w:rsidRPr="008B74EC">
        <w:rPr>
          <w:rFonts w:asciiTheme="majorBidi" w:hAnsiTheme="majorBidi" w:cstheme="majorBidi"/>
          <w:i/>
          <w:iCs/>
        </w:rPr>
        <w:t xml:space="preserve"> months, B) children aged </w:t>
      </w:r>
      <w:r w:rsidR="0013532D" w:rsidRPr="008B74EC">
        <w:rPr>
          <w:rFonts w:asciiTheme="majorBidi" w:hAnsiTheme="majorBidi" w:cstheme="majorBidi"/>
          <w:i/>
          <w:iCs/>
        </w:rPr>
        <w:t>13-36</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C) children aged </w:t>
      </w:r>
      <w:r w:rsidR="0013532D" w:rsidRPr="008B74EC">
        <w:rPr>
          <w:rFonts w:asciiTheme="majorBidi" w:hAnsiTheme="majorBidi" w:cstheme="majorBidi"/>
          <w:i/>
          <w:iCs/>
        </w:rPr>
        <w:t>3</w:t>
      </w:r>
      <w:del w:id="145" w:author="Bikram Adhikari (bdhikari)" w:date="2025-12-10T20:50:00Z" w16du:dateUtc="2025-12-11T02:50:00Z">
        <w:r w:rsidR="0013532D" w:rsidRPr="008B74EC" w:rsidDel="009520B3">
          <w:rPr>
            <w:rFonts w:asciiTheme="majorBidi" w:hAnsiTheme="majorBidi" w:cstheme="majorBidi"/>
            <w:i/>
            <w:iCs/>
          </w:rPr>
          <w:delText>6</w:delText>
        </w:r>
      </w:del>
      <w:ins w:id="146" w:author="Bikram Adhikari (bdhikari)" w:date="2025-12-10T20:50:00Z" w16du:dateUtc="2025-12-11T02:50:00Z">
        <w:r w:rsidR="009520B3">
          <w:rPr>
            <w:rFonts w:asciiTheme="majorBidi" w:hAnsiTheme="majorBidi" w:cstheme="majorBidi"/>
            <w:i/>
            <w:iCs/>
          </w:rPr>
          <w:t>7</w:t>
        </w:r>
      </w:ins>
      <w:r w:rsidR="0013532D" w:rsidRPr="008B74EC">
        <w:rPr>
          <w:rFonts w:asciiTheme="majorBidi" w:hAnsiTheme="majorBidi" w:cstheme="majorBidi"/>
          <w:i/>
          <w:iCs/>
        </w:rPr>
        <w:t>-59</w:t>
      </w:r>
      <w:r w:rsidRPr="008B74EC">
        <w:rPr>
          <w:rFonts w:asciiTheme="majorBidi" w:hAnsiTheme="majorBidi" w:cstheme="majorBidi"/>
          <w:i/>
          <w:iCs/>
        </w:rPr>
        <w:t xml:space="preserve"> </w:t>
      </w:r>
      <w:r w:rsidR="0013532D" w:rsidRPr="008B74EC">
        <w:rPr>
          <w:rFonts w:asciiTheme="majorBidi" w:hAnsiTheme="majorBidi" w:cstheme="majorBidi"/>
          <w:i/>
          <w:iCs/>
        </w:rPr>
        <w:t>months</w:t>
      </w:r>
      <w:r w:rsidRPr="008B74EC">
        <w:rPr>
          <w:rFonts w:asciiTheme="majorBidi" w:hAnsiTheme="majorBidi" w:cstheme="majorBidi"/>
          <w:i/>
          <w:iCs/>
        </w:rPr>
        <w:t xml:space="preserve"> and D) all children aged 6</w:t>
      </w:r>
      <w:r w:rsidR="00681267">
        <w:rPr>
          <w:rFonts w:asciiTheme="majorBidi" w:hAnsiTheme="majorBidi" w:cstheme="majorBidi"/>
          <w:i/>
          <w:iCs/>
        </w:rPr>
        <w:t>-</w:t>
      </w:r>
      <w:r w:rsidR="0013532D" w:rsidRPr="008B74EC">
        <w:rPr>
          <w:rFonts w:asciiTheme="majorBidi" w:hAnsiTheme="majorBidi" w:cstheme="majorBidi"/>
          <w:i/>
          <w:iCs/>
        </w:rPr>
        <w:t>59 months</w:t>
      </w:r>
      <w:r w:rsidRPr="008B74EC">
        <w:rPr>
          <w:rFonts w:asciiTheme="majorBidi" w:hAnsiTheme="majorBidi" w:cstheme="majorBidi"/>
          <w:i/>
          <w:iCs/>
        </w:rPr>
        <w:t xml:space="preserve">. </w:t>
      </w:r>
    </w:p>
    <w:p w14:paraId="4D6D493E" w14:textId="32B16484" w:rsidR="0059723F" w:rsidRPr="008B74EC" w:rsidRDefault="0059723F" w:rsidP="001245B7">
      <w:pPr>
        <w:spacing w:after="0" w:line="360" w:lineRule="auto"/>
        <w:jc w:val="both"/>
        <w:rPr>
          <w:rFonts w:asciiTheme="majorBidi" w:hAnsiTheme="majorBidi" w:cstheme="majorBidi"/>
        </w:rPr>
      </w:pPr>
    </w:p>
    <w:p w14:paraId="6765CF0D" w14:textId="2517220A" w:rsidR="00D26013" w:rsidRPr="008B74EC" w:rsidRDefault="00D26013" w:rsidP="00D26013">
      <w:pPr>
        <w:spacing w:after="0"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The prevalence of anemia was 43.4% (95% CI: 40.9</w:t>
      </w:r>
      <w:r w:rsidR="008037AE" w:rsidRPr="008B74EC">
        <w:rPr>
          <w:rFonts w:asciiTheme="majorBidi" w:hAnsiTheme="majorBidi" w:cstheme="majorBidi"/>
          <w:sz w:val="22"/>
          <w:szCs w:val="22"/>
        </w:rPr>
        <w:t xml:space="preserve"> to</w:t>
      </w:r>
      <w:r w:rsidRPr="008B74EC">
        <w:rPr>
          <w:rFonts w:asciiTheme="majorBidi" w:hAnsiTheme="majorBidi" w:cstheme="majorBidi"/>
          <w:sz w:val="22"/>
          <w:szCs w:val="22"/>
        </w:rPr>
        <w:t xml:space="preserve"> 45.9), which included 18.8% </w:t>
      </w:r>
      <w:r w:rsidR="00174D25" w:rsidRPr="008B74EC">
        <w:rPr>
          <w:rFonts w:asciiTheme="majorBidi" w:hAnsiTheme="majorBidi" w:cstheme="majorBidi"/>
          <w:sz w:val="22"/>
          <w:szCs w:val="22"/>
        </w:rPr>
        <w:t>(95% CI:</w:t>
      </w:r>
      <w:r w:rsidR="00486D5D" w:rsidRPr="008B74EC">
        <w:rPr>
          <w:rFonts w:asciiTheme="majorBidi" w:hAnsiTheme="majorBidi" w:cstheme="majorBidi"/>
          <w:sz w:val="22"/>
          <w:szCs w:val="22"/>
        </w:rPr>
        <w:t>16.8</w:t>
      </w:r>
      <w:r w:rsidR="008037AE" w:rsidRPr="008B74EC">
        <w:rPr>
          <w:rFonts w:asciiTheme="majorBidi" w:hAnsiTheme="majorBidi" w:cstheme="majorBidi"/>
          <w:sz w:val="22"/>
          <w:szCs w:val="22"/>
        </w:rPr>
        <w:t xml:space="preserve"> to</w:t>
      </w:r>
      <w:r w:rsidR="00486D5D" w:rsidRPr="008B74EC">
        <w:rPr>
          <w:rFonts w:asciiTheme="majorBidi" w:hAnsiTheme="majorBidi" w:cstheme="majorBidi"/>
          <w:sz w:val="22"/>
          <w:szCs w:val="22"/>
        </w:rPr>
        <w:t xml:space="preserve"> 20.9</w:t>
      </w:r>
      <w:r w:rsidR="00FC599E" w:rsidRPr="008B74EC">
        <w:rPr>
          <w:rFonts w:asciiTheme="majorBidi" w:hAnsiTheme="majorBidi" w:cstheme="majorBidi"/>
          <w:sz w:val="22"/>
          <w:szCs w:val="22"/>
        </w:rPr>
        <w:t>)</w:t>
      </w:r>
      <w:r w:rsidRPr="008B74EC">
        <w:rPr>
          <w:rFonts w:asciiTheme="majorBidi" w:hAnsiTheme="majorBidi" w:cstheme="majorBidi"/>
          <w:sz w:val="22"/>
          <w:szCs w:val="22"/>
        </w:rPr>
        <w:t xml:space="preserve"> with moderate to severe anemia and 24.6% </w:t>
      </w:r>
      <w:r w:rsidR="00994468" w:rsidRPr="008B74EC">
        <w:rPr>
          <w:rFonts w:asciiTheme="majorBidi" w:hAnsiTheme="majorBidi" w:cstheme="majorBidi"/>
          <w:sz w:val="22"/>
          <w:szCs w:val="22"/>
        </w:rPr>
        <w:t>(</w:t>
      </w:r>
      <w:r w:rsidR="00174D25" w:rsidRPr="008B74EC">
        <w:rPr>
          <w:rFonts w:asciiTheme="majorBidi" w:hAnsiTheme="majorBidi" w:cstheme="majorBidi"/>
          <w:sz w:val="22"/>
          <w:szCs w:val="22"/>
        </w:rPr>
        <w:t xml:space="preserve">95%CI: </w:t>
      </w:r>
      <w:r w:rsidR="00F67B4E" w:rsidRPr="008B74EC">
        <w:rPr>
          <w:rFonts w:asciiTheme="majorBidi" w:hAnsiTheme="majorBidi" w:cstheme="majorBidi"/>
          <w:sz w:val="22"/>
          <w:szCs w:val="22"/>
        </w:rPr>
        <w:t>22.7</w:t>
      </w:r>
      <w:ins w:id="147" w:author="Bikram Adhikari (bdhikari)" w:date="2025-12-10T20:07:00Z" w16du:dateUtc="2025-12-11T02:07:00Z">
        <w:r w:rsidR="004167C6">
          <w:rPr>
            <w:rFonts w:asciiTheme="majorBidi" w:hAnsiTheme="majorBidi" w:cstheme="majorBidi"/>
            <w:sz w:val="22"/>
            <w:szCs w:val="22"/>
          </w:rPr>
          <w:t xml:space="preserve"> </w:t>
        </w:r>
      </w:ins>
      <w:r w:rsidR="008037AE" w:rsidRPr="008B74EC">
        <w:rPr>
          <w:rFonts w:asciiTheme="majorBidi" w:hAnsiTheme="majorBidi" w:cstheme="majorBidi"/>
          <w:sz w:val="22"/>
          <w:szCs w:val="22"/>
        </w:rPr>
        <w:t>to</w:t>
      </w:r>
      <w:r w:rsidR="00174D25" w:rsidRPr="008B74EC">
        <w:rPr>
          <w:rFonts w:asciiTheme="majorBidi" w:hAnsiTheme="majorBidi" w:cstheme="majorBidi"/>
          <w:sz w:val="22"/>
          <w:szCs w:val="22"/>
        </w:rPr>
        <w:t xml:space="preserve"> 26.6) </w:t>
      </w:r>
      <w:r w:rsidRPr="008B74EC">
        <w:rPr>
          <w:rFonts w:asciiTheme="majorBidi" w:hAnsiTheme="majorBidi" w:cstheme="majorBidi"/>
          <w:sz w:val="22"/>
          <w:szCs w:val="22"/>
        </w:rPr>
        <w:t>with mild anemia.</w:t>
      </w:r>
      <w:r w:rsidR="00DC646E" w:rsidRPr="008B74EC">
        <w:rPr>
          <w:rFonts w:asciiTheme="majorBidi" w:hAnsiTheme="majorBidi" w:cstheme="majorBidi"/>
          <w:sz w:val="22"/>
          <w:szCs w:val="22"/>
        </w:rPr>
        <w:t xml:space="preserve"> The prevalence of </w:t>
      </w:r>
      <w:r w:rsidR="000760D6" w:rsidRPr="008B74EC">
        <w:rPr>
          <w:rFonts w:asciiTheme="majorBidi" w:hAnsiTheme="majorBidi" w:cstheme="majorBidi"/>
          <w:sz w:val="22"/>
          <w:szCs w:val="22"/>
        </w:rPr>
        <w:t xml:space="preserve">moderate to severe anemia was highest in late </w:t>
      </w:r>
      <w:r w:rsidR="00D35A22" w:rsidRPr="008B74EC">
        <w:rPr>
          <w:rFonts w:asciiTheme="majorBidi" w:hAnsiTheme="majorBidi" w:cstheme="majorBidi"/>
          <w:sz w:val="22"/>
          <w:szCs w:val="22"/>
        </w:rPr>
        <w:t>infants,</w:t>
      </w:r>
      <w:r w:rsidR="000760D6" w:rsidRPr="008B74EC">
        <w:rPr>
          <w:rFonts w:asciiTheme="majorBidi" w:hAnsiTheme="majorBidi" w:cstheme="majorBidi"/>
          <w:sz w:val="22"/>
          <w:szCs w:val="22"/>
        </w:rPr>
        <w:t xml:space="preserve"> accounting for </w:t>
      </w:r>
      <w:r w:rsidR="000C4DA3" w:rsidRPr="008B74EC">
        <w:rPr>
          <w:rFonts w:asciiTheme="majorBidi" w:hAnsiTheme="majorBidi" w:cstheme="majorBidi"/>
          <w:sz w:val="22"/>
          <w:szCs w:val="22"/>
        </w:rPr>
        <w:t>39.9%</w:t>
      </w:r>
      <w:r w:rsidR="00994468" w:rsidRPr="008B74EC">
        <w:rPr>
          <w:rFonts w:asciiTheme="majorBidi" w:hAnsiTheme="majorBidi" w:cstheme="majorBidi"/>
          <w:sz w:val="22"/>
          <w:szCs w:val="22"/>
        </w:rPr>
        <w:t xml:space="preserve"> (95% CI: 33.2</w:t>
      </w:r>
      <w:r w:rsidR="008037AE" w:rsidRPr="008B74EC">
        <w:rPr>
          <w:rFonts w:asciiTheme="majorBidi" w:hAnsiTheme="majorBidi" w:cstheme="majorBidi"/>
          <w:sz w:val="22"/>
          <w:szCs w:val="22"/>
        </w:rPr>
        <w:t xml:space="preserve"> to</w:t>
      </w:r>
      <w:r w:rsidR="00174D25" w:rsidRPr="008B74EC">
        <w:rPr>
          <w:rFonts w:asciiTheme="majorBidi" w:hAnsiTheme="majorBidi" w:cstheme="majorBidi"/>
          <w:sz w:val="22"/>
          <w:szCs w:val="22"/>
        </w:rPr>
        <w:t xml:space="preserve"> </w:t>
      </w:r>
      <w:r w:rsidR="00994468" w:rsidRPr="008B74EC">
        <w:rPr>
          <w:rFonts w:asciiTheme="majorBidi" w:hAnsiTheme="majorBidi" w:cstheme="majorBidi"/>
          <w:sz w:val="22"/>
          <w:szCs w:val="22"/>
        </w:rPr>
        <w:t>47.1)</w:t>
      </w:r>
      <w:r w:rsidR="006053A9" w:rsidRPr="008B74EC">
        <w:rPr>
          <w:rFonts w:asciiTheme="majorBidi" w:hAnsiTheme="majorBidi" w:cstheme="majorBidi"/>
          <w:sz w:val="22"/>
          <w:szCs w:val="22"/>
        </w:rPr>
        <w:t xml:space="preserve"> and </w:t>
      </w:r>
      <w:r w:rsidR="008966A3" w:rsidRPr="008B74EC">
        <w:rPr>
          <w:rFonts w:asciiTheme="majorBidi" w:hAnsiTheme="majorBidi" w:cstheme="majorBidi"/>
          <w:sz w:val="22"/>
          <w:szCs w:val="22"/>
        </w:rPr>
        <w:t>decreased to 8.4% (95% CI: 6.7</w:t>
      </w:r>
      <w:r w:rsidR="008037AE" w:rsidRPr="008B74EC">
        <w:rPr>
          <w:rFonts w:asciiTheme="majorBidi" w:hAnsiTheme="majorBidi" w:cstheme="majorBidi"/>
          <w:sz w:val="22"/>
          <w:szCs w:val="22"/>
        </w:rPr>
        <w:t xml:space="preserve"> to</w:t>
      </w:r>
      <w:r w:rsidR="008966A3" w:rsidRPr="008B74EC">
        <w:rPr>
          <w:rFonts w:asciiTheme="majorBidi" w:hAnsiTheme="majorBidi" w:cstheme="majorBidi"/>
          <w:sz w:val="22"/>
          <w:szCs w:val="22"/>
        </w:rPr>
        <w:t xml:space="preserve"> 10.8) in </w:t>
      </w:r>
      <w:r w:rsidR="00FC599E" w:rsidRPr="008B74EC">
        <w:rPr>
          <w:rFonts w:asciiTheme="majorBidi" w:hAnsiTheme="majorBidi" w:cstheme="majorBidi"/>
          <w:sz w:val="22"/>
          <w:szCs w:val="22"/>
        </w:rPr>
        <w:t>preschools (</w:t>
      </w:r>
      <w:r w:rsidR="00FC599E" w:rsidRPr="008B74EC">
        <w:rPr>
          <w:rFonts w:asciiTheme="majorBidi" w:hAnsiTheme="majorBidi" w:cstheme="majorBidi"/>
          <w:b/>
          <w:bCs/>
          <w:i/>
          <w:iCs/>
          <w:sz w:val="22"/>
          <w:szCs w:val="22"/>
        </w:rPr>
        <w:t>Figure 2</w:t>
      </w:r>
      <w:r w:rsidR="00FC599E" w:rsidRPr="008B74EC">
        <w:rPr>
          <w:rFonts w:asciiTheme="majorBidi" w:hAnsiTheme="majorBidi" w:cstheme="majorBidi"/>
          <w:sz w:val="22"/>
          <w:szCs w:val="22"/>
        </w:rPr>
        <w:t>).</w:t>
      </w:r>
    </w:p>
    <w:p w14:paraId="1A934FD2" w14:textId="77777777" w:rsidR="00407B80" w:rsidRPr="008B74EC" w:rsidRDefault="00407B80" w:rsidP="00D26013">
      <w:pPr>
        <w:spacing w:after="0" w:line="360" w:lineRule="auto"/>
        <w:jc w:val="both"/>
        <w:rPr>
          <w:rFonts w:asciiTheme="majorBidi" w:hAnsiTheme="majorBidi" w:cstheme="majorBidi"/>
          <w:sz w:val="22"/>
          <w:szCs w:val="22"/>
        </w:rPr>
      </w:pPr>
    </w:p>
    <w:p w14:paraId="2143372F" w14:textId="77777777" w:rsidR="00407B80" w:rsidRPr="008B74EC" w:rsidRDefault="00407B80" w:rsidP="001245B7">
      <w:pPr>
        <w:rPr>
          <w:rFonts w:asciiTheme="majorBidi" w:hAnsiTheme="majorBidi" w:cstheme="majorBidi"/>
          <w:b/>
          <w:bCs/>
        </w:rPr>
      </w:pPr>
      <w:r w:rsidRPr="008B74EC">
        <w:rPr>
          <w:rFonts w:asciiTheme="majorBidi" w:hAnsiTheme="majorBidi" w:cstheme="majorBidi"/>
          <w:b/>
          <w:bCs/>
          <w:i/>
          <w:iCs/>
        </w:rPr>
        <w:t>[Figure 2 here]</w:t>
      </w:r>
    </w:p>
    <w:p w14:paraId="2AA8CE62" w14:textId="1244C400" w:rsidR="00407B80" w:rsidRPr="008B74EC" w:rsidRDefault="00407B80" w:rsidP="00407B80">
      <w:pPr>
        <w:spacing w:after="0" w:line="360" w:lineRule="auto"/>
        <w:jc w:val="both"/>
        <w:rPr>
          <w:rFonts w:asciiTheme="majorBidi" w:hAnsiTheme="majorBidi" w:cstheme="majorBidi"/>
          <w:i/>
          <w:i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2</w:t>
      </w:r>
      <w:r w:rsidRPr="008B74EC">
        <w:rPr>
          <w:rFonts w:asciiTheme="majorBidi" w:hAnsiTheme="majorBidi" w:cstheme="majorBidi"/>
          <w:i/>
          <w:iCs/>
        </w:rPr>
        <w:fldChar w:fldCharType="end"/>
      </w:r>
      <w:r w:rsidRPr="008B74EC">
        <w:rPr>
          <w:rFonts w:asciiTheme="majorBidi" w:hAnsiTheme="majorBidi" w:cstheme="majorBidi"/>
          <w:i/>
          <w:iCs/>
        </w:rPr>
        <w:t>: Prevalence of anemia among A) children aged</w:t>
      </w:r>
      <w:r w:rsidR="005B0E34" w:rsidRPr="008B74EC">
        <w:rPr>
          <w:rFonts w:asciiTheme="majorBidi" w:hAnsiTheme="majorBidi" w:cstheme="majorBidi"/>
          <w:i/>
          <w:iCs/>
        </w:rPr>
        <w:t xml:space="preserve"> </w:t>
      </w:r>
      <w:r w:rsidR="00B96926" w:rsidRPr="008B74EC">
        <w:rPr>
          <w:rFonts w:asciiTheme="majorBidi" w:hAnsiTheme="majorBidi" w:cstheme="majorBidi"/>
          <w:i/>
          <w:iCs/>
        </w:rPr>
        <w:t>6-12 months, B) children aged 13-36 months, C) children aged 3</w:t>
      </w:r>
      <w:del w:id="148" w:author="Bikram Adhikari (bdhikari)" w:date="2025-12-10T20:50:00Z" w16du:dateUtc="2025-12-11T02:50:00Z">
        <w:r w:rsidR="00B96926" w:rsidRPr="008B74EC" w:rsidDel="009520B3">
          <w:rPr>
            <w:rFonts w:asciiTheme="majorBidi" w:hAnsiTheme="majorBidi" w:cstheme="majorBidi"/>
            <w:i/>
            <w:iCs/>
          </w:rPr>
          <w:delText>6</w:delText>
        </w:r>
      </w:del>
      <w:ins w:id="149" w:author="Bikram Adhikari (bdhikari)" w:date="2025-12-10T20:50:00Z" w16du:dateUtc="2025-12-11T02:50:00Z">
        <w:r w:rsidR="009520B3">
          <w:rPr>
            <w:rFonts w:asciiTheme="majorBidi" w:hAnsiTheme="majorBidi" w:cstheme="majorBidi"/>
            <w:i/>
            <w:iCs/>
          </w:rPr>
          <w:t>7</w:t>
        </w:r>
      </w:ins>
      <w:r w:rsidR="00B96926" w:rsidRPr="008B74EC">
        <w:rPr>
          <w:rFonts w:asciiTheme="majorBidi" w:hAnsiTheme="majorBidi" w:cstheme="majorBidi"/>
          <w:i/>
          <w:iCs/>
        </w:rPr>
        <w:t>-59 months and D) all children aged 6 – 59 months.</w:t>
      </w:r>
    </w:p>
    <w:p w14:paraId="6D3449A4" w14:textId="77777777" w:rsidR="0059723F" w:rsidRPr="008B74EC" w:rsidRDefault="0059723F" w:rsidP="001245B7">
      <w:pPr>
        <w:rPr>
          <w:rFonts w:asciiTheme="majorBidi" w:hAnsiTheme="majorBidi" w:cstheme="majorBidi"/>
        </w:rPr>
      </w:pPr>
    </w:p>
    <w:p w14:paraId="0E300C0A" w14:textId="3E718D5B" w:rsidR="00D4537E" w:rsidRPr="008B74EC" w:rsidRDefault="00D4537E" w:rsidP="004816E8">
      <w:pPr>
        <w:spacing w:after="0" w:line="360" w:lineRule="auto"/>
        <w:jc w:val="both"/>
        <w:rPr>
          <w:rFonts w:asciiTheme="majorBidi" w:hAnsiTheme="majorBidi" w:cstheme="majorBidi"/>
          <w:i/>
          <w:iCs/>
        </w:rPr>
      </w:pPr>
    </w:p>
    <w:p w14:paraId="2513CF45" w14:textId="0504F661" w:rsidR="00407B80" w:rsidRPr="008B74EC" w:rsidRDefault="00D4537E">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The prevalence </w:t>
      </w:r>
      <w:r w:rsidR="008037AE" w:rsidRPr="008B74EC">
        <w:rPr>
          <w:rFonts w:asciiTheme="majorBidi" w:hAnsiTheme="majorBidi" w:cstheme="majorBidi"/>
          <w:sz w:val="22"/>
          <w:szCs w:val="22"/>
        </w:rPr>
        <w:t xml:space="preserve">of </w:t>
      </w:r>
      <w:r w:rsidRPr="008B74EC">
        <w:rPr>
          <w:rFonts w:asciiTheme="majorBidi" w:hAnsiTheme="majorBidi" w:cstheme="majorBidi"/>
          <w:sz w:val="22"/>
          <w:szCs w:val="22"/>
        </w:rPr>
        <w:t>co-existence of stunting-anemia, wasting-anemia, underweight-anemia, undernutrition-anemia were 12.5% (95%CI: 10.9 to 14.3), 4.0% (95%CI: 2.9 to 4.9), 9.7% (95% CI: 8.7 to 11.7), and 16.0% (95% CI: 14.2 to18.0) respectively (</w:t>
      </w:r>
      <w:r w:rsidRPr="008B74EC">
        <w:rPr>
          <w:rFonts w:asciiTheme="majorBidi" w:hAnsiTheme="majorBidi" w:cstheme="majorBidi"/>
          <w:b/>
          <w:bCs/>
          <w:i/>
          <w:iCs/>
          <w:sz w:val="22"/>
          <w:szCs w:val="22"/>
        </w:rPr>
        <w:t xml:space="preserve">Figure </w:t>
      </w:r>
      <w:r w:rsidR="009B1FAA" w:rsidRPr="008B74EC">
        <w:rPr>
          <w:rFonts w:asciiTheme="majorBidi" w:hAnsiTheme="majorBidi" w:cstheme="majorBidi"/>
          <w:b/>
          <w:bCs/>
          <w:i/>
          <w:iCs/>
          <w:sz w:val="22"/>
          <w:szCs w:val="22"/>
        </w:rPr>
        <w:t>3</w:t>
      </w:r>
      <w:r w:rsidRPr="008B74EC">
        <w:rPr>
          <w:rFonts w:asciiTheme="majorBidi" w:hAnsiTheme="majorBidi" w:cstheme="majorBidi"/>
          <w:b/>
          <w:bCs/>
          <w:i/>
          <w:iCs/>
          <w:sz w:val="22"/>
          <w:szCs w:val="22"/>
        </w:rPr>
        <w:t>A-D</w:t>
      </w:r>
      <w:r w:rsidRPr="008B74EC">
        <w:rPr>
          <w:rFonts w:asciiTheme="majorBidi" w:hAnsiTheme="majorBidi" w:cstheme="majorBidi"/>
          <w:sz w:val="22"/>
          <w:szCs w:val="22"/>
        </w:rPr>
        <w:t>). Of total children, 1.9% (95%CI: 1.3 to 2.6) had all three undernutrition conditions and anemia, 6.4% (95%CI: 5.3 to 7.8) had two undernutrition conditions and anemia, and 7.6% (95%CI: 6.6 to 8.9) had one undernutrition condition and anemia</w:t>
      </w:r>
      <w:r w:rsidR="002C70E8"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 (</w:t>
      </w:r>
      <w:r w:rsidR="00B44EE4" w:rsidRPr="008B74EC">
        <w:rPr>
          <w:rFonts w:asciiTheme="majorBidi" w:hAnsiTheme="majorBidi" w:cstheme="majorBidi"/>
          <w:b/>
          <w:bCs/>
          <w:i/>
          <w:iCs/>
          <w:sz w:val="22"/>
          <w:szCs w:val="22"/>
        </w:rPr>
        <w:t>not presented in tables</w:t>
      </w:r>
      <w:r w:rsidRPr="008B74EC">
        <w:rPr>
          <w:rFonts w:asciiTheme="majorBidi" w:hAnsiTheme="majorBidi" w:cstheme="majorBidi"/>
          <w:sz w:val="22"/>
          <w:szCs w:val="22"/>
        </w:rPr>
        <w:t>)</w:t>
      </w:r>
    </w:p>
    <w:p w14:paraId="2CDF200E" w14:textId="77777777" w:rsidR="00407B80" w:rsidRPr="008B74EC" w:rsidRDefault="00407B80" w:rsidP="00D4537E">
      <w:pPr>
        <w:spacing w:line="360" w:lineRule="auto"/>
        <w:jc w:val="both"/>
        <w:rPr>
          <w:rFonts w:asciiTheme="majorBidi" w:hAnsiTheme="majorBidi" w:cstheme="majorBidi"/>
          <w:sz w:val="22"/>
          <w:szCs w:val="22"/>
        </w:rPr>
      </w:pPr>
    </w:p>
    <w:p w14:paraId="57365F60" w14:textId="77777777" w:rsidR="00407B80" w:rsidRPr="008B74EC" w:rsidRDefault="00407B80" w:rsidP="00407B80">
      <w:pPr>
        <w:rPr>
          <w:rFonts w:asciiTheme="majorBidi" w:hAnsiTheme="majorBidi" w:cstheme="majorBidi"/>
          <w:b/>
          <w:bCs/>
          <w:i/>
          <w:iCs/>
        </w:rPr>
      </w:pPr>
      <w:r w:rsidRPr="008B74EC">
        <w:rPr>
          <w:rFonts w:asciiTheme="majorBidi" w:hAnsiTheme="majorBidi" w:cstheme="majorBidi"/>
          <w:b/>
          <w:bCs/>
          <w:i/>
          <w:iCs/>
        </w:rPr>
        <w:t>[Figure 3 here]</w:t>
      </w:r>
    </w:p>
    <w:p w14:paraId="38148CB7" w14:textId="7F66D917" w:rsidR="003F3C41" w:rsidRPr="008B74EC" w:rsidRDefault="00407B80" w:rsidP="00407B80">
      <w:pPr>
        <w:spacing w:line="360" w:lineRule="auto"/>
        <w:rPr>
          <w:rFonts w:asciiTheme="majorBidi" w:hAnsiTheme="majorBidi" w:cstheme="majorBidi"/>
          <w:b/>
          <w:bCs/>
        </w:rPr>
      </w:pPr>
      <w:r w:rsidRPr="008B74EC">
        <w:rPr>
          <w:rFonts w:asciiTheme="majorBidi" w:hAnsiTheme="majorBidi" w:cstheme="majorBidi"/>
          <w:i/>
          <w:iCs/>
        </w:rPr>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rPr>
        <w:t>3</w:t>
      </w:r>
      <w:r w:rsidRPr="008B74EC">
        <w:rPr>
          <w:rFonts w:asciiTheme="majorBidi" w:hAnsiTheme="majorBidi" w:cstheme="majorBidi"/>
          <w:i/>
          <w:iCs/>
        </w:rPr>
        <w:fldChar w:fldCharType="end"/>
      </w:r>
      <w:r w:rsidRPr="008B74EC">
        <w:rPr>
          <w:rFonts w:asciiTheme="majorBidi" w:hAnsiTheme="majorBidi" w:cstheme="majorBidi"/>
          <w:i/>
          <w:iCs/>
        </w:rPr>
        <w:t>: Prevalence of co-existence of anemia with stunting, wasting, underweight, and overall undernutrition</w:t>
      </w:r>
      <w:r w:rsidR="003F3C41" w:rsidRPr="008B74EC">
        <w:rPr>
          <w:rFonts w:asciiTheme="majorBidi" w:hAnsiTheme="majorBidi" w:cstheme="majorBidi"/>
          <w:b/>
          <w:bCs/>
        </w:rPr>
        <w:br w:type="page"/>
      </w:r>
    </w:p>
    <w:p w14:paraId="5A5044F0" w14:textId="010A0582" w:rsidR="000832EC" w:rsidRPr="008B74EC" w:rsidRDefault="000832EC"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Table 3 presents the</w:t>
      </w:r>
      <w:r w:rsidR="006D4553" w:rsidRPr="008B74EC">
        <w:rPr>
          <w:rFonts w:asciiTheme="majorBidi" w:hAnsiTheme="majorBidi" w:cstheme="majorBidi"/>
          <w:sz w:val="22"/>
          <w:szCs w:val="22"/>
        </w:rPr>
        <w:t xml:space="preserve"> </w:t>
      </w:r>
      <w:r w:rsidRPr="008B74EC">
        <w:rPr>
          <w:rFonts w:asciiTheme="majorBidi" w:hAnsiTheme="majorBidi" w:cstheme="majorBidi"/>
          <w:sz w:val="22"/>
          <w:szCs w:val="22"/>
        </w:rPr>
        <w:t>prevalence of co</w:t>
      </w:r>
      <w:ins w:id="150" w:author="Bikram Adhikari (bdhikari)" w:date="2025-12-10T15:50:00Z" w16du:dateUtc="2025-12-10T21:50:00Z">
        <w:r w:rsidR="007C1727">
          <w:rPr>
            <w:rFonts w:asciiTheme="majorBidi" w:hAnsiTheme="majorBidi" w:cstheme="majorBidi"/>
            <w:sz w:val="22"/>
            <w:szCs w:val="22"/>
          </w:rPr>
          <w:t>-</w:t>
        </w:r>
      </w:ins>
      <w:r w:rsidRPr="008B74EC">
        <w:rPr>
          <w:rFonts w:asciiTheme="majorBidi" w:hAnsiTheme="majorBidi" w:cstheme="majorBidi"/>
          <w:sz w:val="22"/>
          <w:szCs w:val="22"/>
        </w:rPr>
        <w:t xml:space="preserve">existence of anemia and </w:t>
      </w:r>
      <w:r w:rsidR="006D4553" w:rsidRPr="008B74EC">
        <w:rPr>
          <w:rFonts w:asciiTheme="majorBidi" w:hAnsiTheme="majorBidi" w:cstheme="majorBidi"/>
          <w:sz w:val="22"/>
          <w:szCs w:val="22"/>
        </w:rPr>
        <w:t>undernutrition by</w:t>
      </w:r>
      <w:r w:rsidR="00A51448" w:rsidRPr="008B74EC">
        <w:rPr>
          <w:rFonts w:asciiTheme="majorBidi" w:hAnsiTheme="majorBidi" w:cstheme="majorBidi"/>
          <w:sz w:val="22"/>
          <w:szCs w:val="22"/>
        </w:rPr>
        <w:t xml:space="preserve"> age group</w:t>
      </w:r>
      <w:r w:rsidR="008C2A8A" w:rsidRPr="008B74EC">
        <w:rPr>
          <w:rFonts w:asciiTheme="majorBidi" w:hAnsiTheme="majorBidi" w:cstheme="majorBidi"/>
          <w:sz w:val="22"/>
          <w:szCs w:val="22"/>
        </w:rPr>
        <w:t xml:space="preserve"> and sex of child</w:t>
      </w:r>
      <w:r w:rsidR="00345668" w:rsidRPr="008B74EC">
        <w:rPr>
          <w:rFonts w:asciiTheme="majorBidi" w:hAnsiTheme="majorBidi" w:cstheme="majorBidi"/>
          <w:sz w:val="22"/>
          <w:szCs w:val="22"/>
        </w:rPr>
        <w:t xml:space="preserve">. </w:t>
      </w:r>
      <w:r w:rsidR="004A2913" w:rsidRPr="008B74EC">
        <w:rPr>
          <w:rFonts w:asciiTheme="majorBidi" w:hAnsiTheme="majorBidi" w:cstheme="majorBidi"/>
          <w:sz w:val="22"/>
          <w:szCs w:val="22"/>
        </w:rPr>
        <w:t xml:space="preserve">The prevalence of </w:t>
      </w:r>
      <w:r w:rsidR="001F11CA" w:rsidRPr="008B74EC">
        <w:rPr>
          <w:rFonts w:asciiTheme="majorBidi" w:hAnsiTheme="majorBidi" w:cstheme="majorBidi"/>
          <w:sz w:val="22"/>
          <w:szCs w:val="22"/>
        </w:rPr>
        <w:t>co</w:t>
      </w:r>
      <w:ins w:id="151" w:author="Bikram Adhikari (bdhikari)" w:date="2025-12-10T15:50:00Z" w16du:dateUtc="2025-12-10T21:50:00Z">
        <w:r w:rsidR="007C1727">
          <w:rPr>
            <w:rFonts w:asciiTheme="majorBidi" w:hAnsiTheme="majorBidi" w:cstheme="majorBidi"/>
            <w:sz w:val="22"/>
            <w:szCs w:val="22"/>
          </w:rPr>
          <w:t>-</w:t>
        </w:r>
      </w:ins>
      <w:r w:rsidR="001F11CA" w:rsidRPr="008B74EC">
        <w:rPr>
          <w:rFonts w:asciiTheme="majorBidi" w:hAnsiTheme="majorBidi" w:cstheme="majorBidi"/>
          <w:sz w:val="22"/>
          <w:szCs w:val="22"/>
        </w:rPr>
        <w:t xml:space="preserve">existence of undernutrition and anemia </w:t>
      </w:r>
      <w:r w:rsidR="00EF10C5" w:rsidRPr="008B74EC">
        <w:rPr>
          <w:rFonts w:asciiTheme="majorBidi" w:hAnsiTheme="majorBidi" w:cstheme="majorBidi"/>
          <w:sz w:val="22"/>
          <w:szCs w:val="22"/>
        </w:rPr>
        <w:t>was</w:t>
      </w:r>
      <w:r w:rsidR="001F11CA" w:rsidRPr="008B74EC">
        <w:rPr>
          <w:rFonts w:asciiTheme="majorBidi" w:hAnsiTheme="majorBidi" w:cstheme="majorBidi"/>
          <w:sz w:val="22"/>
          <w:szCs w:val="22"/>
        </w:rPr>
        <w:t xml:space="preserve"> highest in </w:t>
      </w:r>
      <w:r w:rsidR="00BF2D45" w:rsidRPr="008B74EC">
        <w:rPr>
          <w:rFonts w:asciiTheme="majorBidi" w:hAnsiTheme="majorBidi" w:cstheme="majorBidi"/>
          <w:sz w:val="22"/>
          <w:szCs w:val="22"/>
        </w:rPr>
        <w:t xml:space="preserve">children </w:t>
      </w:r>
      <w:ins w:id="152" w:author="Bikram Adhikari (bdhikari)" w:date="2025-12-10T20:29:00Z" w16du:dateUtc="2025-12-11T02:29:00Z">
        <w:r w:rsidR="009C1ADC">
          <w:rPr>
            <w:rFonts w:asciiTheme="majorBidi" w:hAnsiTheme="majorBidi" w:cstheme="majorBidi"/>
            <w:sz w:val="22"/>
            <w:szCs w:val="22"/>
          </w:rPr>
          <w:t>13</w:t>
        </w:r>
      </w:ins>
      <w:del w:id="153" w:author="Bikram Adhikari (bdhikari)" w:date="2025-12-10T20:29:00Z" w16du:dateUtc="2025-12-11T02:29:00Z">
        <w:r w:rsidR="00BF2D45" w:rsidRPr="008B74EC" w:rsidDel="009C1ADC">
          <w:rPr>
            <w:rFonts w:asciiTheme="majorBidi" w:hAnsiTheme="majorBidi" w:cstheme="majorBidi"/>
            <w:sz w:val="22"/>
            <w:szCs w:val="22"/>
          </w:rPr>
          <w:delText>6</w:delText>
        </w:r>
      </w:del>
      <w:r w:rsidR="00BF2D45" w:rsidRPr="008B74EC">
        <w:rPr>
          <w:rFonts w:asciiTheme="majorBidi" w:hAnsiTheme="majorBidi" w:cstheme="majorBidi"/>
          <w:sz w:val="22"/>
          <w:szCs w:val="22"/>
        </w:rPr>
        <w:t>-</w:t>
      </w:r>
      <w:ins w:id="154" w:author="Bikram Adhikari (bdhikari)" w:date="2025-12-10T20:29:00Z" w16du:dateUtc="2025-12-11T02:29:00Z">
        <w:r w:rsidR="00FA47C1">
          <w:rPr>
            <w:rFonts w:asciiTheme="majorBidi" w:hAnsiTheme="majorBidi" w:cstheme="majorBidi"/>
            <w:sz w:val="22"/>
            <w:szCs w:val="22"/>
          </w:rPr>
          <w:t>36</w:t>
        </w:r>
      </w:ins>
      <w:del w:id="155" w:author="Bikram Adhikari (bdhikari)" w:date="2025-12-10T20:29:00Z" w16du:dateUtc="2025-12-11T02:29:00Z">
        <w:r w:rsidR="00BF2D45" w:rsidRPr="008B74EC" w:rsidDel="009C1ADC">
          <w:rPr>
            <w:rFonts w:asciiTheme="majorBidi" w:hAnsiTheme="majorBidi" w:cstheme="majorBidi"/>
            <w:sz w:val="22"/>
            <w:szCs w:val="22"/>
          </w:rPr>
          <w:delText>1</w:delText>
        </w:r>
        <w:r w:rsidR="005B0E34" w:rsidRPr="008B74EC" w:rsidDel="009C1ADC">
          <w:rPr>
            <w:rFonts w:asciiTheme="majorBidi" w:hAnsiTheme="majorBidi" w:cstheme="majorBidi"/>
            <w:sz w:val="22"/>
            <w:szCs w:val="22"/>
          </w:rPr>
          <w:delText>2</w:delText>
        </w:r>
      </w:del>
      <w:r w:rsidR="00BF2D45" w:rsidRPr="008B74EC">
        <w:rPr>
          <w:rFonts w:asciiTheme="majorBidi" w:hAnsiTheme="majorBidi" w:cstheme="majorBidi"/>
          <w:sz w:val="22"/>
          <w:szCs w:val="22"/>
        </w:rPr>
        <w:t xml:space="preserve"> months</w:t>
      </w:r>
      <w:r w:rsidR="001F11CA"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ins w:id="156" w:author="Bikram Adhikari (bdhikari)" w:date="2025-12-10T20:30:00Z" w16du:dateUtc="2025-12-11T02:30:00Z">
        <w:r w:rsidR="00FA47C1">
          <w:rPr>
            <w:rFonts w:asciiTheme="majorBidi" w:hAnsiTheme="majorBidi" w:cstheme="majorBidi"/>
            <w:sz w:val="22"/>
            <w:szCs w:val="22"/>
          </w:rPr>
          <w:t>22.0</w:t>
        </w:r>
      </w:ins>
      <w:del w:id="157" w:author="Bikram Adhikari (bdhikari)" w:date="2025-12-10T20:30:00Z" w16du:dateUtc="2025-12-11T02:30:00Z">
        <w:r w:rsidR="008A45A6" w:rsidRPr="008B74EC" w:rsidDel="00FA47C1">
          <w:rPr>
            <w:rFonts w:asciiTheme="majorBidi" w:hAnsiTheme="majorBidi" w:cstheme="majorBidi"/>
            <w:sz w:val="22"/>
            <w:szCs w:val="22"/>
          </w:rPr>
          <w:delText>16.2</w:delText>
        </w:r>
      </w:del>
      <w:r w:rsidR="008A45A6"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male: </w:t>
      </w:r>
      <w:ins w:id="158" w:author="Bikram Adhikari (bdhikari)" w:date="2025-12-10T20:30:00Z" w16du:dateUtc="2025-12-11T02:30:00Z">
        <w:r w:rsidR="00FA47C1">
          <w:rPr>
            <w:rFonts w:asciiTheme="majorBidi" w:hAnsiTheme="majorBidi" w:cstheme="majorBidi"/>
            <w:sz w:val="22"/>
            <w:szCs w:val="22"/>
          </w:rPr>
          <w:t>20</w:t>
        </w:r>
      </w:ins>
      <w:del w:id="159" w:author="Bikram Adhikari (bdhikari)" w:date="2025-12-10T20:30:00Z" w16du:dateUtc="2025-12-11T02:30:00Z">
        <w:r w:rsidR="008A45A6" w:rsidRPr="008B74EC" w:rsidDel="00FA47C1">
          <w:rPr>
            <w:rFonts w:asciiTheme="majorBidi" w:hAnsiTheme="majorBidi" w:cstheme="majorBidi"/>
            <w:sz w:val="22"/>
            <w:szCs w:val="22"/>
          </w:rPr>
          <w:delText>17</w:delText>
        </w:r>
      </w:del>
      <w:r w:rsidR="008A45A6" w:rsidRPr="008B74EC">
        <w:rPr>
          <w:rFonts w:asciiTheme="majorBidi" w:hAnsiTheme="majorBidi" w:cstheme="majorBidi"/>
          <w:sz w:val="22"/>
          <w:szCs w:val="22"/>
        </w:rPr>
        <w:t>.4</w:t>
      </w:r>
      <w:r w:rsidR="00EA297E" w:rsidRPr="008B74EC">
        <w:rPr>
          <w:rFonts w:asciiTheme="majorBidi" w:hAnsiTheme="majorBidi" w:cstheme="majorBidi"/>
          <w:sz w:val="22"/>
          <w:szCs w:val="22"/>
        </w:rPr>
        <w:t xml:space="preserve">%, female: </w:t>
      </w:r>
      <w:ins w:id="160" w:author="Bikram Adhikari (bdhikari)" w:date="2025-12-10T20:30:00Z" w16du:dateUtc="2025-12-11T02:30:00Z">
        <w:r w:rsidR="00FA47C1">
          <w:rPr>
            <w:rFonts w:asciiTheme="majorBidi" w:hAnsiTheme="majorBidi" w:cstheme="majorBidi"/>
            <w:sz w:val="22"/>
            <w:szCs w:val="22"/>
          </w:rPr>
          <w:t>23.7</w:t>
        </w:r>
      </w:ins>
      <w:del w:id="161" w:author="Bikram Adhikari (bdhikari)" w:date="2025-12-10T20:30:00Z" w16du:dateUtc="2025-12-11T02:30:00Z">
        <w:r w:rsidR="008A45A6" w:rsidRPr="008B74EC" w:rsidDel="00FA47C1">
          <w:rPr>
            <w:rFonts w:asciiTheme="majorBidi" w:hAnsiTheme="majorBidi" w:cstheme="majorBidi"/>
            <w:sz w:val="22"/>
            <w:szCs w:val="22"/>
          </w:rPr>
          <w:delText>14.9</w:delText>
        </w:r>
      </w:del>
      <w:r w:rsidR="00EA297E" w:rsidRPr="008B74EC">
        <w:rPr>
          <w:rFonts w:asciiTheme="majorBidi" w:hAnsiTheme="majorBidi" w:cstheme="majorBidi"/>
          <w:sz w:val="22"/>
          <w:szCs w:val="22"/>
        </w:rPr>
        <w:t xml:space="preserve">%) </w:t>
      </w:r>
      <w:r w:rsidR="001F11CA" w:rsidRPr="008B74EC">
        <w:rPr>
          <w:rFonts w:asciiTheme="majorBidi" w:hAnsiTheme="majorBidi" w:cstheme="majorBidi"/>
          <w:sz w:val="22"/>
          <w:szCs w:val="22"/>
        </w:rPr>
        <w:t xml:space="preserve">followed by </w:t>
      </w:r>
      <w:ins w:id="162" w:author="Bikram Adhikari (bdhikari)" w:date="2025-12-10T20:44:00Z" w16du:dateUtc="2025-12-11T02:44:00Z">
        <w:r w:rsidR="008557FD">
          <w:rPr>
            <w:rFonts w:asciiTheme="majorBidi" w:hAnsiTheme="majorBidi" w:cstheme="majorBidi"/>
            <w:sz w:val="22"/>
            <w:szCs w:val="22"/>
          </w:rPr>
          <w:t>6</w:t>
        </w:r>
      </w:ins>
      <w:del w:id="163" w:author="Bikram Adhikari (bdhikari)" w:date="2025-12-10T20:44:00Z" w16du:dateUtc="2025-12-11T02:44:00Z">
        <w:r w:rsidR="00FD6B3C" w:rsidRPr="008B74EC" w:rsidDel="008557FD">
          <w:rPr>
            <w:rFonts w:asciiTheme="majorBidi" w:hAnsiTheme="majorBidi" w:cstheme="majorBidi"/>
            <w:sz w:val="22"/>
            <w:szCs w:val="22"/>
          </w:rPr>
          <w:delText>1</w:delText>
        </w:r>
        <w:r w:rsidR="005B0E34" w:rsidRPr="008B74EC" w:rsidDel="008557FD">
          <w:rPr>
            <w:rFonts w:asciiTheme="majorBidi" w:hAnsiTheme="majorBidi" w:cstheme="majorBidi"/>
            <w:sz w:val="22"/>
            <w:szCs w:val="22"/>
          </w:rPr>
          <w:delText>3</w:delText>
        </w:r>
      </w:del>
      <w:r w:rsidR="005B0E34" w:rsidRPr="008B74EC">
        <w:rPr>
          <w:rFonts w:asciiTheme="majorBidi" w:hAnsiTheme="majorBidi" w:cstheme="majorBidi"/>
          <w:sz w:val="22"/>
          <w:szCs w:val="22"/>
        </w:rPr>
        <w:t>-</w:t>
      </w:r>
      <w:ins w:id="164" w:author="Bikram Adhikari (bdhikari)" w:date="2025-12-10T20:44:00Z" w16du:dateUtc="2025-12-11T02:44:00Z">
        <w:r w:rsidR="008557FD">
          <w:rPr>
            <w:rFonts w:asciiTheme="majorBidi" w:hAnsiTheme="majorBidi" w:cstheme="majorBidi"/>
            <w:sz w:val="22"/>
            <w:szCs w:val="22"/>
          </w:rPr>
          <w:t>12</w:t>
        </w:r>
      </w:ins>
      <w:del w:id="165" w:author="Bikram Adhikari (bdhikari)" w:date="2025-12-10T20:44:00Z" w16du:dateUtc="2025-12-11T02:44:00Z">
        <w:r w:rsidR="005B0E34" w:rsidRPr="008B74EC" w:rsidDel="008557FD">
          <w:rPr>
            <w:rFonts w:asciiTheme="majorBidi" w:hAnsiTheme="majorBidi" w:cstheme="majorBidi"/>
            <w:sz w:val="22"/>
            <w:szCs w:val="22"/>
          </w:rPr>
          <w:delText>36</w:delText>
        </w:r>
      </w:del>
      <w:r w:rsidR="005B0E34" w:rsidRPr="008B74EC">
        <w:rPr>
          <w:rFonts w:asciiTheme="majorBidi" w:hAnsiTheme="majorBidi" w:cstheme="majorBidi"/>
          <w:sz w:val="22"/>
          <w:szCs w:val="22"/>
        </w:rPr>
        <w:t xml:space="preserve"> months</w:t>
      </w:r>
      <w:r w:rsidR="00FD6B3C" w:rsidRPr="008B74EC">
        <w:rPr>
          <w:rFonts w:asciiTheme="majorBidi" w:hAnsiTheme="majorBidi" w:cstheme="majorBidi"/>
          <w:sz w:val="22"/>
          <w:szCs w:val="22"/>
        </w:rPr>
        <w:t xml:space="preserve"> old children</w:t>
      </w:r>
      <w:r w:rsidR="00BF2D45" w:rsidRPr="008B74EC">
        <w:rPr>
          <w:rFonts w:asciiTheme="majorBidi" w:hAnsiTheme="majorBidi" w:cstheme="majorBidi"/>
          <w:sz w:val="22"/>
          <w:szCs w:val="22"/>
        </w:rPr>
        <w:t xml:space="preserve"> </w:t>
      </w:r>
      <w:r w:rsidR="00EA297E" w:rsidRPr="008B74EC">
        <w:rPr>
          <w:rFonts w:asciiTheme="majorBidi" w:hAnsiTheme="majorBidi" w:cstheme="majorBidi"/>
          <w:sz w:val="22"/>
          <w:szCs w:val="22"/>
        </w:rPr>
        <w:t xml:space="preserve">(overall: </w:t>
      </w:r>
      <w:ins w:id="166" w:author="Bikram Adhikari (bdhikari)" w:date="2025-12-10T20:58:00Z" w16du:dateUtc="2025-12-11T02:58:00Z">
        <w:r w:rsidR="00A64637">
          <w:rPr>
            <w:rFonts w:asciiTheme="majorBidi" w:hAnsiTheme="majorBidi" w:cstheme="majorBidi"/>
            <w:sz w:val="22"/>
            <w:szCs w:val="22"/>
          </w:rPr>
          <w:t>16.2</w:t>
        </w:r>
      </w:ins>
      <w:del w:id="167" w:author="Bikram Adhikari (bdhikari)" w:date="2025-12-10T20:58:00Z" w16du:dateUtc="2025-12-11T02:58:00Z">
        <w:r w:rsidR="008A45A6" w:rsidRPr="008B74EC" w:rsidDel="00A64637">
          <w:rPr>
            <w:rFonts w:asciiTheme="majorBidi" w:hAnsiTheme="majorBidi" w:cstheme="majorBidi"/>
            <w:sz w:val="22"/>
            <w:szCs w:val="22"/>
          </w:rPr>
          <w:delText>22.0</w:delText>
        </w:r>
      </w:del>
      <w:r w:rsidR="008A45A6" w:rsidRPr="008B74EC">
        <w:rPr>
          <w:rFonts w:asciiTheme="majorBidi" w:hAnsiTheme="majorBidi" w:cstheme="majorBidi"/>
          <w:sz w:val="22"/>
          <w:szCs w:val="22"/>
        </w:rPr>
        <w:t>%, male</w:t>
      </w:r>
      <w:r w:rsidR="00EA297E" w:rsidRPr="008B74EC">
        <w:rPr>
          <w:rFonts w:asciiTheme="majorBidi" w:hAnsiTheme="majorBidi" w:cstheme="majorBidi"/>
          <w:sz w:val="22"/>
          <w:szCs w:val="22"/>
        </w:rPr>
        <w:t xml:space="preserve">: </w:t>
      </w:r>
      <w:ins w:id="168" w:author="Bikram Adhikari (bdhikari)" w:date="2025-12-10T20:58:00Z" w16du:dateUtc="2025-12-11T02:58:00Z">
        <w:r w:rsidR="00A64637">
          <w:rPr>
            <w:rFonts w:asciiTheme="majorBidi" w:hAnsiTheme="majorBidi" w:cstheme="majorBidi"/>
            <w:sz w:val="22"/>
            <w:szCs w:val="22"/>
          </w:rPr>
          <w:t>17.</w:t>
        </w:r>
      </w:ins>
      <w:del w:id="169" w:author="Bikram Adhikari (bdhikari)" w:date="2025-12-10T20:58:00Z" w16du:dateUtc="2025-12-11T02:58:00Z">
        <w:r w:rsidR="00EA297E" w:rsidRPr="008B74EC" w:rsidDel="00A64637">
          <w:rPr>
            <w:rFonts w:asciiTheme="majorBidi" w:hAnsiTheme="majorBidi" w:cstheme="majorBidi"/>
            <w:sz w:val="22"/>
            <w:szCs w:val="22"/>
          </w:rPr>
          <w:delText>2</w:delText>
        </w:r>
        <w:r w:rsidR="008A45A6" w:rsidRPr="008B74EC" w:rsidDel="00A64637">
          <w:rPr>
            <w:rFonts w:asciiTheme="majorBidi" w:hAnsiTheme="majorBidi" w:cstheme="majorBidi"/>
            <w:sz w:val="22"/>
            <w:szCs w:val="22"/>
          </w:rPr>
          <w:delText>0</w:delText>
        </w:r>
        <w:r w:rsidR="00EA297E" w:rsidRPr="008B74EC" w:rsidDel="00A64637">
          <w:rPr>
            <w:rFonts w:asciiTheme="majorBidi" w:hAnsiTheme="majorBidi" w:cstheme="majorBidi"/>
            <w:sz w:val="22"/>
            <w:szCs w:val="22"/>
          </w:rPr>
          <w:delText>.</w:delText>
        </w:r>
      </w:del>
      <w:r w:rsidR="008A45A6" w:rsidRPr="008B74EC">
        <w:rPr>
          <w:rFonts w:asciiTheme="majorBidi" w:hAnsiTheme="majorBidi" w:cstheme="majorBidi"/>
          <w:sz w:val="22"/>
          <w:szCs w:val="22"/>
        </w:rPr>
        <w:t>4</w:t>
      </w:r>
      <w:r w:rsidR="00EA297E" w:rsidRPr="008B74EC">
        <w:rPr>
          <w:rFonts w:asciiTheme="majorBidi" w:hAnsiTheme="majorBidi" w:cstheme="majorBidi"/>
          <w:sz w:val="22"/>
          <w:szCs w:val="22"/>
        </w:rPr>
        <w:t xml:space="preserve">%, female: </w:t>
      </w:r>
      <w:ins w:id="170" w:author="Bikram Adhikari (bdhikari)" w:date="2025-12-10T20:58:00Z" w16du:dateUtc="2025-12-11T02:58:00Z">
        <w:r w:rsidR="00A64637">
          <w:rPr>
            <w:rFonts w:asciiTheme="majorBidi" w:hAnsiTheme="majorBidi" w:cstheme="majorBidi"/>
            <w:sz w:val="22"/>
            <w:szCs w:val="22"/>
          </w:rPr>
          <w:t>14.9</w:t>
        </w:r>
      </w:ins>
      <w:del w:id="171" w:author="Bikram Adhikari (bdhikari)" w:date="2025-12-10T20:58:00Z" w16du:dateUtc="2025-12-11T02:58:00Z">
        <w:r w:rsidR="008A45A6" w:rsidRPr="008B74EC" w:rsidDel="00A64637">
          <w:rPr>
            <w:rFonts w:asciiTheme="majorBidi" w:hAnsiTheme="majorBidi" w:cstheme="majorBidi"/>
            <w:sz w:val="22"/>
            <w:szCs w:val="22"/>
          </w:rPr>
          <w:delText>23.7</w:delText>
        </w:r>
      </w:del>
      <w:r w:rsidR="00EA297E" w:rsidRPr="008B74EC">
        <w:rPr>
          <w:rFonts w:asciiTheme="majorBidi" w:hAnsiTheme="majorBidi" w:cstheme="majorBidi"/>
          <w:sz w:val="22"/>
          <w:szCs w:val="22"/>
        </w:rPr>
        <w:t xml:space="preserve">%). </w:t>
      </w:r>
      <w:r w:rsidR="00FD6B3C" w:rsidRPr="008B74EC">
        <w:rPr>
          <w:rFonts w:asciiTheme="majorBidi" w:hAnsiTheme="majorBidi" w:cstheme="majorBidi"/>
          <w:sz w:val="22"/>
          <w:szCs w:val="22"/>
        </w:rPr>
        <w:t xml:space="preserve">Prevalence of only anemia was </w:t>
      </w:r>
      <w:r w:rsidR="00BF2D45" w:rsidRPr="008B74EC">
        <w:rPr>
          <w:rFonts w:asciiTheme="majorBidi" w:hAnsiTheme="majorBidi" w:cstheme="majorBidi"/>
          <w:sz w:val="22"/>
          <w:szCs w:val="22"/>
        </w:rPr>
        <w:t>highest in 6-1</w:t>
      </w:r>
      <w:r w:rsidR="005B0E34" w:rsidRPr="008B74EC">
        <w:rPr>
          <w:rFonts w:asciiTheme="majorBidi" w:hAnsiTheme="majorBidi" w:cstheme="majorBidi"/>
          <w:sz w:val="22"/>
          <w:szCs w:val="22"/>
        </w:rPr>
        <w:t>2</w:t>
      </w:r>
      <w:r w:rsidR="00BF2D45" w:rsidRPr="008B74EC">
        <w:rPr>
          <w:rFonts w:asciiTheme="majorBidi" w:hAnsiTheme="majorBidi" w:cstheme="majorBidi"/>
          <w:sz w:val="22"/>
          <w:szCs w:val="22"/>
        </w:rPr>
        <w:t xml:space="preserve"> months (</w:t>
      </w:r>
      <w:r w:rsidR="0099705F" w:rsidRPr="008B74EC">
        <w:rPr>
          <w:rFonts w:asciiTheme="majorBidi" w:hAnsiTheme="majorBidi" w:cstheme="majorBidi"/>
          <w:sz w:val="22"/>
          <w:szCs w:val="22"/>
        </w:rPr>
        <w:t>overall: 54.9</w:t>
      </w:r>
      <w:r w:rsidR="008A45A6" w:rsidRPr="008B74EC">
        <w:rPr>
          <w:rFonts w:asciiTheme="majorBidi" w:hAnsiTheme="majorBidi" w:cstheme="majorBidi"/>
          <w:sz w:val="22"/>
          <w:szCs w:val="22"/>
        </w:rPr>
        <w:t>%, male</w:t>
      </w:r>
      <w:r w:rsidR="0099705F" w:rsidRPr="008B74EC">
        <w:rPr>
          <w:rFonts w:asciiTheme="majorBidi" w:hAnsiTheme="majorBidi" w:cstheme="majorBidi"/>
          <w:sz w:val="22"/>
          <w:szCs w:val="22"/>
        </w:rPr>
        <w:t>: 50.2%, female: 60.1%)</w:t>
      </w:r>
      <w:r w:rsidR="00F33BB5" w:rsidRPr="008B74EC">
        <w:rPr>
          <w:rFonts w:asciiTheme="majorBidi" w:hAnsiTheme="majorBidi" w:cstheme="majorBidi"/>
          <w:sz w:val="22"/>
          <w:szCs w:val="22"/>
        </w:rPr>
        <w:t xml:space="preserve"> </w:t>
      </w:r>
      <w:r w:rsidR="00BF2D45" w:rsidRPr="008B74EC">
        <w:rPr>
          <w:rFonts w:asciiTheme="majorBidi" w:hAnsiTheme="majorBidi" w:cstheme="majorBidi"/>
          <w:sz w:val="22"/>
          <w:szCs w:val="22"/>
        </w:rPr>
        <w:t xml:space="preserve">and only undernutrition in </w:t>
      </w:r>
      <w:r w:rsidR="00FD4109" w:rsidRPr="008B74EC">
        <w:rPr>
          <w:rFonts w:asciiTheme="majorBidi" w:hAnsiTheme="majorBidi" w:cstheme="majorBidi"/>
          <w:sz w:val="22"/>
          <w:szCs w:val="22"/>
        </w:rPr>
        <w:t>37-59 months old</w:t>
      </w:r>
      <w:r w:rsidR="00BF2D45" w:rsidRPr="008B74EC">
        <w:rPr>
          <w:rFonts w:asciiTheme="majorBidi" w:hAnsiTheme="majorBidi" w:cstheme="majorBidi"/>
          <w:sz w:val="22"/>
          <w:szCs w:val="22"/>
        </w:rPr>
        <w:t xml:space="preserve"> children</w:t>
      </w:r>
      <w:r w:rsidR="00F33BB5" w:rsidRPr="008B74EC">
        <w:rPr>
          <w:rFonts w:asciiTheme="majorBidi" w:hAnsiTheme="majorBidi" w:cstheme="majorBidi"/>
          <w:sz w:val="22"/>
          <w:szCs w:val="22"/>
        </w:rPr>
        <w:t xml:space="preserve"> (overall: 23.5</w:t>
      </w:r>
      <w:r w:rsidR="008A45A6" w:rsidRPr="008B74EC">
        <w:rPr>
          <w:rFonts w:asciiTheme="majorBidi" w:hAnsiTheme="majorBidi" w:cstheme="majorBidi"/>
          <w:sz w:val="22"/>
          <w:szCs w:val="22"/>
        </w:rPr>
        <w:t>% male</w:t>
      </w:r>
      <w:r w:rsidR="00F33BB5" w:rsidRPr="008B74EC">
        <w:rPr>
          <w:rFonts w:asciiTheme="majorBidi" w:hAnsiTheme="majorBidi" w:cstheme="majorBidi"/>
          <w:sz w:val="22"/>
          <w:szCs w:val="22"/>
        </w:rPr>
        <w:t>: 21.0%, female: 26.2%)</w:t>
      </w:r>
      <w:r w:rsidR="00BF2D45" w:rsidRPr="008B74EC">
        <w:rPr>
          <w:rFonts w:asciiTheme="majorBidi" w:hAnsiTheme="majorBidi" w:cstheme="majorBidi"/>
          <w:sz w:val="22"/>
          <w:szCs w:val="22"/>
        </w:rPr>
        <w:t>.</w:t>
      </w:r>
    </w:p>
    <w:p w14:paraId="7059C989" w14:textId="2461C285" w:rsidR="000D08ED" w:rsidRPr="008B74EC" w:rsidRDefault="002B6610" w:rsidP="00914D4D">
      <w:pPr>
        <w:rPr>
          <w:rFonts w:asciiTheme="majorBidi" w:hAnsiTheme="majorBidi" w:cstheme="majorBidi"/>
          <w:b/>
          <w:bCs/>
          <w:i/>
          <w:iCs/>
          <w:sz w:val="22"/>
          <w:szCs w:val="22"/>
        </w:rPr>
      </w:pPr>
      <w:r w:rsidRPr="008B74EC">
        <w:rPr>
          <w:rFonts w:asciiTheme="majorBidi" w:hAnsiTheme="majorBidi" w:cstheme="majorBidi"/>
          <w:b/>
          <w:bCs/>
        </w:rPr>
        <w:t xml:space="preserve">Table </w:t>
      </w:r>
      <w:r w:rsidRPr="008B74EC">
        <w:rPr>
          <w:rFonts w:asciiTheme="majorBidi" w:hAnsiTheme="majorBidi" w:cstheme="majorBidi"/>
          <w:b/>
          <w:bCs/>
        </w:rPr>
        <w:fldChar w:fldCharType="begin"/>
      </w:r>
      <w:r w:rsidRPr="008B74EC">
        <w:rPr>
          <w:rFonts w:asciiTheme="majorBidi" w:hAnsiTheme="majorBidi" w:cstheme="majorBidi"/>
          <w:b/>
          <w:bCs/>
        </w:rPr>
        <w:instrText xml:space="preserve"> SEQ Table \* ARABIC </w:instrText>
      </w:r>
      <w:r w:rsidRPr="008B74EC">
        <w:rPr>
          <w:rFonts w:asciiTheme="majorBidi" w:hAnsiTheme="majorBidi" w:cstheme="majorBidi"/>
          <w:b/>
          <w:bCs/>
        </w:rPr>
        <w:fldChar w:fldCharType="separate"/>
      </w:r>
      <w:r w:rsidR="00194DC1" w:rsidRPr="008B74EC">
        <w:rPr>
          <w:rFonts w:asciiTheme="majorBidi" w:hAnsiTheme="majorBidi" w:cstheme="majorBidi"/>
          <w:b/>
          <w:bCs/>
          <w:noProof/>
        </w:rPr>
        <w:t>3</w:t>
      </w:r>
      <w:r w:rsidRPr="008B74EC">
        <w:rPr>
          <w:rFonts w:asciiTheme="majorBidi" w:hAnsiTheme="majorBidi" w:cstheme="majorBidi"/>
          <w:b/>
          <w:bCs/>
        </w:rPr>
        <w:fldChar w:fldCharType="end"/>
      </w:r>
      <w:r w:rsidRPr="008B74EC">
        <w:rPr>
          <w:rFonts w:asciiTheme="majorBidi" w:hAnsiTheme="majorBidi" w:cstheme="majorBidi"/>
          <w:b/>
          <w:bCs/>
        </w:rPr>
        <w:t xml:space="preserve">: </w:t>
      </w:r>
      <w:r w:rsidR="006567E2" w:rsidRPr="008B74EC">
        <w:rPr>
          <w:rFonts w:asciiTheme="majorBidi" w:hAnsiTheme="majorBidi" w:cstheme="majorBidi"/>
          <w:b/>
          <w:bCs/>
          <w:i/>
          <w:iCs/>
          <w:sz w:val="22"/>
          <w:szCs w:val="22"/>
        </w:rPr>
        <w:t xml:space="preserve">Co-existence of anemia </w:t>
      </w:r>
      <w:r w:rsidR="005E6E94" w:rsidRPr="008B74EC">
        <w:rPr>
          <w:rFonts w:asciiTheme="majorBidi" w:hAnsiTheme="majorBidi" w:cstheme="majorBidi"/>
          <w:b/>
          <w:bCs/>
          <w:i/>
          <w:iCs/>
          <w:sz w:val="22"/>
          <w:szCs w:val="22"/>
        </w:rPr>
        <w:t>and undernutrition</w:t>
      </w:r>
      <w:r w:rsidR="006567E2" w:rsidRPr="008B74EC">
        <w:rPr>
          <w:rFonts w:asciiTheme="majorBidi" w:hAnsiTheme="majorBidi" w:cstheme="majorBidi"/>
          <w:b/>
          <w:bCs/>
          <w:i/>
          <w:iCs/>
          <w:sz w:val="22"/>
          <w:szCs w:val="22"/>
        </w:rPr>
        <w:t xml:space="preserve"> conditions</w:t>
      </w:r>
      <w:r w:rsidR="001772A5" w:rsidRPr="008B74EC">
        <w:rPr>
          <w:rFonts w:asciiTheme="majorBidi" w:hAnsiTheme="majorBidi" w:cstheme="majorBidi"/>
          <w:b/>
          <w:bCs/>
          <w:i/>
          <w:iCs/>
          <w:sz w:val="22"/>
          <w:szCs w:val="22"/>
        </w:rPr>
        <w:t xml:space="preserve"> (n=</w:t>
      </w:r>
      <w:r w:rsidR="001772A5" w:rsidRPr="008B74EC">
        <w:rPr>
          <w:rFonts w:asciiTheme="majorBidi" w:eastAsia="Times New Roman" w:hAnsiTheme="majorBidi" w:cstheme="majorBidi"/>
          <w:b/>
          <w:bCs/>
          <w:kern w:val="0"/>
          <w:sz w:val="22"/>
          <w:szCs w:val="22"/>
          <w14:ligatures w14:val="none"/>
        </w:rPr>
        <w:t>2,335)</w:t>
      </w:r>
    </w:p>
    <w:tbl>
      <w:tblPr>
        <w:tblW w:w="52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72" w:author="Bikram Adhikari (bdhikari)" w:date="2025-12-09T16:59:00Z" w16du:dateUtc="2025-12-09T22:59: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826"/>
        <w:gridCol w:w="1913"/>
        <w:gridCol w:w="1913"/>
        <w:gridCol w:w="1913"/>
        <w:gridCol w:w="1913"/>
        <w:tblGridChange w:id="173">
          <w:tblGrid>
            <w:gridCol w:w="1739"/>
            <w:gridCol w:w="87"/>
            <w:gridCol w:w="1733"/>
            <w:gridCol w:w="180"/>
            <w:gridCol w:w="1639"/>
            <w:gridCol w:w="274"/>
            <w:gridCol w:w="1545"/>
            <w:gridCol w:w="368"/>
            <w:gridCol w:w="1451"/>
            <w:gridCol w:w="462"/>
          </w:tblGrid>
        </w:tblGridChange>
      </w:tblGrid>
      <w:tr w:rsidR="005E6E94" w:rsidRPr="008B74EC" w14:paraId="3D95A3B1" w14:textId="6FAB0820" w:rsidTr="003D04EE">
        <w:trPr>
          <w:trHeight w:val="305"/>
          <w:trPrChange w:id="174" w:author="Bikram Adhikari (bdhikari)" w:date="2025-12-09T16:59:00Z" w16du:dateUtc="2025-12-09T22:59:00Z">
            <w:trPr>
              <w:gridAfter w:val="0"/>
              <w:trHeight w:val="301"/>
            </w:trPr>
          </w:trPrChange>
        </w:trPr>
        <w:tc>
          <w:tcPr>
            <w:tcW w:w="964" w:type="pct"/>
            <w:shd w:val="clear" w:color="auto" w:fill="C1E4F5" w:themeFill="accent1" w:themeFillTint="33"/>
            <w:hideMark/>
            <w:tcPrChange w:id="175" w:author="Bikram Adhikari (bdhikari)" w:date="2025-12-09T16:59:00Z" w16du:dateUtc="2025-12-09T22:59:00Z">
              <w:tcPr>
                <w:tcW w:w="964" w:type="pct"/>
                <w:shd w:val="clear" w:color="auto" w:fill="C1E4F5" w:themeFill="accent1" w:themeFillTint="33"/>
                <w:hideMark/>
              </w:tcPr>
            </w:tcPrChange>
          </w:tcPr>
          <w:p w14:paraId="4ABB23B1" w14:textId="276B21FA" w:rsidR="005E6E94" w:rsidRPr="008B74EC" w:rsidRDefault="005E6E94" w:rsidP="005E6E94">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Change w:id="176" w:author="Bikram Adhikari (bdhikari)" w:date="2025-12-09T16:59:00Z" w16du:dateUtc="2025-12-09T22:59:00Z">
              <w:tcPr>
                <w:tcW w:w="1009" w:type="pct"/>
                <w:gridSpan w:val="2"/>
                <w:shd w:val="clear" w:color="auto" w:fill="C1E4F5" w:themeFill="accent1" w:themeFillTint="33"/>
                <w:hideMark/>
              </w:tcPr>
            </w:tcPrChange>
          </w:tcPr>
          <w:p w14:paraId="28A8E664" w14:textId="40DA47A5" w:rsidR="005E6E94" w:rsidRPr="008B74EC" w:rsidRDefault="003D7C7E"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6-59 months children,</w:t>
            </w:r>
          </w:p>
          <w:p w14:paraId="1824246A" w14:textId="2669172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Change w:id="177" w:author="Bikram Adhikari (bdhikari)" w:date="2025-12-09T16:59:00Z" w16du:dateUtc="2025-12-09T22:59:00Z">
              <w:tcPr>
                <w:tcW w:w="1009" w:type="pct"/>
                <w:gridSpan w:val="2"/>
                <w:shd w:val="clear" w:color="auto" w:fill="C1E4F5" w:themeFill="accent1" w:themeFillTint="33"/>
              </w:tcPr>
            </w:tcPrChange>
          </w:tcPr>
          <w:p w14:paraId="7B45038F" w14:textId="10FB5CD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6-1</w:t>
            </w:r>
            <w:r w:rsidR="00FD4109" w:rsidRPr="008B74EC">
              <w:rPr>
                <w:rFonts w:asciiTheme="majorBidi" w:eastAsia="Times New Roman" w:hAnsiTheme="majorBidi" w:cstheme="majorBidi"/>
                <w:b/>
                <w:bCs/>
                <w:kern w:val="0"/>
                <w:sz w:val="22"/>
                <w:szCs w:val="22"/>
                <w14:ligatures w14:val="none"/>
              </w:rPr>
              <w:t>2</w:t>
            </w:r>
            <w:r w:rsidRPr="008B74EC">
              <w:rPr>
                <w:rFonts w:asciiTheme="majorBidi" w:eastAsia="Times New Roman" w:hAnsiTheme="majorBidi" w:cstheme="majorBidi"/>
                <w:b/>
                <w:bCs/>
                <w:kern w:val="0"/>
                <w:sz w:val="22"/>
                <w:szCs w:val="22"/>
                <w14:ligatures w14:val="none"/>
              </w:rPr>
              <w:t xml:space="preserve"> months</w:t>
            </w:r>
            <w:r w:rsidR="00D164DF" w:rsidRPr="008B74EC">
              <w:rPr>
                <w:rFonts w:asciiTheme="majorBidi" w:eastAsia="Times New Roman" w:hAnsiTheme="majorBidi" w:cstheme="majorBidi"/>
                <w:b/>
                <w:bCs/>
                <w:kern w:val="0"/>
                <w:sz w:val="22"/>
                <w:szCs w:val="22"/>
                <w14:ligatures w14:val="none"/>
              </w:rPr>
              <w:t xml:space="preserve"> children</w:t>
            </w:r>
            <w:r w:rsidRPr="008B74EC">
              <w:rPr>
                <w:rFonts w:asciiTheme="majorBidi" w:eastAsia="Times New Roman" w:hAnsiTheme="majorBidi" w:cstheme="majorBidi"/>
                <w:b/>
                <w:bCs/>
                <w:kern w:val="0"/>
                <w:sz w:val="22"/>
                <w:szCs w:val="22"/>
                <w14:ligatures w14:val="none"/>
              </w:rPr>
              <w:t>,</w:t>
            </w:r>
          </w:p>
          <w:p w14:paraId="33AB1217" w14:textId="21A671E6"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Change w:id="178" w:author="Bikram Adhikari (bdhikari)" w:date="2025-12-09T16:59:00Z" w16du:dateUtc="2025-12-09T22:59:00Z">
              <w:tcPr>
                <w:tcW w:w="1009" w:type="pct"/>
                <w:gridSpan w:val="2"/>
                <w:shd w:val="clear" w:color="auto" w:fill="C1E4F5" w:themeFill="accent1" w:themeFillTint="33"/>
              </w:tcPr>
            </w:tcPrChange>
          </w:tcPr>
          <w:p w14:paraId="193AC39F" w14:textId="2C3CDEC0"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13</w:t>
            </w:r>
            <w:r w:rsidR="00FD4109" w:rsidRPr="008B74EC">
              <w:rPr>
                <w:rFonts w:asciiTheme="majorBidi" w:eastAsia="Times New Roman" w:hAnsiTheme="majorBidi" w:cstheme="majorBidi"/>
                <w:b/>
                <w:bCs/>
                <w:kern w:val="0"/>
                <w:sz w:val="22"/>
                <w:szCs w:val="22"/>
                <w14:ligatures w14:val="none"/>
              </w:rPr>
              <w:t>-36 months</w:t>
            </w:r>
            <w:r w:rsidR="00D164DF" w:rsidRPr="008B74EC">
              <w:rPr>
                <w:rFonts w:asciiTheme="majorBidi" w:eastAsia="Times New Roman" w:hAnsiTheme="majorBidi" w:cstheme="majorBidi"/>
                <w:b/>
                <w:bCs/>
                <w:kern w:val="0"/>
                <w:sz w:val="22"/>
                <w:szCs w:val="22"/>
                <w14:ligatures w14:val="none"/>
              </w:rPr>
              <w:t xml:space="preserve"> children</w:t>
            </w:r>
            <w:r w:rsidR="00FD4109" w:rsidRPr="008B74EC">
              <w:rPr>
                <w:rFonts w:asciiTheme="majorBidi" w:eastAsia="Times New Roman" w:hAnsiTheme="majorBidi" w:cstheme="majorBidi"/>
                <w:b/>
                <w:bCs/>
                <w:kern w:val="0"/>
                <w:sz w:val="22"/>
                <w:szCs w:val="22"/>
                <w14:ligatures w14:val="none"/>
              </w:rPr>
              <w:t>,</w:t>
            </w:r>
          </w:p>
          <w:p w14:paraId="7ACADB5B" w14:textId="7E6F5744"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Change w:id="179" w:author="Bikram Adhikari (bdhikari)" w:date="2025-12-09T16:59:00Z" w16du:dateUtc="2025-12-09T22:59:00Z">
              <w:tcPr>
                <w:tcW w:w="1009" w:type="pct"/>
                <w:gridSpan w:val="2"/>
                <w:shd w:val="clear" w:color="auto" w:fill="C1E4F5" w:themeFill="accent1" w:themeFillTint="33"/>
              </w:tcPr>
            </w:tcPrChange>
          </w:tcPr>
          <w:p w14:paraId="3451A903" w14:textId="43100002" w:rsidR="005E6E94" w:rsidRPr="008B74EC" w:rsidRDefault="00FD4109"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3</w:t>
            </w:r>
            <w:ins w:id="180" w:author="Bikram Adhikari (bdhikari)" w:date="2025-12-10T20:45:00Z" w16du:dateUtc="2025-12-11T02:45:00Z">
              <w:r w:rsidR="004A1D2D">
                <w:rPr>
                  <w:rFonts w:asciiTheme="majorBidi" w:eastAsia="Times New Roman" w:hAnsiTheme="majorBidi" w:cstheme="majorBidi"/>
                  <w:b/>
                  <w:bCs/>
                  <w:kern w:val="0"/>
                  <w:sz w:val="22"/>
                  <w:szCs w:val="22"/>
                  <w14:ligatures w14:val="none"/>
                </w:rPr>
                <w:t>7</w:t>
              </w:r>
            </w:ins>
            <w:del w:id="181" w:author="Bikram Adhikari (bdhikari)" w:date="2025-12-10T20:45:00Z" w16du:dateUtc="2025-12-11T02:45:00Z">
              <w:r w:rsidRPr="008B74EC" w:rsidDel="004A1D2D">
                <w:rPr>
                  <w:rFonts w:asciiTheme="majorBidi" w:eastAsia="Times New Roman" w:hAnsiTheme="majorBidi" w:cstheme="majorBidi"/>
                  <w:b/>
                  <w:bCs/>
                  <w:kern w:val="0"/>
                  <w:sz w:val="22"/>
                  <w:szCs w:val="22"/>
                  <w14:ligatures w14:val="none"/>
                </w:rPr>
                <w:delText>6</w:delText>
              </w:r>
            </w:del>
            <w:r w:rsidRPr="008B74EC">
              <w:rPr>
                <w:rFonts w:asciiTheme="majorBidi" w:eastAsia="Times New Roman" w:hAnsiTheme="majorBidi" w:cstheme="majorBidi"/>
                <w:b/>
                <w:bCs/>
                <w:kern w:val="0"/>
                <w:sz w:val="22"/>
                <w:szCs w:val="22"/>
                <w14:ligatures w14:val="none"/>
              </w:rPr>
              <w:t>-59 months</w:t>
            </w:r>
            <w:r w:rsidR="00D164DF" w:rsidRPr="008B74EC">
              <w:rPr>
                <w:rFonts w:asciiTheme="majorBidi" w:eastAsia="Times New Roman" w:hAnsiTheme="majorBidi" w:cstheme="majorBidi"/>
                <w:b/>
                <w:bCs/>
                <w:kern w:val="0"/>
                <w:sz w:val="22"/>
                <w:szCs w:val="22"/>
                <w14:ligatures w14:val="none"/>
              </w:rPr>
              <w:t xml:space="preserve"> children</w:t>
            </w:r>
            <w:r w:rsidR="005E6E94" w:rsidRPr="008B74EC">
              <w:rPr>
                <w:rFonts w:asciiTheme="majorBidi" w:eastAsia="Times New Roman" w:hAnsiTheme="majorBidi" w:cstheme="majorBidi"/>
                <w:b/>
                <w:bCs/>
                <w:kern w:val="0"/>
                <w:sz w:val="22"/>
                <w:szCs w:val="22"/>
                <w14:ligatures w14:val="none"/>
              </w:rPr>
              <w:t>,</w:t>
            </w:r>
          </w:p>
          <w:p w14:paraId="0F639662" w14:textId="3BCDA531" w:rsidR="005E6E94" w:rsidRPr="008B74EC" w:rsidRDefault="005E6E94" w:rsidP="005E6E94">
            <w:pPr>
              <w:spacing w:after="0" w:line="240" w:lineRule="auto"/>
              <w:jc w:val="center"/>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 (95%CI)</w:t>
            </w:r>
          </w:p>
        </w:tc>
      </w:tr>
      <w:tr w:rsidR="00FB628B" w:rsidRPr="008B74EC" w14:paraId="67128702" w14:textId="77777777" w:rsidTr="003D04EE">
        <w:trPr>
          <w:trHeight w:val="305"/>
          <w:trPrChange w:id="182" w:author="Bikram Adhikari (bdhikari)" w:date="2025-12-09T16:59:00Z" w16du:dateUtc="2025-12-09T22:59:00Z">
            <w:trPr>
              <w:gridAfter w:val="0"/>
              <w:trHeight w:val="301"/>
            </w:trPr>
          </w:trPrChange>
        </w:trPr>
        <w:tc>
          <w:tcPr>
            <w:tcW w:w="5000" w:type="pct"/>
            <w:gridSpan w:val="5"/>
            <w:shd w:val="clear" w:color="auto" w:fill="DAE9F7" w:themeFill="text2" w:themeFillTint="1A"/>
            <w:tcPrChange w:id="183" w:author="Bikram Adhikari (bdhikari)" w:date="2025-12-09T16:59:00Z" w16du:dateUtc="2025-12-09T22:59:00Z">
              <w:tcPr>
                <w:tcW w:w="5000" w:type="pct"/>
                <w:gridSpan w:val="9"/>
                <w:shd w:val="clear" w:color="auto" w:fill="DAE9F7" w:themeFill="text2" w:themeFillTint="1A"/>
              </w:tcPr>
            </w:tcPrChange>
          </w:tcPr>
          <w:p w14:paraId="69185F72" w14:textId="6E523C7E" w:rsidR="00FB628B" w:rsidRPr="008B74EC" w:rsidRDefault="00AC62B3" w:rsidP="001245B7">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All children</w:t>
            </w:r>
          </w:p>
        </w:tc>
      </w:tr>
      <w:tr w:rsidR="00E07B4A" w:rsidRPr="008B74EC" w14:paraId="66B9BC24" w14:textId="6486C5B7" w:rsidTr="003D04EE">
        <w:trPr>
          <w:trHeight w:val="305"/>
          <w:trPrChange w:id="184" w:author="Bikram Adhikari (bdhikari)" w:date="2025-12-09T16:59:00Z" w16du:dateUtc="2025-12-09T22:59:00Z">
            <w:trPr>
              <w:gridAfter w:val="0"/>
              <w:trHeight w:val="301"/>
            </w:trPr>
          </w:trPrChange>
        </w:trPr>
        <w:tc>
          <w:tcPr>
            <w:tcW w:w="964" w:type="pct"/>
            <w:tcPrChange w:id="185" w:author="Bikram Adhikari (bdhikari)" w:date="2025-12-09T16:59:00Z" w16du:dateUtc="2025-12-09T22:59:00Z">
              <w:tcPr>
                <w:tcW w:w="964" w:type="pct"/>
              </w:tcPr>
            </w:tcPrChange>
          </w:tcPr>
          <w:p w14:paraId="11B2A7C1" w14:textId="21BFF2AC" w:rsidR="00E07B4A" w:rsidRPr="008B74EC" w:rsidRDefault="00FB628B"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Change w:id="186" w:author="Bikram Adhikari (bdhikari)" w:date="2025-12-09T16:59:00Z" w16du:dateUtc="2025-12-09T22:59:00Z">
              <w:tcPr>
                <w:tcW w:w="1009" w:type="pct"/>
                <w:gridSpan w:val="2"/>
                <w:vAlign w:val="bottom"/>
              </w:tcPr>
            </w:tcPrChange>
          </w:tcPr>
          <w:p w14:paraId="62580B63" w14:textId="63473D1B"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39.1 (36.6</w:t>
            </w:r>
            <w:del w:id="187"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188"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41.7)</w:t>
            </w:r>
          </w:p>
        </w:tc>
        <w:tc>
          <w:tcPr>
            <w:tcW w:w="1009" w:type="pct"/>
            <w:vAlign w:val="bottom"/>
            <w:tcPrChange w:id="189" w:author="Bikram Adhikari (bdhikari)" w:date="2025-12-09T16:59:00Z" w16du:dateUtc="2025-12-09T22:59:00Z">
              <w:tcPr>
                <w:tcW w:w="1009" w:type="pct"/>
                <w:gridSpan w:val="2"/>
                <w:vAlign w:val="bottom"/>
              </w:tcPr>
            </w:tcPrChange>
          </w:tcPr>
          <w:p w14:paraId="646B998C" w14:textId="3F001551"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25.0 (19.4</w:t>
            </w:r>
            <w:del w:id="190"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191"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31.6)</w:t>
            </w:r>
          </w:p>
        </w:tc>
        <w:tc>
          <w:tcPr>
            <w:tcW w:w="1009" w:type="pct"/>
            <w:vAlign w:val="bottom"/>
            <w:tcPrChange w:id="192" w:author="Bikram Adhikari (bdhikari)" w:date="2025-12-09T16:59:00Z" w16du:dateUtc="2025-12-09T22:59:00Z">
              <w:tcPr>
                <w:tcW w:w="1009" w:type="pct"/>
                <w:gridSpan w:val="2"/>
                <w:vAlign w:val="bottom"/>
              </w:tcPr>
            </w:tcPrChange>
          </w:tcPr>
          <w:p w14:paraId="4952B96F" w14:textId="013E9C78"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33.6 (30.5</w:t>
            </w:r>
            <w:del w:id="193"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194"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36.9)</w:t>
            </w:r>
          </w:p>
        </w:tc>
        <w:tc>
          <w:tcPr>
            <w:tcW w:w="1009" w:type="pct"/>
            <w:vAlign w:val="bottom"/>
            <w:tcPrChange w:id="195" w:author="Bikram Adhikari (bdhikari)" w:date="2025-12-09T16:59:00Z" w16du:dateUtc="2025-12-09T22:59:00Z">
              <w:tcPr>
                <w:tcW w:w="1009" w:type="pct"/>
                <w:gridSpan w:val="2"/>
                <w:vAlign w:val="bottom"/>
              </w:tcPr>
            </w:tcPrChange>
          </w:tcPr>
          <w:p w14:paraId="215BE02A" w14:textId="5A056B7A"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(44.3</w:t>
            </w:r>
            <w:del w:id="196"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197"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52.1)</w:t>
            </w:r>
          </w:p>
        </w:tc>
      </w:tr>
      <w:tr w:rsidR="00E07B4A" w:rsidRPr="008B74EC" w14:paraId="648E128A" w14:textId="12F37822" w:rsidTr="003D04EE">
        <w:trPr>
          <w:trHeight w:val="305"/>
          <w:trPrChange w:id="198" w:author="Bikram Adhikari (bdhikari)" w:date="2025-12-09T16:59:00Z" w16du:dateUtc="2025-12-09T22:59:00Z">
            <w:trPr>
              <w:gridAfter w:val="0"/>
              <w:trHeight w:val="301"/>
            </w:trPr>
          </w:trPrChange>
        </w:trPr>
        <w:tc>
          <w:tcPr>
            <w:tcW w:w="964" w:type="pct"/>
            <w:tcPrChange w:id="199" w:author="Bikram Adhikari (bdhikari)" w:date="2025-12-09T16:59:00Z" w16du:dateUtc="2025-12-09T22:59:00Z">
              <w:tcPr>
                <w:tcW w:w="964" w:type="pct"/>
              </w:tcPr>
            </w:tcPrChange>
          </w:tcPr>
          <w:p w14:paraId="7E739AF3" w14:textId="6C9CEE26"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Change w:id="200" w:author="Bikram Adhikari (bdhikari)" w:date="2025-12-09T16:59:00Z" w16du:dateUtc="2025-12-09T22:59:00Z">
              <w:tcPr>
                <w:tcW w:w="1009" w:type="pct"/>
                <w:gridSpan w:val="2"/>
                <w:vAlign w:val="bottom"/>
              </w:tcPr>
            </w:tcPrChange>
          </w:tcPr>
          <w:p w14:paraId="3EE14E85" w14:textId="1CF916E4"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27.4 (25.3</w:t>
            </w:r>
            <w:del w:id="20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0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29.6)</w:t>
            </w:r>
          </w:p>
        </w:tc>
        <w:tc>
          <w:tcPr>
            <w:tcW w:w="1009" w:type="pct"/>
            <w:vAlign w:val="bottom"/>
            <w:tcPrChange w:id="203" w:author="Bikram Adhikari (bdhikari)" w:date="2025-12-09T16:59:00Z" w16du:dateUtc="2025-12-09T22:59:00Z">
              <w:tcPr>
                <w:tcW w:w="1009" w:type="pct"/>
                <w:gridSpan w:val="2"/>
                <w:vAlign w:val="bottom"/>
              </w:tcPr>
            </w:tcPrChange>
          </w:tcPr>
          <w:p w14:paraId="40B408B5" w14:textId="1AEFF987"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54.9 (48.3</w:t>
            </w:r>
            <w:del w:id="204"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05"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61.3)</w:t>
            </w:r>
          </w:p>
        </w:tc>
        <w:tc>
          <w:tcPr>
            <w:tcW w:w="1009" w:type="pct"/>
            <w:vAlign w:val="bottom"/>
            <w:tcPrChange w:id="206" w:author="Bikram Adhikari (bdhikari)" w:date="2025-12-09T16:59:00Z" w16du:dateUtc="2025-12-09T22:59:00Z">
              <w:tcPr>
                <w:tcW w:w="1009" w:type="pct"/>
                <w:gridSpan w:val="2"/>
                <w:vAlign w:val="bottom"/>
              </w:tcPr>
            </w:tcPrChange>
          </w:tcPr>
          <w:p w14:paraId="654D3076" w14:textId="03447B93"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(26.4</w:t>
            </w:r>
            <w:del w:id="207"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08"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32.7)</w:t>
            </w:r>
          </w:p>
        </w:tc>
        <w:tc>
          <w:tcPr>
            <w:tcW w:w="1009" w:type="pct"/>
            <w:vAlign w:val="bottom"/>
            <w:tcPrChange w:id="209" w:author="Bikram Adhikari (bdhikari)" w:date="2025-12-09T16:59:00Z" w16du:dateUtc="2025-12-09T22:59:00Z">
              <w:tcPr>
                <w:tcW w:w="1009" w:type="pct"/>
                <w:gridSpan w:val="2"/>
                <w:vAlign w:val="bottom"/>
              </w:tcPr>
            </w:tcPrChange>
          </w:tcPr>
          <w:p w14:paraId="21545C30" w14:textId="75456D79"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(15.8</w:t>
            </w:r>
            <w:del w:id="210"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11"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21.8)</w:t>
            </w:r>
          </w:p>
        </w:tc>
      </w:tr>
      <w:tr w:rsidR="00E07B4A" w:rsidRPr="008B74EC" w14:paraId="7B6C2248" w14:textId="5224DA0F" w:rsidTr="003D04EE">
        <w:trPr>
          <w:trHeight w:val="305"/>
          <w:trPrChange w:id="212" w:author="Bikram Adhikari (bdhikari)" w:date="2025-12-09T16:59:00Z" w16du:dateUtc="2025-12-09T22:59:00Z">
            <w:trPr>
              <w:gridAfter w:val="0"/>
              <w:trHeight w:val="301"/>
            </w:trPr>
          </w:trPrChange>
        </w:trPr>
        <w:tc>
          <w:tcPr>
            <w:tcW w:w="964" w:type="pct"/>
            <w:tcPrChange w:id="213" w:author="Bikram Adhikari (bdhikari)" w:date="2025-12-09T16:59:00Z" w16du:dateUtc="2025-12-09T22:59:00Z">
              <w:tcPr>
                <w:tcW w:w="964" w:type="pct"/>
              </w:tcPr>
            </w:tcPrChange>
          </w:tcPr>
          <w:p w14:paraId="396A2A40" w14:textId="798D79A9" w:rsidR="00E07B4A" w:rsidRPr="008B74EC" w:rsidRDefault="00E07B4A"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Change w:id="214" w:author="Bikram Adhikari (bdhikari)" w:date="2025-12-09T16:59:00Z" w16du:dateUtc="2025-12-09T22:59:00Z">
              <w:tcPr>
                <w:tcW w:w="1009" w:type="pct"/>
                <w:gridSpan w:val="2"/>
                <w:vAlign w:val="bottom"/>
              </w:tcPr>
            </w:tcPrChange>
          </w:tcPr>
          <w:p w14:paraId="2458BD8A" w14:textId="0385A835"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17.5 (15.6</w:t>
            </w:r>
            <w:del w:id="21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1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19.6)</w:t>
            </w:r>
          </w:p>
        </w:tc>
        <w:tc>
          <w:tcPr>
            <w:tcW w:w="1009" w:type="pct"/>
            <w:vAlign w:val="bottom"/>
            <w:tcPrChange w:id="217" w:author="Bikram Adhikari (bdhikari)" w:date="2025-12-09T16:59:00Z" w16du:dateUtc="2025-12-09T22:59:00Z">
              <w:tcPr>
                <w:tcW w:w="1009" w:type="pct"/>
                <w:gridSpan w:val="2"/>
                <w:vAlign w:val="bottom"/>
              </w:tcPr>
            </w:tcPrChange>
          </w:tcPr>
          <w:p w14:paraId="4BF03D78" w14:textId="3992BD5D"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 (1.99</w:t>
            </w:r>
            <w:del w:id="21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1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7.49)</w:t>
            </w:r>
          </w:p>
        </w:tc>
        <w:tc>
          <w:tcPr>
            <w:tcW w:w="1009" w:type="pct"/>
            <w:vAlign w:val="bottom"/>
            <w:tcPrChange w:id="220" w:author="Bikram Adhikari (bdhikari)" w:date="2025-12-09T16:59:00Z" w16du:dateUtc="2025-12-09T22:59:00Z">
              <w:tcPr>
                <w:tcW w:w="1009" w:type="pct"/>
                <w:gridSpan w:val="2"/>
                <w:vAlign w:val="bottom"/>
              </w:tcPr>
            </w:tcPrChange>
          </w:tcPr>
          <w:p w14:paraId="1B46C5AF" w14:textId="4D7776E5"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(12.5</w:t>
            </w:r>
            <w:del w:id="22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2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17.6)</w:t>
            </w:r>
          </w:p>
        </w:tc>
        <w:tc>
          <w:tcPr>
            <w:tcW w:w="1009" w:type="pct"/>
            <w:vAlign w:val="bottom"/>
            <w:tcPrChange w:id="223" w:author="Bikram Adhikari (bdhikari)" w:date="2025-12-09T16:59:00Z" w16du:dateUtc="2025-12-09T22:59:00Z">
              <w:tcPr>
                <w:tcW w:w="1009" w:type="pct"/>
                <w:gridSpan w:val="2"/>
                <w:vAlign w:val="bottom"/>
              </w:tcPr>
            </w:tcPrChange>
          </w:tcPr>
          <w:p w14:paraId="6ACE4B49" w14:textId="7B190E6C"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23.5 (20.6</w:t>
            </w:r>
            <w:del w:id="224"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25"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26.8)</w:t>
            </w:r>
          </w:p>
        </w:tc>
      </w:tr>
      <w:tr w:rsidR="00E07B4A" w:rsidRPr="008B74EC" w14:paraId="4BFF4AC4" w14:textId="77777777" w:rsidTr="003D04EE">
        <w:trPr>
          <w:trHeight w:val="305"/>
          <w:trPrChange w:id="226" w:author="Bikram Adhikari (bdhikari)" w:date="2025-12-09T16:59:00Z" w16du:dateUtc="2025-12-09T22:59:00Z">
            <w:trPr>
              <w:gridAfter w:val="0"/>
              <w:trHeight w:val="301"/>
            </w:trPr>
          </w:trPrChange>
        </w:trPr>
        <w:tc>
          <w:tcPr>
            <w:tcW w:w="964" w:type="pct"/>
            <w:tcPrChange w:id="227" w:author="Bikram Adhikari (bdhikari)" w:date="2025-12-09T16:59:00Z" w16du:dateUtc="2025-12-09T22:59:00Z">
              <w:tcPr>
                <w:tcW w:w="964" w:type="pct"/>
              </w:tcPr>
            </w:tcPrChange>
          </w:tcPr>
          <w:p w14:paraId="1E1D3FCC" w14:textId="427A840B"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del w:id="228" w:author="Bikram Adhikari (bdhikari)" w:date="2025-12-10T16:11:00Z" w16du:dateUtc="2025-12-10T22:11:00Z">
              <w:r w:rsidRPr="008B74EC" w:rsidDel="00BA7A92">
                <w:rPr>
                  <w:rFonts w:asciiTheme="majorBidi" w:eastAsia="Times New Roman" w:hAnsiTheme="majorBidi" w:cstheme="majorBidi"/>
                  <w:kern w:val="0"/>
                  <w:sz w:val="22"/>
                  <w:szCs w:val="22"/>
                  <w14:ligatures w14:val="none"/>
                </w:rPr>
                <w:delText>p</w:delText>
              </w:r>
            </w:del>
            <w:del w:id="229" w:author="Bikram Adhikari (bdhikari)" w:date="2025-12-10T16:12:00Z" w16du:dateUtc="2025-12-10T22:12:00Z">
              <w:r w:rsidRPr="008B74EC" w:rsidDel="00370DAD">
                <w:rPr>
                  <w:rFonts w:asciiTheme="majorBidi" w:eastAsia="Times New Roman" w:hAnsiTheme="majorBidi" w:cstheme="majorBidi"/>
                  <w:kern w:val="0"/>
                  <w:sz w:val="22"/>
                  <w:szCs w:val="22"/>
                  <w14:ligatures w14:val="none"/>
                </w:rPr>
                <w:delText>f undernutrition</w:delText>
              </w:r>
            </w:del>
            <w:ins w:id="230" w:author="Bikram Adhikari (bdhikari)" w:date="2025-12-10T16:12:00Z" w16du:dateUtc="2025-12-10T22:12:00Z">
              <w:r w:rsidR="00370DAD" w:rsidRPr="008B74EC">
                <w:rPr>
                  <w:rFonts w:asciiTheme="majorBidi" w:eastAsia="Times New Roman" w:hAnsiTheme="majorBidi" w:cstheme="majorBidi"/>
                  <w:kern w:val="0"/>
                  <w:sz w:val="22"/>
                  <w:szCs w:val="22"/>
                  <w14:ligatures w14:val="none"/>
                </w:rPr>
                <w:t>of undernutrition</w:t>
              </w:r>
            </w:ins>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Change w:id="231" w:author="Bikram Adhikari (bdhikari)" w:date="2025-12-09T16:59:00Z" w16du:dateUtc="2025-12-09T22:59:00Z">
              <w:tcPr>
                <w:tcW w:w="1009" w:type="pct"/>
                <w:gridSpan w:val="2"/>
                <w:vAlign w:val="bottom"/>
              </w:tcPr>
            </w:tcPrChange>
          </w:tcPr>
          <w:p w14:paraId="632547FA" w14:textId="0B4B4045"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16.0 (14.1</w:t>
            </w:r>
            <w:del w:id="23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3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18.0)</w:t>
            </w:r>
          </w:p>
        </w:tc>
        <w:tc>
          <w:tcPr>
            <w:tcW w:w="1009" w:type="pct"/>
            <w:vAlign w:val="bottom"/>
            <w:tcPrChange w:id="234" w:author="Bikram Adhikari (bdhikari)" w:date="2025-12-09T16:59:00Z" w16du:dateUtc="2025-12-09T22:59:00Z">
              <w:tcPr>
                <w:tcW w:w="1009" w:type="pct"/>
                <w:gridSpan w:val="2"/>
                <w:vAlign w:val="bottom"/>
              </w:tcPr>
            </w:tcPrChange>
          </w:tcPr>
          <w:p w14:paraId="28473DFA" w14:textId="60ED546E"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16.2 (11.7</w:t>
            </w:r>
            <w:del w:id="23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3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22.0)</w:t>
            </w:r>
          </w:p>
        </w:tc>
        <w:tc>
          <w:tcPr>
            <w:tcW w:w="1009" w:type="pct"/>
            <w:vAlign w:val="bottom"/>
            <w:tcPrChange w:id="237" w:author="Bikram Adhikari (bdhikari)" w:date="2025-12-09T16:59:00Z" w16du:dateUtc="2025-12-09T22:59:00Z">
              <w:tcPr>
                <w:tcW w:w="1009" w:type="pct"/>
                <w:gridSpan w:val="2"/>
                <w:vAlign w:val="bottom"/>
              </w:tcPr>
            </w:tcPrChange>
          </w:tcPr>
          <w:p w14:paraId="502178D6" w14:textId="0BCCF71A" w:rsidR="00E07B4A" w:rsidRPr="008B74EC" w:rsidRDefault="00E07B4A" w:rsidP="00E07B4A">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22</w:t>
            </w:r>
            <w:r w:rsidR="00BF2D45" w:rsidRPr="008B74EC">
              <w:rPr>
                <w:rFonts w:asciiTheme="majorBidi" w:eastAsia="Times New Roman" w:hAnsiTheme="majorBidi" w:cstheme="majorBidi"/>
                <w:kern w:val="0"/>
                <w:sz w:val="22"/>
                <w:szCs w:val="22"/>
                <w14:ligatures w14:val="none"/>
              </w:rPr>
              <w:t>.0</w:t>
            </w:r>
            <w:r w:rsidRPr="008B74EC">
              <w:rPr>
                <w:rFonts w:asciiTheme="majorBidi" w:eastAsia="Times New Roman" w:hAnsiTheme="majorBidi" w:cstheme="majorBidi"/>
                <w:kern w:val="0"/>
                <w:sz w:val="22"/>
                <w:szCs w:val="22"/>
                <w14:ligatures w14:val="none"/>
              </w:rPr>
              <w:t xml:space="preserve"> (19.1</w:t>
            </w:r>
            <w:del w:id="23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3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25.3)</w:t>
            </w:r>
          </w:p>
        </w:tc>
        <w:tc>
          <w:tcPr>
            <w:tcW w:w="1009" w:type="pct"/>
            <w:vAlign w:val="bottom"/>
            <w:tcPrChange w:id="240" w:author="Bikram Adhikari (bdhikari)" w:date="2025-12-09T16:59:00Z" w16du:dateUtc="2025-12-09T22:59:00Z">
              <w:tcPr>
                <w:tcW w:w="1009" w:type="pct"/>
                <w:gridSpan w:val="2"/>
                <w:vAlign w:val="bottom"/>
              </w:tcPr>
            </w:tcPrChange>
          </w:tcPr>
          <w:p w14:paraId="2F257B7E" w14:textId="51304C94" w:rsidR="00E07B4A" w:rsidRPr="008B74EC" w:rsidRDefault="00E07B4A" w:rsidP="00E07B4A">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9.6 (7.89</w:t>
            </w:r>
            <w:del w:id="24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4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11.7)</w:t>
            </w:r>
          </w:p>
        </w:tc>
      </w:tr>
      <w:tr w:rsidR="00AC62B3" w:rsidRPr="008B74EC" w14:paraId="221C1F2C" w14:textId="77777777" w:rsidTr="003D04EE">
        <w:trPr>
          <w:trHeight w:val="305"/>
          <w:trPrChange w:id="243" w:author="Bikram Adhikari (bdhikari)" w:date="2025-12-09T16:59:00Z" w16du:dateUtc="2025-12-09T22:59:00Z">
            <w:trPr>
              <w:gridAfter w:val="0"/>
              <w:trHeight w:val="301"/>
            </w:trPr>
          </w:trPrChange>
        </w:trPr>
        <w:tc>
          <w:tcPr>
            <w:tcW w:w="5000" w:type="pct"/>
            <w:gridSpan w:val="5"/>
            <w:shd w:val="clear" w:color="auto" w:fill="DAE9F7" w:themeFill="text2" w:themeFillTint="1A"/>
            <w:tcPrChange w:id="244" w:author="Bikram Adhikari (bdhikari)" w:date="2025-12-09T16:59:00Z" w16du:dateUtc="2025-12-09T22:59:00Z">
              <w:tcPr>
                <w:tcW w:w="5000" w:type="pct"/>
                <w:gridSpan w:val="9"/>
                <w:shd w:val="clear" w:color="auto" w:fill="DAE9F7" w:themeFill="text2" w:themeFillTint="1A"/>
              </w:tcPr>
            </w:tcPrChange>
          </w:tcPr>
          <w:p w14:paraId="7087BAF4" w14:textId="0869EA17" w:rsidR="00AC62B3" w:rsidRPr="008B74EC" w:rsidRDefault="00AC62B3" w:rsidP="00E07B4A">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Male children</w:t>
            </w:r>
          </w:p>
        </w:tc>
      </w:tr>
      <w:tr w:rsidR="00254705" w:rsidRPr="008B74EC" w14:paraId="0CC13F6C" w14:textId="77777777" w:rsidTr="003D04EE">
        <w:trPr>
          <w:trHeight w:val="305"/>
          <w:trPrChange w:id="245" w:author="Bikram Adhikari (bdhikari)" w:date="2025-12-09T16:59:00Z" w16du:dateUtc="2025-12-09T22:59:00Z">
            <w:trPr>
              <w:gridAfter w:val="0"/>
              <w:trHeight w:val="301"/>
            </w:trPr>
          </w:trPrChange>
        </w:trPr>
        <w:tc>
          <w:tcPr>
            <w:tcW w:w="964" w:type="pct"/>
            <w:tcPrChange w:id="246" w:author="Bikram Adhikari (bdhikari)" w:date="2025-12-09T16:59:00Z" w16du:dateUtc="2025-12-09T22:59:00Z">
              <w:tcPr>
                <w:tcW w:w="964" w:type="pct"/>
              </w:tcPr>
            </w:tcPrChange>
          </w:tcPr>
          <w:p w14:paraId="05726119" w14:textId="14B175C0"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Change w:id="247" w:author="Bikram Adhikari (bdhikari)" w:date="2025-12-09T16:59:00Z" w16du:dateUtc="2025-12-09T22:59:00Z">
              <w:tcPr>
                <w:tcW w:w="1009" w:type="pct"/>
                <w:gridSpan w:val="2"/>
                <w:vAlign w:val="bottom"/>
              </w:tcPr>
            </w:tcPrChange>
          </w:tcPr>
          <w:p w14:paraId="1003A1C6" w14:textId="44F6A315"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39.5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(36.0</w:t>
            </w:r>
            <w:del w:id="24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4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43.1)</w:t>
            </w:r>
          </w:p>
        </w:tc>
        <w:tc>
          <w:tcPr>
            <w:tcW w:w="1009" w:type="pct"/>
            <w:vAlign w:val="bottom"/>
            <w:tcPrChange w:id="250" w:author="Bikram Adhikari (bdhikari)" w:date="2025-12-09T16:59:00Z" w16du:dateUtc="2025-12-09T22:59:00Z">
              <w:tcPr>
                <w:tcW w:w="1009" w:type="pct"/>
                <w:gridSpan w:val="2"/>
                <w:vAlign w:val="bottom"/>
              </w:tcPr>
            </w:tcPrChange>
          </w:tcPr>
          <w:p w14:paraId="7661EA6A" w14:textId="44DB23E3"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29.5 (21.0</w:t>
            </w:r>
            <w:del w:id="25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5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39.6)</w:t>
            </w:r>
          </w:p>
        </w:tc>
        <w:tc>
          <w:tcPr>
            <w:tcW w:w="1009" w:type="pct"/>
            <w:vAlign w:val="bottom"/>
            <w:tcPrChange w:id="253" w:author="Bikram Adhikari (bdhikari)" w:date="2025-12-09T16:59:00Z" w16du:dateUtc="2025-12-09T22:59:00Z">
              <w:tcPr>
                <w:tcW w:w="1009" w:type="pct"/>
                <w:gridSpan w:val="2"/>
                <w:vAlign w:val="bottom"/>
              </w:tcPr>
            </w:tcPrChange>
          </w:tcPr>
          <w:p w14:paraId="256ADB45" w14:textId="25FC8B57"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33.5 (29.0</w:t>
            </w:r>
            <w:del w:id="254"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55"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38.4)</w:t>
            </w:r>
          </w:p>
        </w:tc>
        <w:tc>
          <w:tcPr>
            <w:tcW w:w="1009" w:type="pct"/>
            <w:vAlign w:val="bottom"/>
            <w:tcPrChange w:id="256" w:author="Bikram Adhikari (bdhikari)" w:date="2025-12-09T16:59:00Z" w16du:dateUtc="2025-12-09T22:59:00Z">
              <w:tcPr>
                <w:tcW w:w="1009" w:type="pct"/>
                <w:gridSpan w:val="2"/>
                <w:vAlign w:val="bottom"/>
              </w:tcPr>
            </w:tcPrChange>
          </w:tcPr>
          <w:p w14:paraId="0F6ABC2A" w14:textId="647A5435"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48.2 (43.0</w:t>
            </w:r>
            <w:del w:id="257"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58"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53.5)</w:t>
            </w:r>
          </w:p>
        </w:tc>
      </w:tr>
      <w:tr w:rsidR="00254705" w:rsidRPr="008B74EC" w14:paraId="0E6B9C2A" w14:textId="77777777" w:rsidTr="003D04EE">
        <w:trPr>
          <w:trHeight w:val="305"/>
          <w:trPrChange w:id="259" w:author="Bikram Adhikari (bdhikari)" w:date="2025-12-09T16:59:00Z" w16du:dateUtc="2025-12-09T22:59:00Z">
            <w:trPr>
              <w:gridAfter w:val="0"/>
              <w:trHeight w:val="301"/>
            </w:trPr>
          </w:trPrChange>
        </w:trPr>
        <w:tc>
          <w:tcPr>
            <w:tcW w:w="964" w:type="pct"/>
            <w:tcPrChange w:id="260" w:author="Bikram Adhikari (bdhikari)" w:date="2025-12-09T16:59:00Z" w16du:dateUtc="2025-12-09T22:59:00Z">
              <w:tcPr>
                <w:tcW w:w="964" w:type="pct"/>
              </w:tcPr>
            </w:tcPrChange>
          </w:tcPr>
          <w:p w14:paraId="0558AA3C" w14:textId="5152A0EB"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Change w:id="261" w:author="Bikram Adhikari (bdhikari)" w:date="2025-12-09T16:59:00Z" w16du:dateUtc="2025-12-09T22:59:00Z">
              <w:tcPr>
                <w:tcW w:w="1009" w:type="pct"/>
                <w:gridSpan w:val="2"/>
                <w:vAlign w:val="bottom"/>
              </w:tcPr>
            </w:tcPrChange>
          </w:tcPr>
          <w:p w14:paraId="35876244" w14:textId="43FD59A8"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27.9</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(25.1</w:t>
            </w:r>
            <w:del w:id="26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6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30.9)</w:t>
            </w:r>
          </w:p>
        </w:tc>
        <w:tc>
          <w:tcPr>
            <w:tcW w:w="1009" w:type="pct"/>
            <w:vAlign w:val="bottom"/>
            <w:tcPrChange w:id="264" w:author="Bikram Adhikari (bdhikari)" w:date="2025-12-09T16:59:00Z" w16du:dateUtc="2025-12-09T22:59:00Z">
              <w:tcPr>
                <w:tcW w:w="1009" w:type="pct"/>
                <w:gridSpan w:val="2"/>
                <w:vAlign w:val="bottom"/>
              </w:tcPr>
            </w:tcPrChange>
          </w:tcPr>
          <w:p w14:paraId="25D19376" w14:textId="69656B27"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50.2 (41.1</w:t>
            </w:r>
            <w:del w:id="26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6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59.2)</w:t>
            </w:r>
          </w:p>
        </w:tc>
        <w:tc>
          <w:tcPr>
            <w:tcW w:w="1009" w:type="pct"/>
            <w:vAlign w:val="bottom"/>
            <w:tcPrChange w:id="267" w:author="Bikram Adhikari (bdhikari)" w:date="2025-12-09T16:59:00Z" w16du:dateUtc="2025-12-09T22:59:00Z">
              <w:tcPr>
                <w:tcW w:w="1009" w:type="pct"/>
                <w:gridSpan w:val="2"/>
                <w:vAlign w:val="bottom"/>
              </w:tcPr>
            </w:tcPrChange>
          </w:tcPr>
          <w:p w14:paraId="7412D7A7" w14:textId="72CCB14C"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30.7 (26.6</w:t>
            </w:r>
            <w:del w:id="26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6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35.1)</w:t>
            </w:r>
          </w:p>
        </w:tc>
        <w:tc>
          <w:tcPr>
            <w:tcW w:w="1009" w:type="pct"/>
            <w:vAlign w:val="bottom"/>
            <w:tcPrChange w:id="270" w:author="Bikram Adhikari (bdhikari)" w:date="2025-12-09T16:59:00Z" w16du:dateUtc="2025-12-09T22:59:00Z">
              <w:tcPr>
                <w:tcW w:w="1009" w:type="pct"/>
                <w:gridSpan w:val="2"/>
                <w:vAlign w:val="bottom"/>
              </w:tcPr>
            </w:tcPrChange>
          </w:tcPr>
          <w:p w14:paraId="11E80DF1" w14:textId="31BAB3A9"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19.6 (15.9</w:t>
            </w:r>
            <w:del w:id="27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7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23.9)</w:t>
            </w:r>
          </w:p>
        </w:tc>
      </w:tr>
      <w:tr w:rsidR="00254705" w:rsidRPr="008B74EC" w14:paraId="307E4339" w14:textId="77777777" w:rsidTr="003D04EE">
        <w:trPr>
          <w:trHeight w:val="305"/>
          <w:trPrChange w:id="273" w:author="Bikram Adhikari (bdhikari)" w:date="2025-12-09T16:59:00Z" w16du:dateUtc="2025-12-09T22:59:00Z">
            <w:trPr>
              <w:gridAfter w:val="0"/>
              <w:trHeight w:val="301"/>
            </w:trPr>
          </w:trPrChange>
        </w:trPr>
        <w:tc>
          <w:tcPr>
            <w:tcW w:w="964" w:type="pct"/>
            <w:tcPrChange w:id="274" w:author="Bikram Adhikari (bdhikari)" w:date="2025-12-09T16:59:00Z" w16du:dateUtc="2025-12-09T22:59:00Z">
              <w:tcPr>
                <w:tcW w:w="964" w:type="pct"/>
              </w:tcPr>
            </w:tcPrChange>
          </w:tcPr>
          <w:p w14:paraId="63F53A37" w14:textId="76E5A3CA"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Change w:id="275" w:author="Bikram Adhikari (bdhikari)" w:date="2025-12-09T16:59:00Z" w16du:dateUtc="2025-12-09T22:59:00Z">
              <w:tcPr>
                <w:tcW w:w="1009" w:type="pct"/>
                <w:gridSpan w:val="2"/>
                <w:vAlign w:val="bottom"/>
              </w:tcPr>
            </w:tcPrChange>
          </w:tcPr>
          <w:p w14:paraId="51C737D5" w14:textId="628B2865"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16.5</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(14.2</w:t>
            </w:r>
            <w:del w:id="276"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77"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19.2)</w:t>
            </w:r>
          </w:p>
        </w:tc>
        <w:tc>
          <w:tcPr>
            <w:tcW w:w="1009" w:type="pct"/>
            <w:vAlign w:val="bottom"/>
            <w:tcPrChange w:id="278" w:author="Bikram Adhikari (bdhikari)" w:date="2025-12-09T16:59:00Z" w16du:dateUtc="2025-12-09T22:59:00Z">
              <w:tcPr>
                <w:tcW w:w="1009" w:type="pct"/>
                <w:gridSpan w:val="2"/>
                <w:vAlign w:val="bottom"/>
              </w:tcPr>
            </w:tcPrChange>
          </w:tcPr>
          <w:p w14:paraId="62B5B6C6" w14:textId="0F9987E8"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2.9 (0.94</w:t>
            </w:r>
            <w:del w:id="279"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80"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8.83)</w:t>
            </w:r>
          </w:p>
        </w:tc>
        <w:tc>
          <w:tcPr>
            <w:tcW w:w="1009" w:type="pct"/>
            <w:vAlign w:val="bottom"/>
            <w:tcPrChange w:id="281" w:author="Bikram Adhikari (bdhikari)" w:date="2025-12-09T16:59:00Z" w16du:dateUtc="2025-12-09T22:59:00Z">
              <w:tcPr>
                <w:tcW w:w="1009" w:type="pct"/>
                <w:gridSpan w:val="2"/>
                <w:vAlign w:val="bottom"/>
              </w:tcPr>
            </w:tcPrChange>
          </w:tcPr>
          <w:p w14:paraId="7031C64F" w14:textId="0FFF8143"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15.4 (12.3</w:t>
            </w:r>
            <w:del w:id="28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8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19.2)</w:t>
            </w:r>
          </w:p>
        </w:tc>
        <w:tc>
          <w:tcPr>
            <w:tcW w:w="1009" w:type="pct"/>
            <w:vAlign w:val="bottom"/>
            <w:tcPrChange w:id="284" w:author="Bikram Adhikari (bdhikari)" w:date="2025-12-09T16:59:00Z" w16du:dateUtc="2025-12-09T22:59:00Z">
              <w:tcPr>
                <w:tcW w:w="1009" w:type="pct"/>
                <w:gridSpan w:val="2"/>
                <w:vAlign w:val="bottom"/>
              </w:tcPr>
            </w:tcPrChange>
          </w:tcPr>
          <w:p w14:paraId="4091B29F" w14:textId="580EA0BC"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21.0 (17.2</w:t>
            </w:r>
            <w:del w:id="28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8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25.5)</w:t>
            </w:r>
          </w:p>
        </w:tc>
      </w:tr>
      <w:tr w:rsidR="00254705" w:rsidRPr="008B74EC" w14:paraId="2D85B6D9" w14:textId="77777777" w:rsidTr="003D04EE">
        <w:trPr>
          <w:trHeight w:val="305"/>
          <w:trPrChange w:id="287" w:author="Bikram Adhikari (bdhikari)" w:date="2025-12-09T16:59:00Z" w16du:dateUtc="2025-12-09T22:59:00Z">
            <w:trPr>
              <w:gridAfter w:val="0"/>
              <w:trHeight w:val="301"/>
            </w:trPr>
          </w:trPrChange>
        </w:trPr>
        <w:tc>
          <w:tcPr>
            <w:tcW w:w="964" w:type="pct"/>
            <w:tcPrChange w:id="288" w:author="Bikram Adhikari (bdhikari)" w:date="2025-12-09T16:59:00Z" w16du:dateUtc="2025-12-09T22:59:00Z">
              <w:tcPr>
                <w:tcW w:w="964" w:type="pct"/>
              </w:tcPr>
            </w:tcPrChange>
          </w:tcPr>
          <w:p w14:paraId="2ECACA1D" w14:textId="2D83D288"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del w:id="289" w:author="Bikram Adhikari (bdhikari)" w:date="2025-12-10T16:12:00Z" w16du:dateUtc="2025-12-10T22:12:00Z">
              <w:r w:rsidRPr="008B74EC" w:rsidDel="00BA7A92">
                <w:rPr>
                  <w:rFonts w:asciiTheme="majorBidi" w:eastAsia="Times New Roman" w:hAnsiTheme="majorBidi" w:cstheme="majorBidi"/>
                  <w:kern w:val="0"/>
                  <w:sz w:val="22"/>
                  <w:szCs w:val="22"/>
                  <w14:ligatures w14:val="none"/>
                </w:rPr>
                <w:delText>p</w:delText>
              </w:r>
              <w:r w:rsidRPr="008B74EC" w:rsidDel="00370DAD">
                <w:rPr>
                  <w:rFonts w:asciiTheme="majorBidi" w:eastAsia="Times New Roman" w:hAnsiTheme="majorBidi" w:cstheme="majorBidi"/>
                  <w:kern w:val="0"/>
                  <w:sz w:val="22"/>
                  <w:szCs w:val="22"/>
                  <w14:ligatures w14:val="none"/>
                </w:rPr>
                <w:delText>f undernutrition</w:delText>
              </w:r>
            </w:del>
            <w:ins w:id="290" w:author="Bikram Adhikari (bdhikari)" w:date="2025-12-10T16:12:00Z" w16du:dateUtc="2025-12-10T22:12:00Z">
              <w:r w:rsidR="00370DAD" w:rsidRPr="008B74EC">
                <w:rPr>
                  <w:rFonts w:asciiTheme="majorBidi" w:eastAsia="Times New Roman" w:hAnsiTheme="majorBidi" w:cstheme="majorBidi"/>
                  <w:kern w:val="0"/>
                  <w:sz w:val="22"/>
                  <w:szCs w:val="22"/>
                  <w14:ligatures w14:val="none"/>
                </w:rPr>
                <w:t>of undernutrition</w:t>
              </w:r>
            </w:ins>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Change w:id="291" w:author="Bikram Adhikari (bdhikari)" w:date="2025-12-09T16:59:00Z" w16du:dateUtc="2025-12-09T22:59:00Z">
              <w:tcPr>
                <w:tcW w:w="1009" w:type="pct"/>
                <w:gridSpan w:val="2"/>
                <w:vAlign w:val="bottom"/>
              </w:tcPr>
            </w:tcPrChange>
          </w:tcPr>
          <w:p w14:paraId="34B8847E" w14:textId="44392B62"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16.1</w:t>
            </w:r>
            <w:r w:rsidR="00F759DB" w:rsidRPr="008B74EC">
              <w:rPr>
                <w:rFonts w:asciiTheme="majorBidi" w:eastAsia="Times New Roman" w:hAnsiTheme="majorBidi" w:cstheme="majorBidi"/>
                <w:kern w:val="0"/>
                <w:sz w:val="22"/>
                <w:szCs w:val="22"/>
                <w14:ligatures w14:val="none"/>
              </w:rPr>
              <w:t xml:space="preserve"> </w:t>
            </w:r>
            <w:r w:rsidRPr="008B74EC">
              <w:rPr>
                <w:rFonts w:asciiTheme="majorBidi" w:eastAsia="Times New Roman" w:hAnsiTheme="majorBidi" w:cstheme="majorBidi"/>
                <w:kern w:val="0"/>
                <w:sz w:val="22"/>
                <w:szCs w:val="22"/>
                <w14:ligatures w14:val="none"/>
              </w:rPr>
              <w:t>(13.7</w:t>
            </w:r>
            <w:del w:id="29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9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18.8)</w:t>
            </w:r>
          </w:p>
        </w:tc>
        <w:tc>
          <w:tcPr>
            <w:tcW w:w="1009" w:type="pct"/>
            <w:vAlign w:val="bottom"/>
            <w:tcPrChange w:id="294" w:author="Bikram Adhikari (bdhikari)" w:date="2025-12-09T16:59:00Z" w16du:dateUtc="2025-12-09T22:59:00Z">
              <w:tcPr>
                <w:tcW w:w="1009" w:type="pct"/>
                <w:gridSpan w:val="2"/>
                <w:vAlign w:val="bottom"/>
              </w:tcPr>
            </w:tcPrChange>
          </w:tcPr>
          <w:p w14:paraId="25BF93F7" w14:textId="60421555"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17.4 (11.3</w:t>
            </w:r>
            <w:del w:id="29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9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25.9)</w:t>
            </w:r>
          </w:p>
        </w:tc>
        <w:tc>
          <w:tcPr>
            <w:tcW w:w="1009" w:type="pct"/>
            <w:vAlign w:val="bottom"/>
            <w:tcPrChange w:id="297" w:author="Bikram Adhikari (bdhikari)" w:date="2025-12-09T16:59:00Z" w16du:dateUtc="2025-12-09T22:59:00Z">
              <w:tcPr>
                <w:tcW w:w="1009" w:type="pct"/>
                <w:gridSpan w:val="2"/>
                <w:vAlign w:val="bottom"/>
              </w:tcPr>
            </w:tcPrChange>
          </w:tcPr>
          <w:p w14:paraId="419C3B6E" w14:textId="623949B3" w:rsidR="00254705" w:rsidRPr="008B74EC" w:rsidRDefault="00254705" w:rsidP="00254705">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20.4 (16.9</w:t>
            </w:r>
            <w:del w:id="29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29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24.5)</w:t>
            </w:r>
          </w:p>
        </w:tc>
        <w:tc>
          <w:tcPr>
            <w:tcW w:w="1009" w:type="pct"/>
            <w:vAlign w:val="bottom"/>
            <w:tcPrChange w:id="300" w:author="Bikram Adhikari (bdhikari)" w:date="2025-12-09T16:59:00Z" w16du:dateUtc="2025-12-09T22:59:00Z">
              <w:tcPr>
                <w:tcW w:w="1009" w:type="pct"/>
                <w:gridSpan w:val="2"/>
                <w:vAlign w:val="bottom"/>
              </w:tcPr>
            </w:tcPrChange>
          </w:tcPr>
          <w:p w14:paraId="21A0B67E" w14:textId="4ACD407A" w:rsidR="00254705" w:rsidRPr="008B74EC" w:rsidRDefault="00254705" w:rsidP="00254705">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11.2 (8.71</w:t>
            </w:r>
            <w:del w:id="30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0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14.2)</w:t>
            </w:r>
          </w:p>
        </w:tc>
      </w:tr>
      <w:tr w:rsidR="00AC62B3" w:rsidRPr="008B74EC" w14:paraId="73B47479" w14:textId="77777777" w:rsidTr="003D04EE">
        <w:trPr>
          <w:trHeight w:val="305"/>
          <w:trPrChange w:id="303" w:author="Bikram Adhikari (bdhikari)" w:date="2025-12-09T16:59:00Z" w16du:dateUtc="2025-12-09T22:59:00Z">
            <w:trPr>
              <w:gridAfter w:val="0"/>
              <w:trHeight w:val="301"/>
            </w:trPr>
          </w:trPrChange>
        </w:trPr>
        <w:tc>
          <w:tcPr>
            <w:tcW w:w="5000" w:type="pct"/>
            <w:gridSpan w:val="5"/>
            <w:shd w:val="clear" w:color="auto" w:fill="DAE9F7" w:themeFill="text2" w:themeFillTint="1A"/>
            <w:tcPrChange w:id="304" w:author="Bikram Adhikari (bdhikari)" w:date="2025-12-09T16:59:00Z" w16du:dateUtc="2025-12-09T22:59:00Z">
              <w:tcPr>
                <w:tcW w:w="5000" w:type="pct"/>
                <w:gridSpan w:val="9"/>
                <w:shd w:val="clear" w:color="auto" w:fill="DAE9F7" w:themeFill="text2" w:themeFillTint="1A"/>
              </w:tcPr>
            </w:tcPrChange>
          </w:tcPr>
          <w:p w14:paraId="5F0C3E07" w14:textId="3AC8254E" w:rsidR="00AC62B3" w:rsidRPr="008B74EC" w:rsidRDefault="00AC62B3" w:rsidP="00FB628B">
            <w:pPr>
              <w:spacing w:after="0" w:line="240" w:lineRule="auto"/>
              <w:rPr>
                <w:rFonts w:asciiTheme="majorBidi" w:eastAsia="Times New Roman" w:hAnsiTheme="majorBidi" w:cstheme="majorBidi"/>
                <w:b/>
                <w:bCs/>
                <w:kern w:val="0"/>
                <w:sz w:val="22"/>
                <w:szCs w:val="22"/>
                <w14:ligatures w14:val="none"/>
              </w:rPr>
            </w:pPr>
            <w:r w:rsidRPr="008B74EC">
              <w:rPr>
                <w:rFonts w:asciiTheme="majorBidi" w:eastAsia="Times New Roman" w:hAnsiTheme="majorBidi" w:cstheme="majorBidi"/>
                <w:b/>
                <w:bCs/>
                <w:kern w:val="0"/>
                <w:sz w:val="22"/>
                <w:szCs w:val="22"/>
                <w14:ligatures w14:val="none"/>
              </w:rPr>
              <w:t>Female children</w:t>
            </w:r>
          </w:p>
        </w:tc>
      </w:tr>
      <w:tr w:rsidR="00F759DB" w:rsidRPr="008B74EC" w14:paraId="601C652B" w14:textId="77777777" w:rsidTr="003D04EE">
        <w:trPr>
          <w:trHeight w:val="305"/>
          <w:trPrChange w:id="305" w:author="Bikram Adhikari (bdhikari)" w:date="2025-12-09T16:59:00Z" w16du:dateUtc="2025-12-09T22:59:00Z">
            <w:trPr>
              <w:gridAfter w:val="0"/>
              <w:trHeight w:val="301"/>
            </w:trPr>
          </w:trPrChange>
        </w:trPr>
        <w:tc>
          <w:tcPr>
            <w:tcW w:w="964" w:type="pct"/>
            <w:tcPrChange w:id="306" w:author="Bikram Adhikari (bdhikari)" w:date="2025-12-09T16:59:00Z" w16du:dateUtc="2025-12-09T22:59:00Z">
              <w:tcPr>
                <w:tcW w:w="964" w:type="pct"/>
              </w:tcPr>
            </w:tcPrChange>
          </w:tcPr>
          <w:p w14:paraId="6695004F" w14:textId="40B0159A"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None</w:t>
            </w:r>
          </w:p>
        </w:tc>
        <w:tc>
          <w:tcPr>
            <w:tcW w:w="1009" w:type="pct"/>
            <w:vAlign w:val="bottom"/>
            <w:tcPrChange w:id="307" w:author="Bikram Adhikari (bdhikari)" w:date="2025-12-09T16:59:00Z" w16du:dateUtc="2025-12-09T22:59:00Z">
              <w:tcPr>
                <w:tcW w:w="1009" w:type="pct"/>
                <w:gridSpan w:val="2"/>
                <w:vAlign w:val="bottom"/>
              </w:tcPr>
            </w:tcPrChange>
          </w:tcPr>
          <w:p w14:paraId="7D39CF68" w14:textId="3F2F6A1A"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38.7 (35.4</w:t>
            </w:r>
            <w:del w:id="30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0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42.1)</w:t>
            </w:r>
          </w:p>
        </w:tc>
        <w:tc>
          <w:tcPr>
            <w:tcW w:w="1009" w:type="pct"/>
            <w:vAlign w:val="bottom"/>
            <w:tcPrChange w:id="310" w:author="Bikram Adhikari (bdhikari)" w:date="2025-12-09T16:59:00Z" w16du:dateUtc="2025-12-09T22:59:00Z">
              <w:tcPr>
                <w:tcW w:w="1009" w:type="pct"/>
                <w:gridSpan w:val="2"/>
                <w:vAlign w:val="bottom"/>
              </w:tcPr>
            </w:tcPrChange>
          </w:tcPr>
          <w:p w14:paraId="2DD6BA86" w14:textId="190642DC"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20.1 (13.3</w:t>
            </w:r>
            <w:del w:id="31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1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29.3)</w:t>
            </w:r>
          </w:p>
        </w:tc>
        <w:tc>
          <w:tcPr>
            <w:tcW w:w="1009" w:type="pct"/>
            <w:vAlign w:val="bottom"/>
            <w:tcPrChange w:id="313" w:author="Bikram Adhikari (bdhikari)" w:date="2025-12-09T16:59:00Z" w16du:dateUtc="2025-12-09T22:59:00Z">
              <w:tcPr>
                <w:tcW w:w="1009" w:type="pct"/>
                <w:gridSpan w:val="2"/>
                <w:vAlign w:val="bottom"/>
              </w:tcPr>
            </w:tcPrChange>
          </w:tcPr>
          <w:p w14:paraId="21BE7655" w14:textId="203FBC7A"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33.8 (29.5</w:t>
            </w:r>
            <w:del w:id="314"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15"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38.4)</w:t>
            </w:r>
          </w:p>
        </w:tc>
        <w:tc>
          <w:tcPr>
            <w:tcW w:w="1009" w:type="pct"/>
            <w:vAlign w:val="bottom"/>
            <w:tcPrChange w:id="316" w:author="Bikram Adhikari (bdhikari)" w:date="2025-12-09T16:59:00Z" w16du:dateUtc="2025-12-09T22:59:00Z">
              <w:tcPr>
                <w:tcW w:w="1009" w:type="pct"/>
                <w:gridSpan w:val="2"/>
                <w:vAlign w:val="bottom"/>
              </w:tcPr>
            </w:tcPrChange>
          </w:tcPr>
          <w:p w14:paraId="22CE5194" w14:textId="482E63E5"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48.1 (43.0</w:t>
            </w:r>
            <w:del w:id="317"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18"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53.3)</w:t>
            </w:r>
          </w:p>
        </w:tc>
      </w:tr>
      <w:tr w:rsidR="00F759DB" w:rsidRPr="008B74EC" w14:paraId="46259C98" w14:textId="77777777" w:rsidTr="003D04EE">
        <w:trPr>
          <w:trHeight w:val="305"/>
          <w:trPrChange w:id="319" w:author="Bikram Adhikari (bdhikari)" w:date="2025-12-09T16:59:00Z" w16du:dateUtc="2025-12-09T22:59:00Z">
            <w:trPr>
              <w:gridAfter w:val="0"/>
              <w:trHeight w:val="301"/>
            </w:trPr>
          </w:trPrChange>
        </w:trPr>
        <w:tc>
          <w:tcPr>
            <w:tcW w:w="964" w:type="pct"/>
            <w:tcPrChange w:id="320" w:author="Bikram Adhikari (bdhikari)" w:date="2025-12-09T16:59:00Z" w16du:dateUtc="2025-12-09T22:59:00Z">
              <w:tcPr>
                <w:tcW w:w="964" w:type="pct"/>
              </w:tcPr>
            </w:tcPrChange>
          </w:tcPr>
          <w:p w14:paraId="3B75BD98" w14:textId="2BF554ED"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Anemia</w:t>
            </w:r>
          </w:p>
        </w:tc>
        <w:tc>
          <w:tcPr>
            <w:tcW w:w="1009" w:type="pct"/>
            <w:vAlign w:val="bottom"/>
            <w:tcPrChange w:id="321" w:author="Bikram Adhikari (bdhikari)" w:date="2025-12-09T16:59:00Z" w16du:dateUtc="2025-12-09T22:59:00Z">
              <w:tcPr>
                <w:tcW w:w="1009" w:type="pct"/>
                <w:gridSpan w:val="2"/>
                <w:vAlign w:val="bottom"/>
              </w:tcPr>
            </w:tcPrChange>
          </w:tcPr>
          <w:p w14:paraId="2EF73ED2" w14:textId="36BB1E49"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26.8 (23.8</w:t>
            </w:r>
            <w:del w:id="32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2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30.1)</w:t>
            </w:r>
          </w:p>
        </w:tc>
        <w:tc>
          <w:tcPr>
            <w:tcW w:w="1009" w:type="pct"/>
            <w:vAlign w:val="bottom"/>
            <w:tcPrChange w:id="324" w:author="Bikram Adhikari (bdhikari)" w:date="2025-12-09T16:59:00Z" w16du:dateUtc="2025-12-09T22:59:00Z">
              <w:tcPr>
                <w:tcW w:w="1009" w:type="pct"/>
                <w:gridSpan w:val="2"/>
                <w:vAlign w:val="bottom"/>
              </w:tcPr>
            </w:tcPrChange>
          </w:tcPr>
          <w:p w14:paraId="5E31C685" w14:textId="4385A50B"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60.1 (49.2</w:t>
            </w:r>
            <w:del w:id="32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2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70.0)</w:t>
            </w:r>
          </w:p>
        </w:tc>
        <w:tc>
          <w:tcPr>
            <w:tcW w:w="1009" w:type="pct"/>
            <w:vAlign w:val="bottom"/>
            <w:tcPrChange w:id="327" w:author="Bikram Adhikari (bdhikari)" w:date="2025-12-09T16:59:00Z" w16du:dateUtc="2025-12-09T22:59:00Z">
              <w:tcPr>
                <w:tcW w:w="1009" w:type="pct"/>
                <w:gridSpan w:val="2"/>
                <w:vAlign w:val="bottom"/>
              </w:tcPr>
            </w:tcPrChange>
          </w:tcPr>
          <w:p w14:paraId="3699BA0D" w14:textId="79197E9E"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28.2 (23.9</w:t>
            </w:r>
            <w:del w:id="32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2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33.1)</w:t>
            </w:r>
          </w:p>
        </w:tc>
        <w:tc>
          <w:tcPr>
            <w:tcW w:w="1009" w:type="pct"/>
            <w:vAlign w:val="bottom"/>
            <w:tcPrChange w:id="330" w:author="Bikram Adhikari (bdhikari)" w:date="2025-12-09T16:59:00Z" w16du:dateUtc="2025-12-09T22:59:00Z">
              <w:tcPr>
                <w:tcW w:w="1009" w:type="pct"/>
                <w:gridSpan w:val="2"/>
                <w:vAlign w:val="bottom"/>
              </w:tcPr>
            </w:tcPrChange>
          </w:tcPr>
          <w:p w14:paraId="4283677A" w14:textId="621B7B9E"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17.7 (13.8</w:t>
            </w:r>
            <w:del w:id="33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3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22.3)</w:t>
            </w:r>
          </w:p>
        </w:tc>
      </w:tr>
      <w:tr w:rsidR="00F759DB" w:rsidRPr="008B74EC" w14:paraId="37CD3F95" w14:textId="77777777" w:rsidTr="003D04EE">
        <w:trPr>
          <w:trHeight w:val="305"/>
          <w:trPrChange w:id="333" w:author="Bikram Adhikari (bdhikari)" w:date="2025-12-09T16:59:00Z" w16du:dateUtc="2025-12-09T22:59:00Z">
            <w:trPr>
              <w:gridAfter w:val="0"/>
              <w:trHeight w:val="301"/>
            </w:trPr>
          </w:trPrChange>
        </w:trPr>
        <w:tc>
          <w:tcPr>
            <w:tcW w:w="964" w:type="pct"/>
            <w:tcPrChange w:id="334" w:author="Bikram Adhikari (bdhikari)" w:date="2025-12-09T16:59:00Z" w16du:dateUtc="2025-12-09T22:59:00Z">
              <w:tcPr>
                <w:tcW w:w="964" w:type="pct"/>
              </w:tcPr>
            </w:tcPrChange>
          </w:tcPr>
          <w:p w14:paraId="6C247D50" w14:textId="580D1204"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Only undernutrition</w:t>
            </w:r>
          </w:p>
        </w:tc>
        <w:tc>
          <w:tcPr>
            <w:tcW w:w="1009" w:type="pct"/>
            <w:vAlign w:val="bottom"/>
            <w:tcPrChange w:id="335" w:author="Bikram Adhikari (bdhikari)" w:date="2025-12-09T16:59:00Z" w16du:dateUtc="2025-12-09T22:59:00Z">
              <w:tcPr>
                <w:tcW w:w="1009" w:type="pct"/>
                <w:gridSpan w:val="2"/>
                <w:vAlign w:val="bottom"/>
              </w:tcPr>
            </w:tcPrChange>
          </w:tcPr>
          <w:p w14:paraId="4EE86750" w14:textId="53623EEE"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18.6 (15.9</w:t>
            </w:r>
            <w:del w:id="336"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37"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21.5)</w:t>
            </w:r>
          </w:p>
        </w:tc>
        <w:tc>
          <w:tcPr>
            <w:tcW w:w="1009" w:type="pct"/>
            <w:vAlign w:val="bottom"/>
            <w:tcPrChange w:id="338" w:author="Bikram Adhikari (bdhikari)" w:date="2025-12-09T16:59:00Z" w16du:dateUtc="2025-12-09T22:59:00Z">
              <w:tcPr>
                <w:tcW w:w="1009" w:type="pct"/>
                <w:gridSpan w:val="2"/>
                <w:vAlign w:val="bottom"/>
              </w:tcPr>
            </w:tcPrChange>
          </w:tcPr>
          <w:p w14:paraId="44D04EA4" w14:textId="7B1504D4"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4.9 (2.09</w:t>
            </w:r>
            <w:del w:id="339"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40"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11.2)</w:t>
            </w:r>
          </w:p>
        </w:tc>
        <w:tc>
          <w:tcPr>
            <w:tcW w:w="1009" w:type="pct"/>
            <w:vAlign w:val="bottom"/>
            <w:tcPrChange w:id="341" w:author="Bikram Adhikari (bdhikari)" w:date="2025-12-09T16:59:00Z" w16du:dateUtc="2025-12-09T22:59:00Z">
              <w:tcPr>
                <w:tcW w:w="1009" w:type="pct"/>
                <w:gridSpan w:val="2"/>
                <w:vAlign w:val="bottom"/>
              </w:tcPr>
            </w:tcPrChange>
          </w:tcPr>
          <w:p w14:paraId="0665B69C" w14:textId="70672715"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14.3 (11.2</w:t>
            </w:r>
            <w:del w:id="34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4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18.1)</w:t>
            </w:r>
          </w:p>
        </w:tc>
        <w:tc>
          <w:tcPr>
            <w:tcW w:w="1009" w:type="pct"/>
            <w:vAlign w:val="bottom"/>
            <w:tcPrChange w:id="344" w:author="Bikram Adhikari (bdhikari)" w:date="2025-12-09T16:59:00Z" w16du:dateUtc="2025-12-09T22:59:00Z">
              <w:tcPr>
                <w:tcW w:w="1009" w:type="pct"/>
                <w:gridSpan w:val="2"/>
                <w:vAlign w:val="bottom"/>
              </w:tcPr>
            </w:tcPrChange>
          </w:tcPr>
          <w:p w14:paraId="071B27A9" w14:textId="40534A63"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26.2 (21.7</w:t>
            </w:r>
            <w:del w:id="34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4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31.2)</w:t>
            </w:r>
          </w:p>
        </w:tc>
      </w:tr>
      <w:tr w:rsidR="00F759DB" w:rsidRPr="008B74EC" w14:paraId="0824777B" w14:textId="77777777" w:rsidTr="003D04EE">
        <w:trPr>
          <w:trHeight w:val="305"/>
          <w:trPrChange w:id="347" w:author="Bikram Adhikari (bdhikari)" w:date="2025-12-09T16:59:00Z" w16du:dateUtc="2025-12-09T22:59:00Z">
            <w:trPr>
              <w:gridAfter w:val="0"/>
              <w:trHeight w:val="301"/>
            </w:trPr>
          </w:trPrChange>
        </w:trPr>
        <w:tc>
          <w:tcPr>
            <w:tcW w:w="964" w:type="pct"/>
            <w:tcPrChange w:id="348" w:author="Bikram Adhikari (bdhikari)" w:date="2025-12-09T16:59:00Z" w16du:dateUtc="2025-12-09T22:59:00Z">
              <w:tcPr>
                <w:tcW w:w="964" w:type="pct"/>
              </w:tcPr>
            </w:tcPrChange>
          </w:tcPr>
          <w:p w14:paraId="6475D6D8" w14:textId="3AD54D9D"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 xml:space="preserve">Co-existence </w:t>
            </w:r>
            <w:del w:id="349" w:author="Bikram Adhikari (bdhikari)" w:date="2025-12-10T16:12:00Z" w16du:dateUtc="2025-12-10T22:12:00Z">
              <w:r w:rsidRPr="008B74EC" w:rsidDel="00BA7A92">
                <w:rPr>
                  <w:rFonts w:asciiTheme="majorBidi" w:eastAsia="Times New Roman" w:hAnsiTheme="majorBidi" w:cstheme="majorBidi"/>
                  <w:kern w:val="0"/>
                  <w:sz w:val="22"/>
                  <w:szCs w:val="22"/>
                  <w14:ligatures w14:val="none"/>
                </w:rPr>
                <w:delText>p</w:delText>
              </w:r>
              <w:r w:rsidRPr="008B74EC" w:rsidDel="00370DAD">
                <w:rPr>
                  <w:rFonts w:asciiTheme="majorBidi" w:eastAsia="Times New Roman" w:hAnsiTheme="majorBidi" w:cstheme="majorBidi"/>
                  <w:kern w:val="0"/>
                  <w:sz w:val="22"/>
                  <w:szCs w:val="22"/>
                  <w14:ligatures w14:val="none"/>
                </w:rPr>
                <w:delText>f undernutrition</w:delText>
              </w:r>
            </w:del>
            <w:ins w:id="350" w:author="Bikram Adhikari (bdhikari)" w:date="2025-12-10T16:12:00Z" w16du:dateUtc="2025-12-10T22:12:00Z">
              <w:r w:rsidR="00370DAD" w:rsidRPr="008B74EC">
                <w:rPr>
                  <w:rFonts w:asciiTheme="majorBidi" w:eastAsia="Times New Roman" w:hAnsiTheme="majorBidi" w:cstheme="majorBidi"/>
                  <w:kern w:val="0"/>
                  <w:sz w:val="22"/>
                  <w:szCs w:val="22"/>
                  <w14:ligatures w14:val="none"/>
                </w:rPr>
                <w:t>of undernutrition</w:t>
              </w:r>
            </w:ins>
            <w:r w:rsidRPr="008B74EC">
              <w:rPr>
                <w:rFonts w:asciiTheme="majorBidi" w:eastAsia="Times New Roman" w:hAnsiTheme="majorBidi" w:cstheme="majorBidi"/>
                <w:kern w:val="0"/>
                <w:sz w:val="22"/>
                <w:szCs w:val="22"/>
                <w14:ligatures w14:val="none"/>
              </w:rPr>
              <w:t xml:space="preserve"> and anemia</w:t>
            </w:r>
          </w:p>
        </w:tc>
        <w:tc>
          <w:tcPr>
            <w:tcW w:w="1009" w:type="pct"/>
            <w:vAlign w:val="bottom"/>
            <w:tcPrChange w:id="351" w:author="Bikram Adhikari (bdhikari)" w:date="2025-12-09T16:59:00Z" w16du:dateUtc="2025-12-09T22:59:00Z">
              <w:tcPr>
                <w:tcW w:w="1009" w:type="pct"/>
                <w:gridSpan w:val="2"/>
                <w:vAlign w:val="bottom"/>
              </w:tcPr>
            </w:tcPrChange>
          </w:tcPr>
          <w:p w14:paraId="17BFF902" w14:textId="5659983F"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15.9 (13.4</w:t>
            </w:r>
            <w:del w:id="352"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53"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18.7)</w:t>
            </w:r>
          </w:p>
        </w:tc>
        <w:tc>
          <w:tcPr>
            <w:tcW w:w="1009" w:type="pct"/>
            <w:vAlign w:val="bottom"/>
            <w:tcPrChange w:id="354" w:author="Bikram Adhikari (bdhikari)" w:date="2025-12-09T16:59:00Z" w16du:dateUtc="2025-12-09T22:59:00Z">
              <w:tcPr>
                <w:tcW w:w="1009" w:type="pct"/>
                <w:gridSpan w:val="2"/>
                <w:vAlign w:val="bottom"/>
              </w:tcPr>
            </w:tcPrChange>
          </w:tcPr>
          <w:p w14:paraId="3AC081B7" w14:textId="46329263"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14.9 (9.01</w:t>
            </w:r>
            <w:del w:id="355"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56"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23.5)</w:t>
            </w:r>
          </w:p>
        </w:tc>
        <w:tc>
          <w:tcPr>
            <w:tcW w:w="1009" w:type="pct"/>
            <w:vAlign w:val="bottom"/>
            <w:tcPrChange w:id="357" w:author="Bikram Adhikari (bdhikari)" w:date="2025-12-09T16:59:00Z" w16du:dateUtc="2025-12-09T22:59:00Z">
              <w:tcPr>
                <w:tcW w:w="1009" w:type="pct"/>
                <w:gridSpan w:val="2"/>
                <w:vAlign w:val="bottom"/>
              </w:tcPr>
            </w:tcPrChange>
          </w:tcPr>
          <w:p w14:paraId="063D27F8" w14:textId="1D26B037" w:rsidR="00F759DB" w:rsidRPr="008B74EC" w:rsidRDefault="00F759DB" w:rsidP="00F759DB">
            <w:pPr>
              <w:spacing w:after="0" w:line="240" w:lineRule="auto"/>
              <w:jc w:val="center"/>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23.7(19.3</w:t>
            </w:r>
            <w:del w:id="358"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59"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28.7)</w:t>
            </w:r>
          </w:p>
        </w:tc>
        <w:tc>
          <w:tcPr>
            <w:tcW w:w="1009" w:type="pct"/>
            <w:vAlign w:val="bottom"/>
            <w:tcPrChange w:id="360" w:author="Bikram Adhikari (bdhikari)" w:date="2025-12-09T16:59:00Z" w16du:dateUtc="2025-12-09T22:59:00Z">
              <w:tcPr>
                <w:tcW w:w="1009" w:type="pct"/>
                <w:gridSpan w:val="2"/>
                <w:vAlign w:val="bottom"/>
              </w:tcPr>
            </w:tcPrChange>
          </w:tcPr>
          <w:p w14:paraId="73330A71" w14:textId="7042F60F" w:rsidR="00F759DB" w:rsidRPr="008B74EC" w:rsidRDefault="00F759DB" w:rsidP="00F759DB">
            <w:pPr>
              <w:spacing w:after="0" w:line="240" w:lineRule="auto"/>
              <w:rPr>
                <w:rFonts w:asciiTheme="majorBidi" w:eastAsia="Times New Roman" w:hAnsiTheme="majorBidi" w:cstheme="majorBidi"/>
                <w:kern w:val="0"/>
                <w:sz w:val="22"/>
                <w:szCs w:val="22"/>
                <w14:ligatures w14:val="none"/>
              </w:rPr>
            </w:pPr>
            <w:r w:rsidRPr="008B74EC">
              <w:rPr>
                <w:rFonts w:asciiTheme="majorBidi" w:eastAsia="Times New Roman" w:hAnsiTheme="majorBidi" w:cstheme="majorBidi"/>
                <w:kern w:val="0"/>
                <w:sz w:val="22"/>
                <w:szCs w:val="22"/>
                <w14:ligatures w14:val="none"/>
              </w:rPr>
              <w:t>8.0 (5.72</w:t>
            </w:r>
            <w:del w:id="361" w:author="Bikram Adhikari (bdhikari)" w:date="2025-12-09T16:59:00Z" w16du:dateUtc="2025-12-09T22:59:00Z">
              <w:r w:rsidRPr="008B74EC" w:rsidDel="003D04EE">
                <w:rPr>
                  <w:rFonts w:asciiTheme="majorBidi" w:eastAsia="Times New Roman" w:hAnsiTheme="majorBidi" w:cstheme="majorBidi"/>
                  <w:kern w:val="0"/>
                  <w:sz w:val="22"/>
                  <w:szCs w:val="22"/>
                  <w14:ligatures w14:val="none"/>
                </w:rPr>
                <w:delText>,</w:delText>
              </w:r>
            </w:del>
            <w:ins w:id="362" w:author="Bikram Adhikari (bdhikari)" w:date="2025-12-09T16:59:00Z" w16du:dateUtc="2025-12-09T22:59:00Z">
              <w:r w:rsidR="003D04EE">
                <w:rPr>
                  <w:rFonts w:asciiTheme="majorBidi" w:eastAsia="Times New Roman" w:hAnsiTheme="majorBidi" w:cstheme="majorBidi"/>
                  <w:kern w:val="0"/>
                  <w:sz w:val="22"/>
                  <w:szCs w:val="22"/>
                  <w14:ligatures w14:val="none"/>
                </w:rPr>
                <w:t xml:space="preserve"> to</w:t>
              </w:r>
            </w:ins>
            <w:r w:rsidRPr="008B74EC">
              <w:rPr>
                <w:rFonts w:asciiTheme="majorBidi" w:eastAsia="Times New Roman" w:hAnsiTheme="majorBidi" w:cstheme="majorBidi"/>
                <w:kern w:val="0"/>
                <w:sz w:val="22"/>
                <w:szCs w:val="22"/>
                <w14:ligatures w14:val="none"/>
              </w:rPr>
              <w:t xml:space="preserve"> 11.1)</w:t>
            </w:r>
          </w:p>
        </w:tc>
      </w:tr>
    </w:tbl>
    <w:p w14:paraId="3800A629" w14:textId="14A56EE1" w:rsidR="006B2936" w:rsidRPr="008B74EC" w:rsidRDefault="00191723">
      <w:pPr>
        <w:rPr>
          <w:rFonts w:asciiTheme="majorBidi" w:hAnsiTheme="majorBidi" w:cstheme="majorBidi"/>
          <w:i/>
          <w:iCs/>
          <w:sz w:val="22"/>
          <w:szCs w:val="22"/>
        </w:rPr>
      </w:pPr>
      <w:r w:rsidRPr="008B74EC">
        <w:rPr>
          <w:rFonts w:asciiTheme="majorBidi" w:hAnsiTheme="majorBidi" w:cstheme="majorBidi"/>
          <w:i/>
          <w:iCs/>
          <w:sz w:val="22"/>
          <w:szCs w:val="22"/>
        </w:rPr>
        <w:t>%: weighted percent; CI: confidence interval</w:t>
      </w:r>
      <w:ins w:id="363" w:author="Bikram Adhikari (bdhikari)" w:date="2025-12-09T16:45:00Z" w16du:dateUtc="2025-12-09T22:45:00Z">
        <w:r w:rsidR="00E86B9B">
          <w:rPr>
            <w:rFonts w:asciiTheme="majorBidi" w:hAnsiTheme="majorBidi" w:cstheme="majorBidi"/>
            <w:i/>
            <w:iCs/>
            <w:sz w:val="22"/>
            <w:szCs w:val="22"/>
          </w:rPr>
          <w:t>; All percentages in the table are row percentage</w:t>
        </w:r>
      </w:ins>
    </w:p>
    <w:p w14:paraId="58BC8095" w14:textId="77777777" w:rsidR="00766A8E" w:rsidRPr="008B74EC" w:rsidRDefault="00766A8E">
      <w:pPr>
        <w:rPr>
          <w:rFonts w:asciiTheme="majorBidi" w:hAnsiTheme="majorBidi" w:cstheme="majorBidi"/>
          <w:i/>
          <w:iCs/>
          <w:sz w:val="22"/>
          <w:szCs w:val="22"/>
        </w:rPr>
      </w:pPr>
    </w:p>
    <w:p w14:paraId="5CB42A6D" w14:textId="6D7CF5CE" w:rsidR="005B5E9D" w:rsidRPr="008B74EC" w:rsidRDefault="005B5E9D" w:rsidP="005B5E9D">
      <w:pPr>
        <w:jc w:val="both"/>
        <w:rPr>
          <w:rFonts w:asciiTheme="majorBidi" w:hAnsiTheme="majorBidi" w:cstheme="majorBidi"/>
          <w:sz w:val="22"/>
          <w:szCs w:val="22"/>
        </w:rPr>
      </w:pPr>
      <w:r w:rsidRPr="008B74EC">
        <w:rPr>
          <w:rFonts w:asciiTheme="majorBidi" w:hAnsiTheme="majorBidi" w:cstheme="majorBidi"/>
          <w:b/>
          <w:bCs/>
          <w:i/>
          <w:iCs/>
          <w:sz w:val="22"/>
          <w:szCs w:val="22"/>
        </w:rPr>
        <w:t>Figure 4</w:t>
      </w:r>
      <w:r w:rsidRPr="008B74EC">
        <w:rPr>
          <w:rFonts w:asciiTheme="majorBidi" w:hAnsiTheme="majorBidi" w:cstheme="majorBidi"/>
          <w:sz w:val="22"/>
          <w:szCs w:val="22"/>
        </w:rPr>
        <w:t xml:space="preserve"> and </w:t>
      </w:r>
      <w:r w:rsidRPr="008B74EC">
        <w:rPr>
          <w:rFonts w:asciiTheme="majorBidi" w:hAnsiTheme="majorBidi" w:cstheme="majorBidi"/>
          <w:b/>
          <w:bCs/>
          <w:i/>
          <w:iCs/>
          <w:sz w:val="22"/>
          <w:szCs w:val="22"/>
        </w:rPr>
        <w:t>Table 4</w:t>
      </w:r>
      <w:r w:rsidRPr="008B74EC">
        <w:rPr>
          <w:rFonts w:asciiTheme="majorBidi" w:hAnsiTheme="majorBidi" w:cstheme="majorBidi"/>
          <w:sz w:val="22"/>
          <w:szCs w:val="22"/>
        </w:rPr>
        <w:t xml:space="preserve"> present the distribution of anemia, undernutrition and co-existence across categories of </w:t>
      </w:r>
      <w:r w:rsidR="000832EC" w:rsidRPr="008B74EC">
        <w:rPr>
          <w:rFonts w:asciiTheme="majorBidi" w:hAnsiTheme="majorBidi" w:cstheme="majorBidi"/>
          <w:sz w:val="22"/>
          <w:szCs w:val="22"/>
        </w:rPr>
        <w:t>quintile wealth</w:t>
      </w:r>
      <w:r w:rsidRPr="008B74EC">
        <w:rPr>
          <w:rFonts w:asciiTheme="majorBidi" w:hAnsiTheme="majorBidi" w:cstheme="majorBidi"/>
          <w:sz w:val="22"/>
          <w:szCs w:val="22"/>
        </w:rPr>
        <w:t>, mother’s education, household decision</w:t>
      </w:r>
      <w:ins w:id="364" w:author="Bikram Adhikari (bdhikari)" w:date="2025-12-10T20:14:00Z" w16du:dateUtc="2025-12-11T02:14:00Z">
        <w:r w:rsidR="00D52BDD">
          <w:rPr>
            <w:rFonts w:asciiTheme="majorBidi" w:hAnsiTheme="majorBidi" w:cstheme="majorBidi"/>
            <w:sz w:val="22"/>
            <w:szCs w:val="22"/>
          </w:rPr>
          <w:t>-</w:t>
        </w:r>
      </w:ins>
      <w:del w:id="365" w:author="Bikram Adhikari (bdhikari)" w:date="2025-12-10T20:14:00Z" w16du:dateUtc="2025-12-11T02:14:00Z">
        <w:r w:rsidRPr="008B74EC" w:rsidDel="00D52BDD">
          <w:rPr>
            <w:rFonts w:asciiTheme="majorBidi" w:hAnsiTheme="majorBidi" w:cstheme="majorBidi"/>
            <w:sz w:val="22"/>
            <w:szCs w:val="22"/>
          </w:rPr>
          <w:delText xml:space="preserve"> </w:delText>
        </w:r>
      </w:del>
      <w:r w:rsidRPr="008B74EC">
        <w:rPr>
          <w:rFonts w:asciiTheme="majorBidi" w:hAnsiTheme="majorBidi" w:cstheme="majorBidi"/>
          <w:sz w:val="22"/>
          <w:szCs w:val="22"/>
        </w:rPr>
        <w:t>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Pr="008B74EC" w:rsidRDefault="005B5E9D">
      <w:pPr>
        <w:rPr>
          <w:rFonts w:asciiTheme="majorBidi" w:hAnsiTheme="majorBidi" w:cstheme="majorBidi"/>
          <w:i/>
          <w:iCs/>
          <w:sz w:val="22"/>
          <w:szCs w:val="22"/>
        </w:rPr>
      </w:pPr>
    </w:p>
    <w:p w14:paraId="2AEB6229" w14:textId="77777777" w:rsidR="00716CA2" w:rsidRPr="008B74EC" w:rsidRDefault="00716CA2" w:rsidP="00716CA2">
      <w:pPr>
        <w:rPr>
          <w:rFonts w:asciiTheme="majorBidi" w:hAnsiTheme="majorBidi" w:cstheme="majorBidi"/>
          <w:b/>
          <w:bCs/>
          <w:sz w:val="22"/>
          <w:szCs w:val="22"/>
        </w:rPr>
      </w:pPr>
      <w:r w:rsidRPr="008B74EC">
        <w:rPr>
          <w:rFonts w:asciiTheme="majorBidi" w:hAnsiTheme="majorBidi" w:cstheme="majorBidi"/>
          <w:b/>
          <w:bCs/>
          <w:sz w:val="22"/>
          <w:szCs w:val="22"/>
        </w:rPr>
        <w:t>[Figure 4 here]</w:t>
      </w:r>
    </w:p>
    <w:p w14:paraId="23218E19" w14:textId="0E29B8DE" w:rsidR="00716CA2" w:rsidRPr="008B74EC" w:rsidRDefault="00716CA2" w:rsidP="00716CA2">
      <w:pPr>
        <w:spacing w:after="0" w:line="360" w:lineRule="auto"/>
        <w:jc w:val="both"/>
        <w:rPr>
          <w:rFonts w:asciiTheme="majorBidi" w:hAnsiTheme="majorBidi" w:cstheme="majorBidi"/>
          <w:i/>
          <w:iCs/>
          <w:sz w:val="22"/>
          <w:szCs w:val="22"/>
        </w:rPr>
      </w:pPr>
      <w:r w:rsidRPr="008B74EC">
        <w:rPr>
          <w:rFonts w:asciiTheme="majorBidi" w:hAnsiTheme="majorBidi" w:cstheme="majorBidi"/>
          <w:i/>
          <w:iCs/>
        </w:rPr>
        <w:lastRenderedPageBreak/>
        <w:t xml:space="preserve">Figure </w:t>
      </w:r>
      <w:r w:rsidRPr="008B74EC">
        <w:rPr>
          <w:rFonts w:asciiTheme="majorBidi" w:hAnsiTheme="majorBidi" w:cstheme="majorBidi"/>
          <w:i/>
          <w:iCs/>
        </w:rPr>
        <w:fldChar w:fldCharType="begin"/>
      </w:r>
      <w:r w:rsidRPr="008B74EC">
        <w:rPr>
          <w:rFonts w:asciiTheme="majorBidi" w:hAnsiTheme="majorBidi" w:cstheme="majorBidi"/>
          <w:i/>
          <w:iCs/>
        </w:rPr>
        <w:instrText xml:space="preserve"> SEQ Figure \* ARABIC </w:instrText>
      </w:r>
      <w:r w:rsidRPr="008B74EC">
        <w:rPr>
          <w:rFonts w:asciiTheme="majorBidi" w:hAnsiTheme="majorBidi" w:cstheme="majorBidi"/>
          <w:i/>
          <w:iCs/>
        </w:rPr>
        <w:fldChar w:fldCharType="separate"/>
      </w:r>
      <w:r w:rsidRPr="008B74EC">
        <w:rPr>
          <w:rFonts w:asciiTheme="majorBidi" w:hAnsiTheme="majorBidi" w:cstheme="majorBidi"/>
          <w:i/>
          <w:iCs/>
          <w:noProof/>
        </w:rPr>
        <w:t>4</w:t>
      </w:r>
      <w:r w:rsidRPr="008B74EC">
        <w:rPr>
          <w:rFonts w:asciiTheme="majorBidi" w:hAnsiTheme="majorBidi" w:cstheme="majorBidi"/>
          <w:i/>
          <w:iCs/>
        </w:rPr>
        <w:fldChar w:fldCharType="end"/>
      </w:r>
      <w:r w:rsidRPr="008B74EC">
        <w:rPr>
          <w:rFonts w:asciiTheme="majorBidi" w:hAnsiTheme="majorBidi" w:cstheme="majorBidi"/>
          <w:i/>
          <w:iCs/>
        </w:rPr>
        <w:t>: Distribution of anemia, overall undernutrition and their co-existence of anemia across exposure variables</w:t>
      </w:r>
      <w:r w:rsidR="009F4D34" w:rsidRPr="008B74EC">
        <w:rPr>
          <w:rFonts w:asciiTheme="majorBidi" w:hAnsiTheme="majorBidi" w:cstheme="majorBidi"/>
          <w:i/>
          <w:iCs/>
        </w:rPr>
        <w:t xml:space="preserve"> (vertical bars represent 95% CIs)</w:t>
      </w:r>
    </w:p>
    <w:p w14:paraId="067DCB4B" w14:textId="77777777" w:rsidR="00716CA2" w:rsidRDefault="00716CA2">
      <w:pPr>
        <w:rPr>
          <w:rFonts w:asciiTheme="majorBidi" w:hAnsiTheme="majorBidi" w:cstheme="majorBidi"/>
          <w:i/>
          <w:iCs/>
          <w:sz w:val="22"/>
          <w:szCs w:val="22"/>
        </w:rPr>
      </w:pPr>
    </w:p>
    <w:p w14:paraId="10100898" w14:textId="77777777" w:rsidR="00681267" w:rsidRPr="008B74EC" w:rsidRDefault="00681267">
      <w:pPr>
        <w:rPr>
          <w:rFonts w:asciiTheme="majorBidi" w:hAnsiTheme="majorBidi" w:cstheme="majorBidi"/>
          <w:i/>
          <w:iCs/>
          <w:sz w:val="22"/>
          <w:szCs w:val="22"/>
        </w:rPr>
      </w:pPr>
    </w:p>
    <w:p w14:paraId="24D92C5B" w14:textId="02404EAE" w:rsidR="00194DC1" w:rsidRPr="008B74EC" w:rsidRDefault="00194DC1" w:rsidP="001245B7">
      <w:pPr>
        <w:pStyle w:val="Caption"/>
        <w:keepNext/>
        <w:rPr>
          <w:rFonts w:asciiTheme="majorBidi" w:hAnsiTheme="majorBidi" w:cstheme="majorBidi"/>
          <w:sz w:val="22"/>
          <w:szCs w:val="22"/>
        </w:rPr>
      </w:pPr>
      <w:r w:rsidRPr="008B74EC">
        <w:rPr>
          <w:rFonts w:asciiTheme="majorBidi" w:hAnsiTheme="majorBidi" w:cstheme="majorBidi"/>
          <w:sz w:val="22"/>
          <w:szCs w:val="22"/>
        </w:rPr>
        <w:t xml:space="preserve">Table </w:t>
      </w:r>
      <w:r w:rsidRPr="008B74EC">
        <w:rPr>
          <w:rFonts w:asciiTheme="majorBidi" w:hAnsiTheme="majorBidi" w:cstheme="majorBidi"/>
          <w:sz w:val="22"/>
          <w:szCs w:val="22"/>
        </w:rPr>
        <w:fldChar w:fldCharType="begin"/>
      </w:r>
      <w:r w:rsidRPr="008B74EC">
        <w:rPr>
          <w:rFonts w:asciiTheme="majorBidi" w:hAnsiTheme="majorBidi" w:cstheme="majorBidi"/>
          <w:sz w:val="22"/>
          <w:szCs w:val="22"/>
        </w:rPr>
        <w:instrText xml:space="preserve"> SEQ Table \* ARABIC </w:instrText>
      </w:r>
      <w:r w:rsidRPr="008B74EC">
        <w:rPr>
          <w:rFonts w:asciiTheme="majorBidi" w:hAnsiTheme="majorBidi" w:cstheme="majorBidi"/>
          <w:sz w:val="22"/>
          <w:szCs w:val="22"/>
        </w:rPr>
        <w:fldChar w:fldCharType="separate"/>
      </w:r>
      <w:r w:rsidRPr="008B74EC">
        <w:rPr>
          <w:rFonts w:asciiTheme="majorBidi" w:hAnsiTheme="majorBidi" w:cstheme="majorBidi"/>
          <w:noProof/>
          <w:sz w:val="22"/>
          <w:szCs w:val="22"/>
        </w:rPr>
        <w:t>4</w:t>
      </w:r>
      <w:r w:rsidRPr="008B74EC">
        <w:rPr>
          <w:rFonts w:asciiTheme="majorBidi" w:hAnsiTheme="majorBidi" w:cstheme="majorBidi"/>
          <w:sz w:val="22"/>
          <w:szCs w:val="22"/>
        </w:rPr>
        <w:fldChar w:fldCharType="end"/>
      </w:r>
      <w:r w:rsidRPr="008B74EC">
        <w:rPr>
          <w:rFonts w:asciiTheme="majorBidi" w:hAnsiTheme="majorBidi" w:cstheme="majorBidi"/>
          <w:sz w:val="22"/>
          <w:szCs w:val="22"/>
        </w:rPr>
        <w:t>: Distribution of undernutrition, anemia and their co</w:t>
      </w:r>
      <w:ins w:id="366" w:author="Bikram Adhikari (bdhikari)" w:date="2025-12-10T15:50:00Z" w16du:dateUtc="2025-12-10T21:50:00Z">
        <w:r w:rsidR="007C1727">
          <w:rPr>
            <w:rFonts w:asciiTheme="majorBidi" w:hAnsiTheme="majorBidi" w:cstheme="majorBidi"/>
            <w:sz w:val="22"/>
            <w:szCs w:val="22"/>
          </w:rPr>
          <w:t>-</w:t>
        </w:r>
      </w:ins>
      <w:r w:rsidRPr="008B74EC">
        <w:rPr>
          <w:rFonts w:asciiTheme="majorBidi" w:hAnsiTheme="majorBidi" w:cstheme="majorBidi"/>
          <w:sz w:val="22"/>
          <w:szCs w:val="22"/>
        </w:rPr>
        <w:t>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8B74EC" w14:paraId="2C70F0C2" w14:textId="77777777" w:rsidTr="001245B7">
        <w:tc>
          <w:tcPr>
            <w:tcW w:w="1345" w:type="dxa"/>
            <w:vMerge w:val="restart"/>
            <w:shd w:val="clear" w:color="auto" w:fill="C1E4F5" w:themeFill="accent1" w:themeFillTint="33"/>
          </w:tcPr>
          <w:p w14:paraId="037911DF" w14:textId="4E050397" w:rsidR="00F42283" w:rsidRPr="008B74EC" w:rsidRDefault="00F42283">
            <w:pPr>
              <w:rPr>
                <w:rFonts w:asciiTheme="majorBidi" w:hAnsiTheme="majorBidi" w:cstheme="majorBidi"/>
                <w:b/>
                <w:bCs/>
                <w:sz w:val="20"/>
                <w:szCs w:val="20"/>
              </w:rPr>
            </w:pPr>
            <w:r w:rsidRPr="008B74EC">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3FA4288A" w:rsidR="00F42283" w:rsidRPr="008B74EC" w:rsidRDefault="00357444"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6-1</w:t>
            </w:r>
            <w:r w:rsidR="00FD4109" w:rsidRPr="008B74EC">
              <w:rPr>
                <w:rFonts w:asciiTheme="majorBidi" w:eastAsia="Times New Roman" w:hAnsiTheme="majorBidi" w:cstheme="majorBidi"/>
                <w:b/>
                <w:bCs/>
                <w:kern w:val="0"/>
                <w:sz w:val="18"/>
                <w:szCs w:val="18"/>
                <w14:ligatures w14:val="none"/>
              </w:rPr>
              <w:t>2</w:t>
            </w:r>
            <w:r w:rsidRPr="008B74EC">
              <w:rPr>
                <w:rFonts w:asciiTheme="majorBidi" w:eastAsia="Times New Roman" w:hAnsiTheme="majorBidi" w:cstheme="majorBidi"/>
                <w:b/>
                <w:bCs/>
                <w:kern w:val="0"/>
                <w:sz w:val="18"/>
                <w:szCs w:val="18"/>
                <w14:ligatures w14:val="none"/>
              </w:rPr>
              <w:t xml:space="preserve"> months</w:t>
            </w:r>
            <w:r w:rsidR="00E24511" w:rsidRPr="008B74EC">
              <w:rPr>
                <w:rFonts w:asciiTheme="majorBidi" w:eastAsia="Times New Roman" w:hAnsiTheme="majorBidi" w:cstheme="majorBidi"/>
                <w:b/>
                <w:bCs/>
                <w:kern w:val="0"/>
                <w:sz w:val="18"/>
                <w:szCs w:val="18"/>
                <w14:ligatures w14:val="none"/>
              </w:rPr>
              <w:t xml:space="preserve"> children</w:t>
            </w:r>
            <w:ins w:id="367" w:author="Bikram Adhikari (bdhikari)" w:date="2025-12-09T16:44:00Z" w16du:dateUtc="2025-12-09T22:44:00Z">
              <w:r w:rsidR="00677A5E">
                <w:rPr>
                  <w:rFonts w:asciiTheme="majorBidi" w:eastAsia="Times New Roman" w:hAnsiTheme="majorBidi" w:cstheme="majorBidi"/>
                  <w:b/>
                  <w:bCs/>
                  <w:kern w:val="0"/>
                  <w:sz w:val="18"/>
                  <w:szCs w:val="18"/>
                  <w14:ligatures w14:val="none"/>
                </w:rPr>
                <w:t>*</w:t>
              </w:r>
            </w:ins>
          </w:p>
        </w:tc>
        <w:tc>
          <w:tcPr>
            <w:tcW w:w="2592" w:type="dxa"/>
            <w:gridSpan w:val="3"/>
            <w:shd w:val="clear" w:color="auto" w:fill="C1E4F5" w:themeFill="accent1" w:themeFillTint="33"/>
          </w:tcPr>
          <w:p w14:paraId="25689506" w14:textId="3F4B901E"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13-36 months</w:t>
            </w:r>
            <w:r w:rsidR="00E24511" w:rsidRPr="008B74EC">
              <w:rPr>
                <w:rFonts w:asciiTheme="majorBidi" w:eastAsia="Times New Roman" w:hAnsiTheme="majorBidi" w:cstheme="majorBidi"/>
                <w:b/>
                <w:bCs/>
                <w:kern w:val="0"/>
                <w:sz w:val="18"/>
                <w:szCs w:val="18"/>
                <w14:ligatures w14:val="none"/>
              </w:rPr>
              <w:t xml:space="preserve"> children</w:t>
            </w:r>
            <w:ins w:id="368" w:author="Bikram Adhikari (bdhikari)" w:date="2025-12-09T16:44:00Z" w16du:dateUtc="2025-12-09T22:44:00Z">
              <w:r w:rsidR="00677A5E">
                <w:rPr>
                  <w:rFonts w:asciiTheme="majorBidi" w:eastAsia="Times New Roman" w:hAnsiTheme="majorBidi" w:cstheme="majorBidi"/>
                  <w:b/>
                  <w:bCs/>
                  <w:kern w:val="0"/>
                  <w:sz w:val="18"/>
                  <w:szCs w:val="18"/>
                  <w14:ligatures w14:val="none"/>
                </w:rPr>
                <w:t>*</w:t>
              </w:r>
            </w:ins>
          </w:p>
        </w:tc>
        <w:tc>
          <w:tcPr>
            <w:tcW w:w="2592" w:type="dxa"/>
            <w:gridSpan w:val="3"/>
            <w:shd w:val="clear" w:color="auto" w:fill="C1E4F5" w:themeFill="accent1" w:themeFillTint="33"/>
          </w:tcPr>
          <w:p w14:paraId="099277B5" w14:textId="55F924CE" w:rsidR="00F42283" w:rsidRPr="008B74EC" w:rsidRDefault="00FD4109" w:rsidP="000E4FA0">
            <w:pPr>
              <w:jc w:val="center"/>
              <w:rPr>
                <w:rFonts w:asciiTheme="majorBidi" w:hAnsiTheme="majorBidi" w:cstheme="majorBidi"/>
                <w:b/>
                <w:bCs/>
                <w:sz w:val="18"/>
                <w:szCs w:val="18"/>
              </w:rPr>
            </w:pPr>
            <w:r w:rsidRPr="008B74EC">
              <w:rPr>
                <w:rFonts w:asciiTheme="majorBidi" w:eastAsia="Times New Roman" w:hAnsiTheme="majorBidi" w:cstheme="majorBidi"/>
                <w:b/>
                <w:bCs/>
                <w:kern w:val="0"/>
                <w:sz w:val="18"/>
                <w:szCs w:val="18"/>
                <w14:ligatures w14:val="none"/>
              </w:rPr>
              <w:t>37-59 months</w:t>
            </w:r>
            <w:r w:rsidR="00E24511" w:rsidRPr="008B74EC">
              <w:rPr>
                <w:rFonts w:asciiTheme="majorBidi" w:eastAsia="Times New Roman" w:hAnsiTheme="majorBidi" w:cstheme="majorBidi"/>
                <w:b/>
                <w:bCs/>
                <w:kern w:val="0"/>
                <w:sz w:val="18"/>
                <w:szCs w:val="18"/>
                <w14:ligatures w14:val="none"/>
              </w:rPr>
              <w:t xml:space="preserve"> children</w:t>
            </w:r>
            <w:ins w:id="369" w:author="Bikram Adhikari (bdhikari)" w:date="2025-12-09T16:44:00Z" w16du:dateUtc="2025-12-09T22:44:00Z">
              <w:r w:rsidR="00677A5E">
                <w:rPr>
                  <w:rFonts w:asciiTheme="majorBidi" w:eastAsia="Times New Roman" w:hAnsiTheme="majorBidi" w:cstheme="majorBidi"/>
                  <w:b/>
                  <w:bCs/>
                  <w:kern w:val="0"/>
                  <w:sz w:val="18"/>
                  <w:szCs w:val="18"/>
                  <w14:ligatures w14:val="none"/>
                </w:rPr>
                <w:t>*</w:t>
              </w:r>
            </w:ins>
          </w:p>
        </w:tc>
      </w:tr>
      <w:tr w:rsidR="002F1F3F" w:rsidRPr="008B74EC" w14:paraId="250E2189" w14:textId="77777777" w:rsidTr="001245B7">
        <w:tc>
          <w:tcPr>
            <w:tcW w:w="1345" w:type="dxa"/>
            <w:vMerge/>
            <w:shd w:val="clear" w:color="auto" w:fill="C1E4F5" w:themeFill="accent1" w:themeFillTint="33"/>
          </w:tcPr>
          <w:p w14:paraId="53A51D7B" w14:textId="77777777" w:rsidR="002F1F3F" w:rsidRPr="008B74EC" w:rsidRDefault="002F1F3F" w:rsidP="002F1F3F">
            <w:pPr>
              <w:rPr>
                <w:rFonts w:asciiTheme="majorBidi" w:hAnsiTheme="majorBidi" w:cstheme="majorBidi"/>
                <w:b/>
                <w:bCs/>
                <w:sz w:val="20"/>
                <w:szCs w:val="20"/>
              </w:rPr>
            </w:pPr>
          </w:p>
        </w:tc>
        <w:tc>
          <w:tcPr>
            <w:tcW w:w="1040" w:type="dxa"/>
            <w:shd w:val="clear" w:color="auto" w:fill="C1E4F5" w:themeFill="accent1" w:themeFillTint="33"/>
          </w:tcPr>
          <w:p w14:paraId="0068D3C6" w14:textId="72DB60FB" w:rsidR="002F1F3F" w:rsidRPr="008B74EC" w:rsidRDefault="002F1F3F" w:rsidP="002F1F3F">
            <w:pPr>
              <w:jc w:val="center"/>
              <w:rPr>
                <w:rFonts w:asciiTheme="majorBidi" w:eastAsia="Times New Roman" w:hAnsiTheme="majorBidi" w:cstheme="majorBidi"/>
                <w:b/>
                <w:bCs/>
                <w:kern w:val="0"/>
                <w:sz w:val="18"/>
                <w:szCs w:val="18"/>
                <w14:ligatures w14:val="none"/>
              </w:rPr>
            </w:pPr>
            <w:ins w:id="370" w:author="Bikram Adhikari (bdhikari)" w:date="2025-12-09T16:35:00Z" w16du:dateUtc="2025-12-09T22:35:00Z">
              <w:r>
                <w:rPr>
                  <w:rFonts w:asciiTheme="majorBidi" w:eastAsia="Times New Roman" w:hAnsiTheme="majorBidi" w:cstheme="majorBidi"/>
                  <w:b/>
                  <w:bCs/>
                  <w:kern w:val="0"/>
                  <w:sz w:val="18"/>
                  <w:szCs w:val="18"/>
                  <w14:ligatures w14:val="none"/>
                </w:rPr>
                <w:t>Anemia only</w:t>
              </w:r>
            </w:ins>
            <w:del w:id="371" w:author="Bikram Adhikari (bdhikari)" w:date="2025-12-09T16:35:00Z" w16du:dateUtc="2025-12-09T22:35:00Z">
              <w:r w:rsidRPr="008B74EC" w:rsidDel="00AA5F04">
                <w:rPr>
                  <w:rFonts w:asciiTheme="majorBidi" w:eastAsia="Times New Roman" w:hAnsiTheme="majorBidi" w:cstheme="majorBidi"/>
                  <w:b/>
                  <w:bCs/>
                  <w:kern w:val="0"/>
                  <w:sz w:val="18"/>
                  <w:szCs w:val="18"/>
                  <w14:ligatures w14:val="none"/>
                </w:rPr>
                <w:delText>Undernutrition only</w:delText>
              </w:r>
            </w:del>
            <w:r w:rsidRPr="008B74EC">
              <w:rPr>
                <w:rFonts w:asciiTheme="majorBidi" w:eastAsia="Times New Roman" w:hAnsiTheme="majorBidi" w:cstheme="majorBidi"/>
                <w:b/>
                <w:bCs/>
                <w:kern w:val="0"/>
                <w:sz w:val="18"/>
                <w:szCs w:val="18"/>
                <w14:ligatures w14:val="none"/>
              </w:rPr>
              <w:t>, %</w:t>
            </w:r>
          </w:p>
        </w:tc>
        <w:tc>
          <w:tcPr>
            <w:tcW w:w="688" w:type="dxa"/>
            <w:shd w:val="clear" w:color="auto" w:fill="C1E4F5" w:themeFill="accent1" w:themeFillTint="33"/>
          </w:tcPr>
          <w:p w14:paraId="50910F79" w14:textId="649949CA" w:rsidR="002F1F3F" w:rsidRPr="008B74EC" w:rsidRDefault="002F1F3F" w:rsidP="002F1F3F">
            <w:pPr>
              <w:jc w:val="center"/>
              <w:rPr>
                <w:rFonts w:asciiTheme="majorBidi" w:eastAsia="Times New Roman" w:hAnsiTheme="majorBidi" w:cstheme="majorBidi"/>
                <w:b/>
                <w:bCs/>
                <w:kern w:val="0"/>
                <w:sz w:val="18"/>
                <w:szCs w:val="18"/>
                <w14:ligatures w14:val="none"/>
              </w:rPr>
            </w:pPr>
            <w:del w:id="372" w:author="Bikram Adhikari (bdhikari)" w:date="2025-12-09T16:35:00Z" w16du:dateUtc="2025-12-09T22:35:00Z">
              <w:r w:rsidRPr="008B74EC" w:rsidDel="00AA5F04">
                <w:rPr>
                  <w:rFonts w:asciiTheme="majorBidi" w:eastAsia="Times New Roman" w:hAnsiTheme="majorBidi" w:cstheme="majorBidi"/>
                  <w:b/>
                  <w:bCs/>
                  <w:kern w:val="0"/>
                  <w:sz w:val="18"/>
                  <w:szCs w:val="18"/>
                  <w14:ligatures w14:val="none"/>
                </w:rPr>
                <w:delText>Anemia only</w:delText>
              </w:r>
            </w:del>
            <w:ins w:id="373" w:author="Bikram Adhikari (bdhikari)" w:date="2025-12-09T16:35:00Z" w16du:dateUtc="2025-12-09T22:35:00Z">
              <w:r>
                <w:rPr>
                  <w:rFonts w:asciiTheme="majorBidi" w:eastAsia="Times New Roman" w:hAnsiTheme="majorBidi" w:cstheme="majorBidi"/>
                  <w:b/>
                  <w:bCs/>
                  <w:kern w:val="0"/>
                  <w:sz w:val="18"/>
                  <w:szCs w:val="18"/>
                  <w14:ligatures w14:val="none"/>
                </w:rPr>
                <w:t>Undernutrition only</w:t>
              </w:r>
            </w:ins>
            <w:r w:rsidRPr="008B74EC">
              <w:rPr>
                <w:rFonts w:asciiTheme="majorBidi" w:eastAsia="Times New Roman" w:hAnsiTheme="majorBidi" w:cstheme="majorBidi"/>
                <w:b/>
                <w:bCs/>
                <w:kern w:val="0"/>
                <w:sz w:val="18"/>
                <w:szCs w:val="18"/>
                <w14:ligatures w14:val="none"/>
              </w:rPr>
              <w:t>, %</w:t>
            </w:r>
          </w:p>
        </w:tc>
        <w:tc>
          <w:tcPr>
            <w:tcW w:w="759" w:type="dxa"/>
            <w:shd w:val="clear" w:color="auto" w:fill="C1E4F5" w:themeFill="accent1" w:themeFillTint="33"/>
          </w:tcPr>
          <w:p w14:paraId="680B65CE" w14:textId="630413E1" w:rsidR="002F1F3F" w:rsidRPr="008B74EC" w:rsidRDefault="002F1F3F" w:rsidP="002F1F3F">
            <w:pPr>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Co-existence, %</w:t>
            </w:r>
          </w:p>
        </w:tc>
        <w:tc>
          <w:tcPr>
            <w:tcW w:w="1145" w:type="dxa"/>
            <w:shd w:val="clear" w:color="auto" w:fill="C1E4F5" w:themeFill="accent1" w:themeFillTint="33"/>
          </w:tcPr>
          <w:p w14:paraId="184D77B0" w14:textId="515AE087" w:rsidR="002F1F3F" w:rsidRPr="008B74EC" w:rsidRDefault="002F1F3F" w:rsidP="002F1F3F">
            <w:pPr>
              <w:jc w:val="center"/>
              <w:rPr>
                <w:rFonts w:asciiTheme="majorBidi" w:hAnsiTheme="majorBidi" w:cstheme="majorBidi"/>
                <w:b/>
                <w:bCs/>
                <w:sz w:val="18"/>
                <w:szCs w:val="18"/>
              </w:rPr>
            </w:pPr>
            <w:ins w:id="374" w:author="Bikram Adhikari (bdhikari)" w:date="2025-12-09T16:35:00Z" w16du:dateUtc="2025-12-09T22:35:00Z">
              <w:r>
                <w:rPr>
                  <w:rFonts w:asciiTheme="majorBidi" w:eastAsia="Times New Roman" w:hAnsiTheme="majorBidi" w:cstheme="majorBidi"/>
                  <w:b/>
                  <w:bCs/>
                  <w:kern w:val="0"/>
                  <w:sz w:val="18"/>
                  <w:szCs w:val="18"/>
                  <w14:ligatures w14:val="none"/>
                </w:rPr>
                <w:t>Anemia only</w:t>
              </w:r>
              <w:r w:rsidRPr="008B74EC">
                <w:rPr>
                  <w:rFonts w:asciiTheme="majorBidi" w:eastAsia="Times New Roman" w:hAnsiTheme="majorBidi" w:cstheme="majorBidi"/>
                  <w:b/>
                  <w:bCs/>
                  <w:kern w:val="0"/>
                  <w:sz w:val="18"/>
                  <w:szCs w:val="18"/>
                  <w14:ligatures w14:val="none"/>
                </w:rPr>
                <w:t>, %</w:t>
              </w:r>
            </w:ins>
            <w:del w:id="375" w:author="Bikram Adhikari (bdhikari)" w:date="2025-12-09T16:35:00Z" w16du:dateUtc="2025-12-09T22:35:00Z">
              <w:r w:rsidRPr="008B74EC" w:rsidDel="00E57795">
                <w:rPr>
                  <w:rFonts w:asciiTheme="majorBidi" w:eastAsia="Times New Roman" w:hAnsiTheme="majorBidi" w:cstheme="majorBidi"/>
                  <w:b/>
                  <w:bCs/>
                  <w:kern w:val="0"/>
                  <w:sz w:val="18"/>
                  <w:szCs w:val="18"/>
                  <w14:ligatures w14:val="none"/>
                </w:rPr>
                <w:delText>Undernutrition only, %</w:delText>
              </w:r>
            </w:del>
          </w:p>
        </w:tc>
        <w:tc>
          <w:tcPr>
            <w:tcW w:w="688" w:type="dxa"/>
            <w:shd w:val="clear" w:color="auto" w:fill="C1E4F5" w:themeFill="accent1" w:themeFillTint="33"/>
          </w:tcPr>
          <w:p w14:paraId="6EF56B55" w14:textId="572FA87F" w:rsidR="002F1F3F" w:rsidRPr="008B74EC" w:rsidRDefault="002F1F3F" w:rsidP="002F1F3F">
            <w:pPr>
              <w:jc w:val="center"/>
              <w:rPr>
                <w:rFonts w:asciiTheme="majorBidi" w:eastAsia="Times New Roman" w:hAnsiTheme="majorBidi" w:cstheme="majorBidi"/>
                <w:b/>
                <w:bCs/>
                <w:kern w:val="0"/>
                <w:sz w:val="18"/>
                <w:szCs w:val="18"/>
                <w14:ligatures w14:val="none"/>
              </w:rPr>
            </w:pPr>
            <w:ins w:id="376" w:author="Bikram Adhikari (bdhikari)" w:date="2025-12-09T16:35:00Z" w16du:dateUtc="2025-12-09T22:35:00Z">
              <w:r>
                <w:rPr>
                  <w:rFonts w:asciiTheme="majorBidi" w:eastAsia="Times New Roman" w:hAnsiTheme="majorBidi" w:cstheme="majorBidi"/>
                  <w:b/>
                  <w:bCs/>
                  <w:kern w:val="0"/>
                  <w:sz w:val="18"/>
                  <w:szCs w:val="18"/>
                  <w14:ligatures w14:val="none"/>
                </w:rPr>
                <w:t>Undernutrition only</w:t>
              </w:r>
              <w:r w:rsidRPr="008B74EC">
                <w:rPr>
                  <w:rFonts w:asciiTheme="majorBidi" w:eastAsia="Times New Roman" w:hAnsiTheme="majorBidi" w:cstheme="majorBidi"/>
                  <w:b/>
                  <w:bCs/>
                  <w:kern w:val="0"/>
                  <w:sz w:val="18"/>
                  <w:szCs w:val="18"/>
                  <w14:ligatures w14:val="none"/>
                </w:rPr>
                <w:t>, %</w:t>
              </w:r>
            </w:ins>
            <w:del w:id="377" w:author="Bikram Adhikari (bdhikari)" w:date="2025-12-09T16:35:00Z" w16du:dateUtc="2025-12-09T22:35:00Z">
              <w:r w:rsidRPr="008B74EC" w:rsidDel="00E57795">
                <w:rPr>
                  <w:rFonts w:asciiTheme="majorBidi" w:eastAsia="Times New Roman" w:hAnsiTheme="majorBidi" w:cstheme="majorBidi"/>
                  <w:b/>
                  <w:bCs/>
                  <w:kern w:val="0"/>
                  <w:sz w:val="18"/>
                  <w:szCs w:val="18"/>
                  <w14:ligatures w14:val="none"/>
                </w:rPr>
                <w:delText>Anemia only, %</w:delText>
              </w:r>
            </w:del>
          </w:p>
        </w:tc>
        <w:tc>
          <w:tcPr>
            <w:tcW w:w="759" w:type="dxa"/>
            <w:shd w:val="clear" w:color="auto" w:fill="C1E4F5" w:themeFill="accent1" w:themeFillTint="33"/>
          </w:tcPr>
          <w:p w14:paraId="58239842" w14:textId="573410AA" w:rsidR="002F1F3F" w:rsidRPr="008B74EC" w:rsidRDefault="002F1F3F" w:rsidP="002F1F3F">
            <w:pPr>
              <w:jc w:val="center"/>
              <w:rPr>
                <w:rFonts w:asciiTheme="majorBidi" w:eastAsia="Times New Roman" w:hAnsiTheme="majorBidi" w:cstheme="majorBidi"/>
                <w:b/>
                <w:bCs/>
                <w:kern w:val="0"/>
                <w:sz w:val="18"/>
                <w:szCs w:val="18"/>
                <w14:ligatures w14:val="none"/>
              </w:rPr>
            </w:pPr>
            <w:ins w:id="378" w:author="Bikram Adhikari (bdhikari)" w:date="2025-12-09T16:35:00Z" w16du:dateUtc="2025-12-09T22:35:00Z">
              <w:r w:rsidRPr="008B74EC">
                <w:rPr>
                  <w:rFonts w:asciiTheme="majorBidi" w:eastAsia="Times New Roman" w:hAnsiTheme="majorBidi" w:cstheme="majorBidi"/>
                  <w:b/>
                  <w:bCs/>
                  <w:kern w:val="0"/>
                  <w:sz w:val="18"/>
                  <w:szCs w:val="18"/>
                  <w14:ligatures w14:val="none"/>
                </w:rPr>
                <w:t>Co-existence, %</w:t>
              </w:r>
            </w:ins>
            <w:del w:id="379" w:author="Bikram Adhikari (bdhikari)" w:date="2025-12-09T16:35:00Z" w16du:dateUtc="2025-12-09T22:35:00Z">
              <w:r w:rsidRPr="008B74EC" w:rsidDel="00E57795">
                <w:rPr>
                  <w:rFonts w:asciiTheme="majorBidi" w:eastAsia="Times New Roman" w:hAnsiTheme="majorBidi" w:cstheme="majorBidi"/>
                  <w:b/>
                  <w:bCs/>
                  <w:kern w:val="0"/>
                  <w:sz w:val="18"/>
                  <w:szCs w:val="18"/>
                  <w14:ligatures w14:val="none"/>
                </w:rPr>
                <w:delText>Co-existence, %</w:delText>
              </w:r>
            </w:del>
          </w:p>
        </w:tc>
        <w:tc>
          <w:tcPr>
            <w:tcW w:w="1145" w:type="dxa"/>
            <w:shd w:val="clear" w:color="auto" w:fill="C1E4F5" w:themeFill="accent1" w:themeFillTint="33"/>
          </w:tcPr>
          <w:p w14:paraId="689509E5" w14:textId="151D28BD" w:rsidR="002F1F3F" w:rsidRPr="008B74EC" w:rsidRDefault="002F1F3F" w:rsidP="002F1F3F">
            <w:pPr>
              <w:jc w:val="center"/>
              <w:rPr>
                <w:rFonts w:asciiTheme="majorBidi" w:eastAsia="Times New Roman" w:hAnsiTheme="majorBidi" w:cstheme="majorBidi"/>
                <w:b/>
                <w:bCs/>
                <w:kern w:val="0"/>
                <w:sz w:val="18"/>
                <w:szCs w:val="18"/>
                <w14:ligatures w14:val="none"/>
              </w:rPr>
            </w:pPr>
            <w:ins w:id="380" w:author="Bikram Adhikari (bdhikari)" w:date="2025-12-09T16:35:00Z" w16du:dateUtc="2025-12-09T22:35:00Z">
              <w:r>
                <w:rPr>
                  <w:rFonts w:asciiTheme="majorBidi" w:eastAsia="Times New Roman" w:hAnsiTheme="majorBidi" w:cstheme="majorBidi"/>
                  <w:b/>
                  <w:bCs/>
                  <w:kern w:val="0"/>
                  <w:sz w:val="18"/>
                  <w:szCs w:val="18"/>
                  <w14:ligatures w14:val="none"/>
                </w:rPr>
                <w:t>Anemia only</w:t>
              </w:r>
              <w:r w:rsidRPr="008B74EC">
                <w:rPr>
                  <w:rFonts w:asciiTheme="majorBidi" w:eastAsia="Times New Roman" w:hAnsiTheme="majorBidi" w:cstheme="majorBidi"/>
                  <w:b/>
                  <w:bCs/>
                  <w:kern w:val="0"/>
                  <w:sz w:val="18"/>
                  <w:szCs w:val="18"/>
                  <w14:ligatures w14:val="none"/>
                </w:rPr>
                <w:t>, %</w:t>
              </w:r>
            </w:ins>
            <w:del w:id="381" w:author="Bikram Adhikari (bdhikari)" w:date="2025-12-09T16:35:00Z" w16du:dateUtc="2025-12-09T22:35:00Z">
              <w:r w:rsidRPr="008B74EC" w:rsidDel="00BC6F2C">
                <w:rPr>
                  <w:rFonts w:asciiTheme="majorBidi" w:eastAsia="Times New Roman" w:hAnsiTheme="majorBidi" w:cstheme="majorBidi"/>
                  <w:b/>
                  <w:bCs/>
                  <w:kern w:val="0"/>
                  <w:sz w:val="18"/>
                  <w:szCs w:val="18"/>
                  <w14:ligatures w14:val="none"/>
                </w:rPr>
                <w:delText>Undernutrition only, %</w:delText>
              </w:r>
            </w:del>
          </w:p>
        </w:tc>
        <w:tc>
          <w:tcPr>
            <w:tcW w:w="688" w:type="dxa"/>
            <w:shd w:val="clear" w:color="auto" w:fill="C1E4F5" w:themeFill="accent1" w:themeFillTint="33"/>
          </w:tcPr>
          <w:p w14:paraId="38A981F0" w14:textId="6E659718" w:rsidR="002F1F3F" w:rsidRPr="008B74EC" w:rsidRDefault="002F1F3F" w:rsidP="002F1F3F">
            <w:pPr>
              <w:jc w:val="center"/>
              <w:rPr>
                <w:rFonts w:asciiTheme="majorBidi" w:eastAsia="Times New Roman" w:hAnsiTheme="majorBidi" w:cstheme="majorBidi"/>
                <w:b/>
                <w:bCs/>
                <w:kern w:val="0"/>
                <w:sz w:val="18"/>
                <w:szCs w:val="18"/>
                <w14:ligatures w14:val="none"/>
              </w:rPr>
            </w:pPr>
            <w:ins w:id="382" w:author="Bikram Adhikari (bdhikari)" w:date="2025-12-09T16:35:00Z" w16du:dateUtc="2025-12-09T22:35:00Z">
              <w:r>
                <w:rPr>
                  <w:rFonts w:asciiTheme="majorBidi" w:eastAsia="Times New Roman" w:hAnsiTheme="majorBidi" w:cstheme="majorBidi"/>
                  <w:b/>
                  <w:bCs/>
                  <w:kern w:val="0"/>
                  <w:sz w:val="18"/>
                  <w:szCs w:val="18"/>
                  <w14:ligatures w14:val="none"/>
                </w:rPr>
                <w:t>Undernutrition only</w:t>
              </w:r>
              <w:r w:rsidRPr="008B74EC">
                <w:rPr>
                  <w:rFonts w:asciiTheme="majorBidi" w:eastAsia="Times New Roman" w:hAnsiTheme="majorBidi" w:cstheme="majorBidi"/>
                  <w:b/>
                  <w:bCs/>
                  <w:kern w:val="0"/>
                  <w:sz w:val="18"/>
                  <w:szCs w:val="18"/>
                  <w14:ligatures w14:val="none"/>
                </w:rPr>
                <w:t>, %</w:t>
              </w:r>
            </w:ins>
            <w:del w:id="383" w:author="Bikram Adhikari (bdhikari)" w:date="2025-12-09T16:35:00Z" w16du:dateUtc="2025-12-09T22:35:00Z">
              <w:r w:rsidRPr="008B74EC" w:rsidDel="00BC6F2C">
                <w:rPr>
                  <w:rFonts w:asciiTheme="majorBidi" w:eastAsia="Times New Roman" w:hAnsiTheme="majorBidi" w:cstheme="majorBidi"/>
                  <w:b/>
                  <w:bCs/>
                  <w:kern w:val="0"/>
                  <w:sz w:val="18"/>
                  <w:szCs w:val="18"/>
                  <w14:ligatures w14:val="none"/>
                </w:rPr>
                <w:delText>Anemia only, %</w:delText>
              </w:r>
            </w:del>
          </w:p>
        </w:tc>
        <w:tc>
          <w:tcPr>
            <w:tcW w:w="759" w:type="dxa"/>
            <w:shd w:val="clear" w:color="auto" w:fill="C1E4F5" w:themeFill="accent1" w:themeFillTint="33"/>
          </w:tcPr>
          <w:p w14:paraId="59EAB5AB" w14:textId="37A63BCD" w:rsidR="002F1F3F" w:rsidRPr="008B74EC" w:rsidRDefault="002F1F3F" w:rsidP="002F1F3F">
            <w:pPr>
              <w:jc w:val="center"/>
              <w:rPr>
                <w:rFonts w:asciiTheme="majorBidi" w:eastAsia="Times New Roman" w:hAnsiTheme="majorBidi" w:cstheme="majorBidi"/>
                <w:b/>
                <w:bCs/>
                <w:kern w:val="0"/>
                <w:sz w:val="18"/>
                <w:szCs w:val="18"/>
                <w14:ligatures w14:val="none"/>
              </w:rPr>
            </w:pPr>
            <w:ins w:id="384" w:author="Bikram Adhikari (bdhikari)" w:date="2025-12-09T16:35:00Z" w16du:dateUtc="2025-12-09T22:35:00Z">
              <w:r w:rsidRPr="008B74EC">
                <w:rPr>
                  <w:rFonts w:asciiTheme="majorBidi" w:eastAsia="Times New Roman" w:hAnsiTheme="majorBidi" w:cstheme="majorBidi"/>
                  <w:b/>
                  <w:bCs/>
                  <w:kern w:val="0"/>
                  <w:sz w:val="18"/>
                  <w:szCs w:val="18"/>
                  <w14:ligatures w14:val="none"/>
                </w:rPr>
                <w:t>Co-existence, %</w:t>
              </w:r>
            </w:ins>
            <w:del w:id="385" w:author="Bikram Adhikari (bdhikari)" w:date="2025-12-09T16:35:00Z" w16du:dateUtc="2025-12-09T22:35:00Z">
              <w:r w:rsidRPr="008B74EC" w:rsidDel="00BC6F2C">
                <w:rPr>
                  <w:rFonts w:asciiTheme="majorBidi" w:eastAsia="Times New Roman" w:hAnsiTheme="majorBidi" w:cstheme="majorBidi"/>
                  <w:b/>
                  <w:bCs/>
                  <w:kern w:val="0"/>
                  <w:sz w:val="18"/>
                  <w:szCs w:val="18"/>
                  <w14:ligatures w14:val="none"/>
                </w:rPr>
                <w:delText>Co-existence, %</w:delText>
              </w:r>
            </w:del>
          </w:p>
        </w:tc>
      </w:tr>
      <w:tr w:rsidR="00194DC1" w:rsidRPr="008B74EC" w14:paraId="5E50D24C" w14:textId="77777777" w:rsidTr="001245B7">
        <w:tc>
          <w:tcPr>
            <w:tcW w:w="1345" w:type="dxa"/>
            <w:vAlign w:val="center"/>
          </w:tcPr>
          <w:p w14:paraId="3675C5C3" w14:textId="34E577E4" w:rsidR="008F76AB" w:rsidRPr="008B74EC" w:rsidRDefault="008F76AB" w:rsidP="008F76AB">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8B74EC" w:rsidRDefault="008F76AB" w:rsidP="008F76AB">
            <w:pPr>
              <w:jc w:val="center"/>
              <w:rPr>
                <w:rFonts w:asciiTheme="majorBidi" w:eastAsia="Times New Roman" w:hAnsiTheme="majorBidi" w:cstheme="majorBidi"/>
                <w:b/>
                <w:bCs/>
                <w:kern w:val="0"/>
                <w:sz w:val="20"/>
                <w:szCs w:val="20"/>
                <w14:ligatures w14:val="none"/>
              </w:rPr>
            </w:pPr>
          </w:p>
        </w:tc>
      </w:tr>
      <w:tr w:rsidR="00975C10" w:rsidRPr="008B74EC" w14:paraId="7524F807" w14:textId="77777777" w:rsidTr="008C0D18">
        <w:trPr>
          <w:trHeight w:val="64"/>
        </w:trPr>
        <w:tc>
          <w:tcPr>
            <w:tcW w:w="1345" w:type="dxa"/>
            <w:vAlign w:val="center"/>
          </w:tcPr>
          <w:p w14:paraId="1903F197" w14:textId="62352D02"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975C10" w:rsidRPr="008B74EC" w14:paraId="5A9C06E1" w14:textId="77777777" w:rsidTr="001245B7">
        <w:tc>
          <w:tcPr>
            <w:tcW w:w="1345" w:type="dxa"/>
            <w:vAlign w:val="center"/>
          </w:tcPr>
          <w:p w14:paraId="0D0558E2" w14:textId="2D0C94F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r>
      <w:tr w:rsidR="00975C10" w:rsidRPr="008B74EC" w14:paraId="056179D1" w14:textId="77777777" w:rsidTr="001245B7">
        <w:tc>
          <w:tcPr>
            <w:tcW w:w="1345" w:type="dxa"/>
            <w:vAlign w:val="center"/>
          </w:tcPr>
          <w:p w14:paraId="52DE27DA" w14:textId="56BCCA5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10.1</w:t>
            </w:r>
          </w:p>
        </w:tc>
      </w:tr>
      <w:tr w:rsidR="00975C10" w:rsidRPr="008B74EC" w14:paraId="1A643772" w14:textId="77777777" w:rsidTr="001245B7">
        <w:tc>
          <w:tcPr>
            <w:tcW w:w="1345" w:type="dxa"/>
            <w:vAlign w:val="center"/>
          </w:tcPr>
          <w:p w14:paraId="152FAB2E" w14:textId="23AC0F74"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5.9</w:t>
            </w:r>
          </w:p>
        </w:tc>
      </w:tr>
      <w:tr w:rsidR="00975C10" w:rsidRPr="008B74EC" w14:paraId="3B41EBE2" w14:textId="77777777" w:rsidTr="001245B7">
        <w:tc>
          <w:tcPr>
            <w:tcW w:w="1345" w:type="dxa"/>
            <w:vAlign w:val="center"/>
          </w:tcPr>
          <w:p w14:paraId="0F68D640" w14:textId="1AD99B6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5.3</w:t>
            </w:r>
          </w:p>
        </w:tc>
      </w:tr>
      <w:tr w:rsidR="00975C10" w:rsidRPr="008B74EC" w14:paraId="39C00C8E" w14:textId="77777777" w:rsidTr="001245B7">
        <w:tc>
          <w:tcPr>
            <w:tcW w:w="1345" w:type="dxa"/>
            <w:vAlign w:val="center"/>
          </w:tcPr>
          <w:p w14:paraId="6A7289E1" w14:textId="58E750DE"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Mother</w:t>
            </w:r>
            <w:ins w:id="386" w:author="Bikram Adhikari (bdhikari)" w:date="2025-12-10T20:08:00Z" w16du:dateUtc="2025-12-11T02:08:00Z">
              <w:r w:rsidR="00F45E1C">
                <w:rPr>
                  <w:rFonts w:asciiTheme="majorBidi" w:eastAsia="Times New Roman" w:hAnsiTheme="majorBidi" w:cstheme="majorBidi"/>
                  <w:b/>
                  <w:bCs/>
                  <w:kern w:val="0"/>
                  <w:sz w:val="20"/>
                  <w:szCs w:val="20"/>
                  <w14:ligatures w14:val="none"/>
                </w:rPr>
                <w:t>’s</w:t>
              </w:r>
            </w:ins>
            <w:r w:rsidRPr="008B74EC">
              <w:rPr>
                <w:rFonts w:asciiTheme="majorBidi" w:eastAsia="Times New Roman" w:hAnsiTheme="majorBidi" w:cstheme="majorBidi"/>
                <w:b/>
                <w:bCs/>
                <w:kern w:val="0"/>
                <w:sz w:val="20"/>
                <w:szCs w:val="20"/>
                <w14:ligatures w14:val="none"/>
              </w:rPr>
              <w:t xml:space="preserve"> education</w:t>
            </w:r>
          </w:p>
        </w:tc>
        <w:tc>
          <w:tcPr>
            <w:tcW w:w="1040" w:type="dxa"/>
            <w:vAlign w:val="center"/>
          </w:tcPr>
          <w:p w14:paraId="47205C0C" w14:textId="1B3A5AF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975C10" w:rsidRPr="008B74EC" w14:paraId="796A9656" w14:textId="77777777" w:rsidTr="001245B7">
        <w:tc>
          <w:tcPr>
            <w:tcW w:w="1345" w:type="dxa"/>
            <w:vAlign w:val="center"/>
          </w:tcPr>
          <w:p w14:paraId="17CE1C31" w14:textId="2769497D"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15.6</w:t>
            </w:r>
          </w:p>
        </w:tc>
      </w:tr>
      <w:tr w:rsidR="00975C10" w:rsidRPr="008B74EC" w14:paraId="40962EF8" w14:textId="77777777" w:rsidTr="001245B7">
        <w:tc>
          <w:tcPr>
            <w:tcW w:w="1345" w:type="dxa"/>
            <w:vAlign w:val="center"/>
          </w:tcPr>
          <w:p w14:paraId="4628951A" w14:textId="0D34F995"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463AC264" w14:textId="77777777" w:rsidTr="001245B7">
        <w:tc>
          <w:tcPr>
            <w:tcW w:w="1345" w:type="dxa"/>
            <w:vAlign w:val="center"/>
          </w:tcPr>
          <w:p w14:paraId="62A483C6" w14:textId="4457934F"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7.2</w:t>
            </w:r>
          </w:p>
        </w:tc>
      </w:tr>
      <w:tr w:rsidR="00975C10" w:rsidRPr="008B74EC" w14:paraId="5C6E1086" w14:textId="77777777" w:rsidTr="001245B7">
        <w:tc>
          <w:tcPr>
            <w:tcW w:w="1345" w:type="dxa"/>
            <w:vAlign w:val="center"/>
          </w:tcPr>
          <w:p w14:paraId="0F20D59C" w14:textId="4780A8BC"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Participation in household decision</w:t>
            </w:r>
            <w:ins w:id="387" w:author="Bikram Adhikari (bdhikari)" w:date="2025-12-10T20:14:00Z" w16du:dateUtc="2025-12-11T02:14:00Z">
              <w:r w:rsidR="00D52BDD">
                <w:rPr>
                  <w:rFonts w:asciiTheme="majorBidi" w:eastAsia="Times New Roman" w:hAnsiTheme="majorBidi" w:cstheme="majorBidi"/>
                  <w:b/>
                  <w:bCs/>
                  <w:kern w:val="0"/>
                  <w:sz w:val="20"/>
                  <w:szCs w:val="20"/>
                  <w14:ligatures w14:val="none"/>
                </w:rPr>
                <w:t>-making</w:t>
              </w:r>
            </w:ins>
          </w:p>
        </w:tc>
        <w:tc>
          <w:tcPr>
            <w:tcW w:w="1040" w:type="dxa"/>
            <w:vAlign w:val="center"/>
          </w:tcPr>
          <w:p w14:paraId="79AF6B1B" w14:textId="4A6B3F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9.4</w:t>
            </w:r>
          </w:p>
        </w:tc>
      </w:tr>
      <w:tr w:rsidR="00975C10" w:rsidRPr="008B74EC" w14:paraId="20A62F76" w14:textId="77777777" w:rsidTr="001245B7">
        <w:tc>
          <w:tcPr>
            <w:tcW w:w="1345" w:type="dxa"/>
            <w:vAlign w:val="center"/>
          </w:tcPr>
          <w:p w14:paraId="52CC474E" w14:textId="5ECDF1D8" w:rsidR="00975C10" w:rsidRPr="008B74EC" w:rsidRDefault="00975C10"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Exposure to </w:t>
            </w:r>
            <w:r w:rsidR="001840AF" w:rsidRPr="008B74EC">
              <w:rPr>
                <w:rFonts w:asciiTheme="majorBidi" w:eastAsia="Times New Roman" w:hAnsiTheme="majorBidi" w:cstheme="majorBidi"/>
                <w:b/>
                <w:bCs/>
                <w:kern w:val="0"/>
                <w:sz w:val="20"/>
                <w:szCs w:val="20"/>
                <w14:ligatures w14:val="none"/>
              </w:rPr>
              <w:t>h</w:t>
            </w:r>
            <w:r w:rsidRPr="008B74EC">
              <w:rPr>
                <w:rFonts w:asciiTheme="majorBidi" w:eastAsia="Times New Roman" w:hAnsiTheme="majorBidi" w:cstheme="majorBidi"/>
                <w:b/>
                <w:bCs/>
                <w:kern w:val="0"/>
                <w:sz w:val="20"/>
                <w:szCs w:val="20"/>
                <w14:ligatures w14:val="none"/>
              </w:rPr>
              <w:t xml:space="preserve">ealth programs </w:t>
            </w:r>
            <w:r w:rsidR="007139C1" w:rsidRPr="008B74EC">
              <w:rPr>
                <w:rFonts w:asciiTheme="majorBidi" w:eastAsia="Times New Roman" w:hAnsiTheme="majorBidi" w:cstheme="majorBidi"/>
                <w:b/>
                <w:bCs/>
                <w:kern w:val="0"/>
                <w:sz w:val="20"/>
                <w:szCs w:val="20"/>
                <w14:ligatures w14:val="none"/>
              </w:rPr>
              <w:t>on</w:t>
            </w:r>
            <w:r w:rsidRPr="008B74EC">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10.0</w:t>
            </w:r>
          </w:p>
        </w:tc>
      </w:tr>
      <w:tr w:rsidR="00975C10" w:rsidRPr="008B74EC" w14:paraId="67194B4F" w14:textId="77777777" w:rsidTr="001245B7">
        <w:tc>
          <w:tcPr>
            <w:tcW w:w="1345" w:type="dxa"/>
            <w:vAlign w:val="center"/>
          </w:tcPr>
          <w:p w14:paraId="061D6C4A" w14:textId="61EE9090" w:rsidR="00975C10" w:rsidRPr="008B74EC" w:rsidRDefault="00F6514D" w:rsidP="00975C10">
            <w:pPr>
              <w:rPr>
                <w:rFonts w:asciiTheme="majorBidi" w:hAnsiTheme="majorBidi" w:cstheme="majorBidi"/>
                <w:b/>
                <w:bCs/>
                <w:sz w:val="20"/>
                <w:szCs w:val="20"/>
              </w:rPr>
            </w:pPr>
            <w:r w:rsidRPr="008B74EC">
              <w:rPr>
                <w:rFonts w:asciiTheme="majorBidi" w:eastAsia="Times New Roman" w:hAnsiTheme="majorBidi" w:cstheme="majorBidi"/>
                <w:b/>
                <w:bCs/>
                <w:kern w:val="0"/>
                <w:sz w:val="20"/>
                <w:szCs w:val="20"/>
                <w14:ligatures w14:val="none"/>
              </w:rPr>
              <w:t xml:space="preserve">Mother’s </w:t>
            </w:r>
            <w:r w:rsidR="00975C10" w:rsidRPr="008B74EC">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8B74EC" w:rsidRDefault="00975C10" w:rsidP="001245B7">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w:t>
            </w:r>
          </w:p>
        </w:tc>
      </w:tr>
      <w:tr w:rsidR="00B47D9B" w:rsidRPr="008B74EC" w14:paraId="0B4A0555" w14:textId="77777777" w:rsidTr="001245B7">
        <w:tc>
          <w:tcPr>
            <w:tcW w:w="1345" w:type="dxa"/>
            <w:vAlign w:val="center"/>
          </w:tcPr>
          <w:p w14:paraId="0AF7E7DF" w14:textId="52A56C7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 xml:space="preserve">    Underweight</w:t>
            </w:r>
          </w:p>
        </w:tc>
        <w:tc>
          <w:tcPr>
            <w:tcW w:w="1040" w:type="dxa"/>
            <w:vAlign w:val="center"/>
          </w:tcPr>
          <w:p w14:paraId="638714A6" w14:textId="2F3E7549"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50.3</w:t>
            </w:r>
          </w:p>
        </w:tc>
        <w:tc>
          <w:tcPr>
            <w:tcW w:w="688" w:type="dxa"/>
            <w:vAlign w:val="center"/>
          </w:tcPr>
          <w:p w14:paraId="50301ED0" w14:textId="0A262E8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6.9</w:t>
            </w:r>
          </w:p>
        </w:tc>
        <w:tc>
          <w:tcPr>
            <w:tcW w:w="759" w:type="dxa"/>
            <w:vAlign w:val="center"/>
          </w:tcPr>
          <w:p w14:paraId="611AEABA" w14:textId="75D32BE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25.3</w:t>
            </w:r>
          </w:p>
        </w:tc>
        <w:tc>
          <w:tcPr>
            <w:tcW w:w="1145" w:type="dxa"/>
            <w:vAlign w:val="center"/>
          </w:tcPr>
          <w:p w14:paraId="60ABC141" w14:textId="4147643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3821B2BB" w14:textId="6ADBF65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7FD27AC9" w14:textId="1385F3B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33.4</w:t>
            </w:r>
          </w:p>
        </w:tc>
        <w:tc>
          <w:tcPr>
            <w:tcW w:w="1145" w:type="dxa"/>
            <w:vAlign w:val="center"/>
          </w:tcPr>
          <w:p w14:paraId="48BD5C77" w14:textId="14E4AA5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28.3</w:t>
            </w:r>
          </w:p>
        </w:tc>
        <w:tc>
          <w:tcPr>
            <w:tcW w:w="688" w:type="dxa"/>
            <w:vAlign w:val="center"/>
          </w:tcPr>
          <w:p w14:paraId="23912D5B" w14:textId="2367E882"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22.5</w:t>
            </w:r>
          </w:p>
        </w:tc>
        <w:tc>
          <w:tcPr>
            <w:tcW w:w="759" w:type="dxa"/>
            <w:vAlign w:val="center"/>
          </w:tcPr>
          <w:p w14:paraId="1385B3A9" w14:textId="644F84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13.2</w:t>
            </w:r>
          </w:p>
        </w:tc>
      </w:tr>
      <w:tr w:rsidR="00B47D9B" w:rsidRPr="008B74EC" w14:paraId="314672FF" w14:textId="77777777" w:rsidTr="001245B7">
        <w:tc>
          <w:tcPr>
            <w:tcW w:w="1345" w:type="dxa"/>
            <w:vAlign w:val="center"/>
          </w:tcPr>
          <w:p w14:paraId="3E2E78E3" w14:textId="1EA0A004"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10.8</w:t>
            </w:r>
          </w:p>
        </w:tc>
      </w:tr>
      <w:tr w:rsidR="00B47D9B" w:rsidRPr="008B74EC" w14:paraId="26602BAA" w14:textId="77777777" w:rsidTr="001245B7">
        <w:tc>
          <w:tcPr>
            <w:tcW w:w="1345" w:type="dxa"/>
            <w:vAlign w:val="center"/>
          </w:tcPr>
          <w:p w14:paraId="78A822FE" w14:textId="132779AB" w:rsidR="00B47D9B" w:rsidRPr="008B74EC" w:rsidRDefault="00B47D9B" w:rsidP="00B47D9B">
            <w:pPr>
              <w:rPr>
                <w:rFonts w:asciiTheme="majorBidi" w:hAnsiTheme="majorBidi" w:cstheme="majorBidi"/>
                <w:b/>
                <w:bCs/>
                <w:sz w:val="20"/>
                <w:szCs w:val="20"/>
              </w:rPr>
            </w:pPr>
            <w:r w:rsidRPr="008B74EC">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B47D9B" w:rsidRPr="008B74EC" w:rsidRDefault="00B47D9B" w:rsidP="00B47D9B">
            <w:pPr>
              <w:rPr>
                <w:rFonts w:asciiTheme="majorBidi" w:eastAsia="Times New Roman" w:hAnsiTheme="majorBidi" w:cstheme="majorBidi"/>
                <w:kern w:val="0"/>
                <w:sz w:val="20"/>
                <w:szCs w:val="20"/>
                <w14:ligatures w14:val="none"/>
              </w:rPr>
            </w:pPr>
            <w:r w:rsidRPr="008B74EC">
              <w:rPr>
                <w:rFonts w:asciiTheme="majorBidi" w:eastAsia="Times New Roman" w:hAnsiTheme="majorBidi" w:cstheme="majorBidi"/>
                <w:kern w:val="0"/>
                <w:sz w:val="20"/>
                <w:szCs w:val="20"/>
                <w14:ligatures w14:val="none"/>
              </w:rPr>
              <w:t>5.5</w:t>
            </w:r>
          </w:p>
        </w:tc>
      </w:tr>
    </w:tbl>
    <w:p w14:paraId="0782F1B3" w14:textId="1037A71B" w:rsidR="003C26A4" w:rsidRPr="00D40915" w:rsidRDefault="00681267">
      <w:pPr>
        <w:spacing w:after="0" w:line="360" w:lineRule="auto"/>
        <w:jc w:val="both"/>
        <w:rPr>
          <w:ins w:id="388" w:author="Bikram Adhikari (bdhikari)" w:date="2025-12-09T16:42:00Z" w16du:dateUtc="2025-12-09T22:42:00Z"/>
          <w:rFonts w:asciiTheme="majorBidi" w:hAnsiTheme="majorBidi" w:cstheme="majorBidi"/>
          <w:i/>
          <w:iCs/>
          <w:sz w:val="22"/>
          <w:szCs w:val="22"/>
          <w:rPrChange w:id="389" w:author="Bikram Adhikari (bdhikari)" w:date="2025-12-10T16:33:00Z" w16du:dateUtc="2025-12-10T22:33:00Z">
            <w:rPr>
              <w:ins w:id="390" w:author="Bikram Adhikari (bdhikari)" w:date="2025-12-09T16:42:00Z" w16du:dateUtc="2025-12-09T22:42:00Z"/>
              <w:rFonts w:asciiTheme="majorBidi" w:hAnsiTheme="majorBidi" w:cstheme="majorBidi"/>
              <w:sz w:val="22"/>
              <w:szCs w:val="22"/>
            </w:rPr>
          </w:rPrChange>
        </w:rPr>
        <w:pPrChange w:id="391" w:author="Bikram Adhikari (bdhikari)" w:date="2025-12-10T16:33:00Z" w16du:dateUtc="2025-12-10T22:33:00Z">
          <w:pPr>
            <w:spacing w:line="360" w:lineRule="auto"/>
            <w:jc w:val="both"/>
          </w:pPr>
        </w:pPrChange>
      </w:pPr>
      <w:r w:rsidRPr="00D40915">
        <w:rPr>
          <w:rFonts w:asciiTheme="majorBidi" w:hAnsiTheme="majorBidi" w:cstheme="majorBidi"/>
          <w:i/>
          <w:iCs/>
          <w:sz w:val="22"/>
          <w:szCs w:val="22"/>
          <w:rPrChange w:id="392" w:author="Bikram Adhikari (bdhikari)" w:date="2025-12-10T16:33:00Z" w16du:dateUtc="2025-12-10T22:33:00Z">
            <w:rPr>
              <w:rFonts w:asciiTheme="majorBidi" w:hAnsiTheme="majorBidi" w:cstheme="majorBidi"/>
              <w:sz w:val="22"/>
              <w:szCs w:val="22"/>
            </w:rPr>
          </w:rPrChange>
        </w:rPr>
        <w:t>%:</w:t>
      </w:r>
      <w:r w:rsidR="00153968" w:rsidRPr="00D40915">
        <w:rPr>
          <w:rFonts w:asciiTheme="majorBidi" w:hAnsiTheme="majorBidi" w:cstheme="majorBidi"/>
          <w:i/>
          <w:iCs/>
          <w:sz w:val="22"/>
          <w:szCs w:val="22"/>
          <w:rPrChange w:id="393" w:author="Bikram Adhikari (bdhikari)" w:date="2025-12-10T16:33:00Z" w16du:dateUtc="2025-12-10T22:33:00Z">
            <w:rPr>
              <w:rFonts w:asciiTheme="majorBidi" w:hAnsiTheme="majorBidi" w:cstheme="majorBidi"/>
              <w:sz w:val="22"/>
              <w:szCs w:val="22"/>
            </w:rPr>
          </w:rPrChange>
        </w:rPr>
        <w:t xml:space="preserve"> weighted percentage</w:t>
      </w:r>
    </w:p>
    <w:p w14:paraId="57B2E204" w14:textId="2FEBF09F" w:rsidR="0037564B" w:rsidRPr="00D40915" w:rsidRDefault="00677A5E">
      <w:pPr>
        <w:spacing w:after="0" w:line="360" w:lineRule="auto"/>
        <w:jc w:val="both"/>
        <w:rPr>
          <w:rFonts w:asciiTheme="majorBidi" w:hAnsiTheme="majorBidi" w:cstheme="majorBidi"/>
          <w:i/>
          <w:iCs/>
          <w:sz w:val="22"/>
          <w:szCs w:val="22"/>
          <w:rPrChange w:id="394" w:author="Bikram Adhikari (bdhikari)" w:date="2025-12-10T16:33:00Z" w16du:dateUtc="2025-12-10T22:33:00Z">
            <w:rPr>
              <w:rFonts w:asciiTheme="majorBidi" w:hAnsiTheme="majorBidi" w:cstheme="majorBidi"/>
              <w:sz w:val="22"/>
              <w:szCs w:val="22"/>
            </w:rPr>
          </w:rPrChange>
        </w:rPr>
        <w:pPrChange w:id="395" w:author="Bikram Adhikari (bdhikari)" w:date="2025-12-10T16:33:00Z" w16du:dateUtc="2025-12-10T22:33:00Z">
          <w:pPr>
            <w:spacing w:line="360" w:lineRule="auto"/>
            <w:jc w:val="both"/>
          </w:pPr>
        </w:pPrChange>
      </w:pPr>
      <w:ins w:id="396" w:author="Bikram Adhikari (bdhikari)" w:date="2025-12-09T16:44:00Z" w16du:dateUtc="2025-12-09T22:44:00Z">
        <w:r w:rsidRPr="00D40915">
          <w:rPr>
            <w:rFonts w:asciiTheme="majorBidi" w:hAnsiTheme="majorBidi" w:cstheme="majorBidi"/>
            <w:i/>
            <w:iCs/>
            <w:sz w:val="22"/>
            <w:szCs w:val="22"/>
            <w:rPrChange w:id="397" w:author="Bikram Adhikari (bdhikari)" w:date="2025-12-10T16:33:00Z" w16du:dateUtc="2025-12-10T22:33:00Z">
              <w:rPr>
                <w:rFonts w:asciiTheme="majorBidi" w:hAnsiTheme="majorBidi" w:cstheme="majorBidi"/>
                <w:sz w:val="22"/>
                <w:szCs w:val="22"/>
              </w:rPr>
            </w:rPrChange>
          </w:rPr>
          <w:t xml:space="preserve">* </w:t>
        </w:r>
      </w:ins>
      <w:ins w:id="398" w:author="Bikram Adhikari (bdhikari)" w:date="2025-12-10T16:31:00Z" w16du:dateUtc="2025-12-10T22:31:00Z">
        <w:r w:rsidR="00C6431F" w:rsidRPr="00D40915">
          <w:rPr>
            <w:rFonts w:asciiTheme="majorBidi" w:hAnsiTheme="majorBidi" w:cstheme="majorBidi"/>
            <w:i/>
            <w:iCs/>
            <w:sz w:val="22"/>
            <w:szCs w:val="22"/>
            <w:rPrChange w:id="399" w:author="Bikram Adhikari (bdhikari)" w:date="2025-12-10T16:33:00Z" w16du:dateUtc="2025-12-10T22:33:00Z">
              <w:rPr>
                <w:rFonts w:asciiTheme="majorBidi" w:hAnsiTheme="majorBidi" w:cstheme="majorBidi"/>
                <w:sz w:val="22"/>
                <w:szCs w:val="22"/>
              </w:rPr>
            </w:rPrChange>
          </w:rPr>
          <w:t>R</w:t>
        </w:r>
      </w:ins>
      <w:ins w:id="400" w:author="Bikram Adhikari (bdhikari)" w:date="2025-12-09T16:44:00Z" w16du:dateUtc="2025-12-09T22:44:00Z">
        <w:r w:rsidRPr="00D40915">
          <w:rPr>
            <w:rFonts w:asciiTheme="majorBidi" w:hAnsiTheme="majorBidi" w:cstheme="majorBidi"/>
            <w:i/>
            <w:iCs/>
            <w:sz w:val="22"/>
            <w:szCs w:val="22"/>
            <w:rPrChange w:id="401" w:author="Bikram Adhikari (bdhikari)" w:date="2025-12-10T16:33:00Z" w16du:dateUtc="2025-12-10T22:33:00Z">
              <w:rPr>
                <w:rFonts w:asciiTheme="majorBidi" w:hAnsiTheme="majorBidi" w:cstheme="majorBidi"/>
                <w:sz w:val="22"/>
                <w:szCs w:val="22"/>
              </w:rPr>
            </w:rPrChange>
          </w:rPr>
          <w:t>ow percent</w:t>
        </w:r>
      </w:ins>
      <w:ins w:id="402" w:author="Bikram Adhikari (bdhikari)" w:date="2025-12-10T16:31:00Z" w16du:dateUtc="2025-12-10T22:31:00Z">
        <w:r w:rsidR="00C6431F" w:rsidRPr="00D40915">
          <w:rPr>
            <w:rFonts w:asciiTheme="majorBidi" w:hAnsiTheme="majorBidi" w:cstheme="majorBidi"/>
            <w:i/>
            <w:iCs/>
            <w:sz w:val="22"/>
            <w:szCs w:val="22"/>
            <w:rPrChange w:id="403" w:author="Bikram Adhikari (bdhikari)" w:date="2025-12-10T16:33:00Z" w16du:dateUtc="2025-12-10T22:33:00Z">
              <w:rPr>
                <w:rFonts w:asciiTheme="majorBidi" w:hAnsiTheme="majorBidi" w:cstheme="majorBidi"/>
                <w:sz w:val="22"/>
                <w:szCs w:val="22"/>
              </w:rPr>
            </w:rPrChange>
          </w:rPr>
          <w:t>age</w:t>
        </w:r>
      </w:ins>
      <w:ins w:id="404" w:author="Bikram Adhikari (bdhikari)" w:date="2025-12-09T16:44:00Z" w16du:dateUtc="2025-12-09T22:44:00Z">
        <w:r w:rsidRPr="00D40915">
          <w:rPr>
            <w:rFonts w:asciiTheme="majorBidi" w:hAnsiTheme="majorBidi" w:cstheme="majorBidi"/>
            <w:i/>
            <w:iCs/>
            <w:sz w:val="22"/>
            <w:szCs w:val="22"/>
            <w:rPrChange w:id="405" w:author="Bikram Adhikari (bdhikari)" w:date="2025-12-10T16:33:00Z" w16du:dateUtc="2025-12-10T22:33:00Z">
              <w:rPr>
                <w:rFonts w:asciiTheme="majorBidi" w:hAnsiTheme="majorBidi" w:cstheme="majorBidi"/>
                <w:sz w:val="22"/>
                <w:szCs w:val="22"/>
              </w:rPr>
            </w:rPrChange>
          </w:rPr>
          <w:t xml:space="preserve"> </w:t>
        </w:r>
      </w:ins>
    </w:p>
    <w:p w14:paraId="1B1D9F1C" w14:textId="77777777" w:rsidR="00910712" w:rsidRPr="008B74EC" w:rsidRDefault="00910712" w:rsidP="00775DF7">
      <w:pPr>
        <w:spacing w:line="360" w:lineRule="auto"/>
        <w:jc w:val="both"/>
        <w:rPr>
          <w:rFonts w:asciiTheme="majorBidi" w:hAnsiTheme="majorBidi" w:cstheme="majorBidi"/>
          <w:sz w:val="22"/>
          <w:szCs w:val="22"/>
        </w:rPr>
      </w:pPr>
    </w:p>
    <w:p w14:paraId="3955DAA6" w14:textId="6F3BCE5D" w:rsidR="00A42A13" w:rsidRPr="008B74EC" w:rsidRDefault="0004701C" w:rsidP="009D176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CF7227" w:rsidRPr="008B74EC">
        <w:rPr>
          <w:rFonts w:asciiTheme="majorBidi" w:hAnsiTheme="majorBidi" w:cstheme="majorBidi"/>
          <w:sz w:val="22"/>
          <w:szCs w:val="22"/>
        </w:rPr>
        <w:t>5</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undernutrition and anemia among children aged 6-59 months. </w:t>
      </w:r>
      <w:r w:rsidR="00FE4BE3" w:rsidRPr="008B74EC">
        <w:rPr>
          <w:rFonts w:asciiTheme="majorBidi" w:hAnsiTheme="majorBidi" w:cstheme="majorBidi"/>
          <w:sz w:val="22"/>
          <w:szCs w:val="22"/>
        </w:rPr>
        <w:t xml:space="preserve">In univariable regression, undernutrition was significantly associated with </w:t>
      </w:r>
      <w:r w:rsidR="009834E8" w:rsidRPr="008B74EC">
        <w:rPr>
          <w:rFonts w:asciiTheme="majorBidi" w:hAnsiTheme="majorBidi" w:cstheme="majorBidi"/>
          <w:sz w:val="22"/>
          <w:szCs w:val="22"/>
        </w:rPr>
        <w:t>wealth quintile, mother’s education, age of child</w:t>
      </w:r>
      <w:r w:rsidR="00BC45EC" w:rsidRPr="008B74EC">
        <w:rPr>
          <w:rFonts w:asciiTheme="majorBidi" w:hAnsiTheme="majorBidi" w:cstheme="majorBidi"/>
          <w:sz w:val="22"/>
          <w:szCs w:val="22"/>
        </w:rPr>
        <w:t xml:space="preserve">, </w:t>
      </w:r>
      <w:r w:rsidR="00AB1B86" w:rsidRPr="008B74EC">
        <w:rPr>
          <w:rFonts w:asciiTheme="majorBidi" w:hAnsiTheme="majorBidi" w:cstheme="majorBidi"/>
          <w:sz w:val="22"/>
          <w:szCs w:val="22"/>
        </w:rPr>
        <w:t xml:space="preserve">and </w:t>
      </w:r>
      <w:r w:rsidR="00BC45EC" w:rsidRPr="008B74EC">
        <w:rPr>
          <w:rFonts w:asciiTheme="majorBidi" w:hAnsiTheme="majorBidi" w:cstheme="majorBidi"/>
          <w:sz w:val="22"/>
          <w:szCs w:val="22"/>
        </w:rPr>
        <w:t>maternal nutritional status</w:t>
      </w:r>
      <w:r w:rsidR="00AB6B74" w:rsidRPr="008B74EC">
        <w:rPr>
          <w:rFonts w:asciiTheme="majorBidi" w:hAnsiTheme="majorBidi" w:cstheme="majorBidi"/>
          <w:sz w:val="22"/>
          <w:szCs w:val="22"/>
        </w:rPr>
        <w:t xml:space="preserve">. In multivariable regression, </w:t>
      </w:r>
      <w:r w:rsidR="006F5667" w:rsidRPr="008B74EC">
        <w:rPr>
          <w:rFonts w:asciiTheme="majorBidi" w:hAnsiTheme="majorBidi" w:cstheme="majorBidi"/>
          <w:sz w:val="22"/>
          <w:szCs w:val="22"/>
        </w:rPr>
        <w:t xml:space="preserve">undernutrition was found to be associated with </w:t>
      </w:r>
      <w:r w:rsidR="00AB1B86" w:rsidRPr="008B74EC">
        <w:rPr>
          <w:rFonts w:asciiTheme="majorBidi" w:hAnsiTheme="majorBidi" w:cstheme="majorBidi"/>
          <w:sz w:val="22"/>
          <w:szCs w:val="22"/>
        </w:rPr>
        <w:t xml:space="preserve">age of child, </w:t>
      </w:r>
      <w:r w:rsidR="006F5667" w:rsidRPr="008B74EC">
        <w:rPr>
          <w:rFonts w:asciiTheme="majorBidi" w:hAnsiTheme="majorBidi" w:cstheme="majorBidi"/>
          <w:sz w:val="22"/>
          <w:szCs w:val="22"/>
        </w:rPr>
        <w:t xml:space="preserve">wealth quintile, mother’s education, </w:t>
      </w:r>
      <w:r w:rsidR="009D7015" w:rsidRPr="008B74EC">
        <w:rPr>
          <w:rFonts w:asciiTheme="majorBidi" w:hAnsiTheme="majorBidi" w:cstheme="majorBidi"/>
          <w:sz w:val="22"/>
          <w:szCs w:val="22"/>
        </w:rPr>
        <w:t>and maternal nutrition status</w:t>
      </w:r>
      <w:r w:rsidR="007E7216" w:rsidRPr="008B74EC">
        <w:rPr>
          <w:rFonts w:asciiTheme="majorBidi" w:hAnsiTheme="majorBidi" w:cstheme="majorBidi"/>
          <w:sz w:val="22"/>
          <w:szCs w:val="22"/>
        </w:rPr>
        <w:t xml:space="preserve"> after adjusting for </w:t>
      </w:r>
      <w:r w:rsidR="00A762B9" w:rsidRPr="008B74EC">
        <w:rPr>
          <w:rFonts w:asciiTheme="majorBidi" w:hAnsiTheme="majorBidi" w:cstheme="majorBidi"/>
          <w:sz w:val="22"/>
          <w:szCs w:val="22"/>
        </w:rPr>
        <w:t>confounding variables</w:t>
      </w:r>
      <w:r w:rsidR="009D7015" w:rsidRPr="008B74EC">
        <w:rPr>
          <w:rFonts w:asciiTheme="majorBidi" w:hAnsiTheme="majorBidi" w:cstheme="majorBidi"/>
          <w:sz w:val="22"/>
          <w:szCs w:val="22"/>
        </w:rPr>
        <w:t>.</w:t>
      </w:r>
      <w:r w:rsidR="005D5CE8" w:rsidRPr="008B74EC">
        <w:rPr>
          <w:rFonts w:asciiTheme="majorBidi" w:hAnsiTheme="majorBidi" w:cstheme="majorBidi"/>
          <w:sz w:val="22"/>
          <w:szCs w:val="22"/>
        </w:rPr>
        <w:t xml:space="preserve"> The odds of having undernutrition </w:t>
      </w:r>
      <w:r w:rsidR="00EF10C5" w:rsidRPr="008B74EC">
        <w:rPr>
          <w:rFonts w:asciiTheme="majorBidi" w:hAnsiTheme="majorBidi" w:cstheme="majorBidi"/>
          <w:sz w:val="22"/>
          <w:szCs w:val="22"/>
        </w:rPr>
        <w:lastRenderedPageBreak/>
        <w:t>were</w:t>
      </w:r>
      <w:r w:rsidR="005D5CE8" w:rsidRPr="008B74EC">
        <w:rPr>
          <w:rFonts w:asciiTheme="majorBidi" w:hAnsiTheme="majorBidi" w:cstheme="majorBidi"/>
          <w:sz w:val="22"/>
          <w:szCs w:val="22"/>
        </w:rPr>
        <w:t xml:space="preserve"> </w:t>
      </w:r>
      <w:r w:rsidR="0055167C" w:rsidRPr="008B74EC">
        <w:rPr>
          <w:rFonts w:asciiTheme="majorBidi" w:hAnsiTheme="majorBidi" w:cstheme="majorBidi"/>
          <w:sz w:val="22"/>
          <w:szCs w:val="22"/>
        </w:rPr>
        <w:t>1.96 times among 13</w:t>
      </w:r>
      <w:r w:rsidR="00FD4109" w:rsidRPr="008B74EC">
        <w:rPr>
          <w:rFonts w:asciiTheme="majorBidi" w:hAnsiTheme="majorBidi" w:cstheme="majorBidi"/>
          <w:sz w:val="22"/>
          <w:szCs w:val="22"/>
        </w:rPr>
        <w:t>-36 months</w:t>
      </w:r>
      <w:r w:rsidR="0055167C" w:rsidRPr="008B74EC">
        <w:rPr>
          <w:rFonts w:asciiTheme="majorBidi" w:hAnsiTheme="majorBidi" w:cstheme="majorBidi"/>
          <w:sz w:val="22"/>
          <w:szCs w:val="22"/>
        </w:rPr>
        <w:t xml:space="preserve"> child</w:t>
      </w:r>
      <w:r w:rsidR="00FD4109" w:rsidRPr="008B74EC">
        <w:rPr>
          <w:rFonts w:asciiTheme="majorBidi" w:hAnsiTheme="majorBidi" w:cstheme="majorBidi"/>
          <w:sz w:val="22"/>
          <w:szCs w:val="22"/>
        </w:rPr>
        <w:t>ren</w:t>
      </w:r>
      <w:r w:rsidR="0055167C" w:rsidRPr="008B74EC">
        <w:rPr>
          <w:rFonts w:asciiTheme="majorBidi" w:hAnsiTheme="majorBidi" w:cstheme="majorBidi"/>
          <w:sz w:val="22"/>
          <w:szCs w:val="22"/>
        </w:rPr>
        <w:t xml:space="preserve"> and 1.70 times in the </w:t>
      </w:r>
      <w:r w:rsidR="00FD4109" w:rsidRPr="008B74EC">
        <w:rPr>
          <w:rFonts w:asciiTheme="majorBidi" w:hAnsiTheme="majorBidi" w:cstheme="majorBidi"/>
          <w:sz w:val="22"/>
          <w:szCs w:val="22"/>
        </w:rPr>
        <w:t>37-59 months</w:t>
      </w:r>
      <w:r w:rsidR="0055167C" w:rsidRPr="008B74EC">
        <w:rPr>
          <w:rFonts w:asciiTheme="majorBidi" w:hAnsiTheme="majorBidi" w:cstheme="majorBidi"/>
          <w:sz w:val="22"/>
          <w:szCs w:val="22"/>
        </w:rPr>
        <w:t xml:space="preserve"> children compared to 6-</w:t>
      </w:r>
      <w:r w:rsidR="00681267" w:rsidRPr="008B74EC">
        <w:rPr>
          <w:rFonts w:asciiTheme="majorBidi" w:hAnsiTheme="majorBidi" w:cstheme="majorBidi"/>
          <w:sz w:val="22"/>
          <w:szCs w:val="22"/>
        </w:rPr>
        <w:t>12 months</w:t>
      </w:r>
      <w:r w:rsidR="0055167C" w:rsidRPr="008B74EC">
        <w:rPr>
          <w:rFonts w:asciiTheme="majorBidi" w:hAnsiTheme="majorBidi" w:cstheme="majorBidi"/>
          <w:sz w:val="22"/>
          <w:szCs w:val="22"/>
        </w:rPr>
        <w:t xml:space="preserve"> children.</w:t>
      </w:r>
      <w:r w:rsidR="009D7015" w:rsidRPr="008B74EC">
        <w:rPr>
          <w:rFonts w:asciiTheme="majorBidi" w:hAnsiTheme="majorBidi" w:cstheme="majorBidi"/>
          <w:sz w:val="22"/>
          <w:szCs w:val="22"/>
        </w:rPr>
        <w:t xml:space="preserve"> The odds </w:t>
      </w:r>
      <w:r w:rsidR="00C12A39" w:rsidRPr="008B74EC">
        <w:rPr>
          <w:rFonts w:asciiTheme="majorBidi" w:hAnsiTheme="majorBidi" w:cstheme="majorBidi"/>
          <w:sz w:val="22"/>
          <w:szCs w:val="22"/>
        </w:rPr>
        <w:t>of</w:t>
      </w:r>
      <w:r w:rsidR="009D7015" w:rsidRPr="008B74EC">
        <w:rPr>
          <w:rFonts w:asciiTheme="majorBidi" w:hAnsiTheme="majorBidi" w:cstheme="majorBidi"/>
          <w:sz w:val="22"/>
          <w:szCs w:val="22"/>
        </w:rPr>
        <w:t xml:space="preserve"> undernutrition </w:t>
      </w:r>
      <w:r w:rsidR="00672B43" w:rsidRPr="008B74EC">
        <w:rPr>
          <w:rFonts w:asciiTheme="majorBidi" w:hAnsiTheme="majorBidi" w:cstheme="majorBidi"/>
          <w:sz w:val="22"/>
          <w:szCs w:val="22"/>
        </w:rPr>
        <w:t>were</w:t>
      </w:r>
      <w:r w:rsidR="009D7015" w:rsidRPr="008B74EC">
        <w:rPr>
          <w:rFonts w:asciiTheme="majorBidi" w:hAnsiTheme="majorBidi" w:cstheme="majorBidi"/>
          <w:sz w:val="22"/>
          <w:szCs w:val="22"/>
        </w:rPr>
        <w:t xml:space="preserve"> 4</w:t>
      </w:r>
      <w:r w:rsidR="00184D87" w:rsidRPr="008B74EC">
        <w:rPr>
          <w:rFonts w:asciiTheme="majorBidi" w:hAnsiTheme="majorBidi" w:cstheme="majorBidi"/>
          <w:sz w:val="22"/>
          <w:szCs w:val="22"/>
        </w:rPr>
        <w:t>4</w:t>
      </w:r>
      <w:r w:rsidR="009D7015" w:rsidRPr="008B74EC">
        <w:rPr>
          <w:rFonts w:asciiTheme="majorBidi" w:hAnsiTheme="majorBidi" w:cstheme="majorBidi"/>
          <w:sz w:val="22"/>
          <w:szCs w:val="22"/>
        </w:rPr>
        <w:t xml:space="preserve">% </w:t>
      </w:r>
      <w:r w:rsidR="005802C0"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05802C0" w:rsidRPr="008B74EC">
        <w:rPr>
          <w:rFonts w:asciiTheme="majorBidi" w:hAnsiTheme="majorBidi" w:cstheme="majorBidi"/>
          <w:sz w:val="22"/>
          <w:szCs w:val="22"/>
        </w:rPr>
        <w:t>OR: 0.5</w:t>
      </w:r>
      <w:r w:rsidR="00AB1B86" w:rsidRPr="008B74EC">
        <w:rPr>
          <w:rFonts w:asciiTheme="majorBidi" w:hAnsiTheme="majorBidi" w:cstheme="majorBidi"/>
          <w:sz w:val="22"/>
          <w:szCs w:val="22"/>
        </w:rPr>
        <w:t>6</w:t>
      </w:r>
      <w:r w:rsidR="005802C0" w:rsidRPr="008B74EC">
        <w:rPr>
          <w:rFonts w:asciiTheme="majorBidi" w:hAnsiTheme="majorBidi" w:cstheme="majorBidi"/>
          <w:sz w:val="22"/>
          <w:szCs w:val="22"/>
        </w:rPr>
        <w:t xml:space="preserve">, 95%CI: </w:t>
      </w:r>
      <w:r w:rsidR="00A5129C" w:rsidRPr="008B74EC">
        <w:rPr>
          <w:rFonts w:asciiTheme="majorBidi" w:hAnsiTheme="majorBidi" w:cstheme="majorBidi"/>
          <w:sz w:val="22"/>
          <w:szCs w:val="22"/>
        </w:rPr>
        <w:t>0.3</w:t>
      </w:r>
      <w:r w:rsidR="00AB1B86"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 </w:t>
      </w:r>
      <w:r w:rsidR="00A5129C" w:rsidRPr="008B74EC">
        <w:rPr>
          <w:rFonts w:asciiTheme="majorBidi" w:hAnsiTheme="majorBidi" w:cstheme="majorBidi"/>
          <w:sz w:val="22"/>
          <w:szCs w:val="22"/>
        </w:rPr>
        <w:t>0.</w:t>
      </w:r>
      <w:r w:rsidR="00AB1B86" w:rsidRPr="008B74EC">
        <w:rPr>
          <w:rFonts w:asciiTheme="majorBidi" w:hAnsiTheme="majorBidi" w:cstheme="majorBidi"/>
          <w:sz w:val="22"/>
          <w:szCs w:val="22"/>
        </w:rPr>
        <w:t>92</w:t>
      </w:r>
      <w:r w:rsidR="00A5129C" w:rsidRPr="008B74EC">
        <w:rPr>
          <w:rFonts w:asciiTheme="majorBidi" w:hAnsiTheme="majorBidi" w:cstheme="majorBidi"/>
          <w:sz w:val="22"/>
          <w:szCs w:val="22"/>
        </w:rPr>
        <w:t>)</w:t>
      </w:r>
      <w:r w:rsidR="009D7015" w:rsidRPr="008B74EC">
        <w:rPr>
          <w:rFonts w:asciiTheme="majorBidi" w:hAnsiTheme="majorBidi" w:cstheme="majorBidi"/>
          <w:sz w:val="22"/>
          <w:szCs w:val="22"/>
        </w:rPr>
        <w:t xml:space="preserve"> </w:t>
      </w:r>
      <w:r w:rsidR="007E7216" w:rsidRPr="008B74EC">
        <w:rPr>
          <w:rFonts w:asciiTheme="majorBidi" w:hAnsiTheme="majorBidi" w:cstheme="majorBidi"/>
          <w:sz w:val="22"/>
          <w:szCs w:val="22"/>
        </w:rPr>
        <w:t xml:space="preserve">lower in </w:t>
      </w:r>
      <w:r w:rsidR="00A762B9" w:rsidRPr="008B74EC">
        <w:rPr>
          <w:rFonts w:asciiTheme="majorBidi" w:hAnsiTheme="majorBidi" w:cstheme="majorBidi"/>
          <w:sz w:val="22"/>
          <w:szCs w:val="22"/>
        </w:rPr>
        <w:t>children</w:t>
      </w:r>
      <w:r w:rsidR="007E7216" w:rsidRPr="008B74EC">
        <w:rPr>
          <w:rFonts w:asciiTheme="majorBidi" w:hAnsiTheme="majorBidi" w:cstheme="majorBidi"/>
          <w:sz w:val="22"/>
          <w:szCs w:val="22"/>
        </w:rPr>
        <w:t xml:space="preserve"> </w:t>
      </w:r>
      <w:r w:rsidR="001772A5" w:rsidRPr="008B74EC">
        <w:rPr>
          <w:rFonts w:asciiTheme="majorBidi" w:hAnsiTheme="majorBidi" w:cstheme="majorBidi"/>
          <w:sz w:val="22"/>
          <w:szCs w:val="22"/>
        </w:rPr>
        <w:t>from</w:t>
      </w:r>
      <w:r w:rsidR="009D7015" w:rsidRPr="008B74EC">
        <w:rPr>
          <w:rFonts w:asciiTheme="majorBidi" w:hAnsiTheme="majorBidi" w:cstheme="majorBidi"/>
          <w:sz w:val="22"/>
          <w:szCs w:val="22"/>
        </w:rPr>
        <w:t xml:space="preserve"> </w:t>
      </w:r>
      <w:r w:rsidR="005D4913" w:rsidRPr="008B74EC">
        <w:rPr>
          <w:rFonts w:asciiTheme="majorBidi" w:hAnsiTheme="majorBidi" w:cstheme="majorBidi"/>
          <w:sz w:val="22"/>
          <w:szCs w:val="22"/>
        </w:rPr>
        <w:t xml:space="preserve">the </w:t>
      </w:r>
      <w:r w:rsidR="0066413E" w:rsidRPr="008B74EC">
        <w:rPr>
          <w:rFonts w:asciiTheme="majorBidi" w:hAnsiTheme="majorBidi" w:cstheme="majorBidi"/>
          <w:sz w:val="22"/>
          <w:szCs w:val="22"/>
        </w:rPr>
        <w:t>richer</w:t>
      </w:r>
      <w:r w:rsidR="009D0836" w:rsidRPr="008B74EC">
        <w:rPr>
          <w:rFonts w:asciiTheme="majorBidi" w:hAnsiTheme="majorBidi" w:cstheme="majorBidi"/>
          <w:sz w:val="22"/>
          <w:szCs w:val="22"/>
        </w:rPr>
        <w:t xml:space="preserve"> wealth quintile compared to </w:t>
      </w:r>
      <w:r w:rsidR="001E5267" w:rsidRPr="008B74EC">
        <w:rPr>
          <w:rFonts w:asciiTheme="majorBidi" w:hAnsiTheme="majorBidi" w:cstheme="majorBidi"/>
          <w:sz w:val="22"/>
          <w:szCs w:val="22"/>
        </w:rPr>
        <w:t xml:space="preserve">the </w:t>
      </w:r>
      <w:r w:rsidR="009D0836" w:rsidRPr="008B74EC">
        <w:rPr>
          <w:rFonts w:asciiTheme="majorBidi" w:hAnsiTheme="majorBidi" w:cstheme="majorBidi"/>
          <w:sz w:val="22"/>
          <w:szCs w:val="22"/>
        </w:rPr>
        <w:t>poorest, 3</w:t>
      </w:r>
      <w:r w:rsidR="00184D87" w:rsidRPr="008B74EC">
        <w:rPr>
          <w:rFonts w:asciiTheme="majorBidi" w:hAnsiTheme="majorBidi" w:cstheme="majorBidi"/>
          <w:sz w:val="22"/>
          <w:szCs w:val="22"/>
        </w:rPr>
        <w:t>6</w:t>
      </w:r>
      <w:r w:rsidR="009D0836" w:rsidRPr="008B74EC">
        <w:rPr>
          <w:rFonts w:asciiTheme="majorBidi" w:hAnsiTheme="majorBidi" w:cstheme="majorBidi"/>
          <w:sz w:val="22"/>
          <w:szCs w:val="22"/>
        </w:rPr>
        <w:t xml:space="preserve">% </w:t>
      </w:r>
      <w:r w:rsidR="00A5129C"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0A5129C" w:rsidRPr="008B74EC">
        <w:rPr>
          <w:rFonts w:asciiTheme="majorBidi" w:hAnsiTheme="majorBidi" w:cstheme="majorBidi"/>
          <w:sz w:val="22"/>
          <w:szCs w:val="22"/>
        </w:rPr>
        <w:t xml:space="preserve">OR: </w:t>
      </w:r>
      <w:r w:rsidR="0034100F" w:rsidRPr="008B74EC">
        <w:rPr>
          <w:rFonts w:asciiTheme="majorBidi" w:hAnsiTheme="majorBidi" w:cstheme="majorBidi"/>
          <w:sz w:val="22"/>
          <w:szCs w:val="22"/>
        </w:rPr>
        <w:t>0.6</w:t>
      </w:r>
      <w:r w:rsidR="00184D87" w:rsidRPr="008B74EC">
        <w:rPr>
          <w:rFonts w:asciiTheme="majorBidi" w:hAnsiTheme="majorBidi" w:cstheme="majorBidi"/>
          <w:sz w:val="22"/>
          <w:szCs w:val="22"/>
        </w:rPr>
        <w:t>4</w:t>
      </w:r>
      <w:r w:rsidR="0034100F" w:rsidRPr="008B74EC">
        <w:rPr>
          <w:rFonts w:asciiTheme="majorBidi" w:hAnsiTheme="majorBidi" w:cstheme="majorBidi"/>
          <w:sz w:val="22"/>
          <w:szCs w:val="22"/>
        </w:rPr>
        <w:t>, 95%CI: 0.45</w:t>
      </w:r>
      <w:r w:rsidR="0003150C" w:rsidRPr="008B74EC">
        <w:rPr>
          <w:rFonts w:asciiTheme="majorBidi" w:hAnsiTheme="majorBidi" w:cstheme="majorBidi"/>
          <w:sz w:val="22"/>
          <w:szCs w:val="22"/>
        </w:rPr>
        <w:t xml:space="preserve"> to </w:t>
      </w:r>
      <w:r w:rsidR="0034100F" w:rsidRPr="008B74EC">
        <w:rPr>
          <w:rFonts w:asciiTheme="majorBidi" w:hAnsiTheme="majorBidi" w:cstheme="majorBidi"/>
          <w:sz w:val="22"/>
          <w:szCs w:val="22"/>
        </w:rPr>
        <w:t>0.9</w:t>
      </w:r>
      <w:r w:rsidR="00184D87" w:rsidRPr="008B74EC">
        <w:rPr>
          <w:rFonts w:asciiTheme="majorBidi" w:hAnsiTheme="majorBidi" w:cstheme="majorBidi"/>
          <w:sz w:val="22"/>
          <w:szCs w:val="22"/>
        </w:rPr>
        <w:t>3</w:t>
      </w:r>
      <w:r w:rsidR="0034100F" w:rsidRPr="008B74EC">
        <w:rPr>
          <w:rFonts w:asciiTheme="majorBidi" w:hAnsiTheme="majorBidi" w:cstheme="majorBidi"/>
          <w:sz w:val="22"/>
          <w:szCs w:val="22"/>
        </w:rPr>
        <w:t>)</w:t>
      </w:r>
      <w:r w:rsidR="009D0836" w:rsidRPr="008B74EC">
        <w:rPr>
          <w:rFonts w:asciiTheme="majorBidi" w:hAnsiTheme="majorBidi" w:cstheme="majorBidi"/>
          <w:sz w:val="22"/>
          <w:szCs w:val="22"/>
        </w:rPr>
        <w:t xml:space="preserve"> lower </w:t>
      </w:r>
      <w:r w:rsidR="00D01755" w:rsidRPr="008B74EC">
        <w:rPr>
          <w:rFonts w:asciiTheme="majorBidi" w:hAnsiTheme="majorBidi" w:cstheme="majorBidi"/>
          <w:sz w:val="22"/>
          <w:szCs w:val="22"/>
        </w:rPr>
        <w:t xml:space="preserve">in </w:t>
      </w:r>
      <w:r w:rsidR="001E5267" w:rsidRPr="008B74EC">
        <w:rPr>
          <w:rFonts w:asciiTheme="majorBidi" w:hAnsiTheme="majorBidi" w:cstheme="majorBidi"/>
          <w:sz w:val="22"/>
          <w:szCs w:val="22"/>
        </w:rPr>
        <w:t xml:space="preserve">the </w:t>
      </w:r>
      <w:r w:rsidR="00D01755" w:rsidRPr="008B74EC">
        <w:rPr>
          <w:rFonts w:asciiTheme="majorBidi" w:hAnsiTheme="majorBidi" w:cstheme="majorBidi"/>
          <w:sz w:val="22"/>
          <w:szCs w:val="22"/>
        </w:rPr>
        <w:t xml:space="preserve">child whose mother </w:t>
      </w:r>
      <w:r w:rsidR="001E5267" w:rsidRPr="008B74EC">
        <w:rPr>
          <w:rFonts w:asciiTheme="majorBidi" w:hAnsiTheme="majorBidi" w:cstheme="majorBidi"/>
          <w:sz w:val="22"/>
          <w:szCs w:val="22"/>
        </w:rPr>
        <w:t>ha</w:t>
      </w:r>
      <w:r w:rsidR="00EF10C5" w:rsidRPr="008B74EC">
        <w:rPr>
          <w:rFonts w:asciiTheme="majorBidi" w:hAnsiTheme="majorBidi" w:cstheme="majorBidi"/>
          <w:sz w:val="22"/>
          <w:szCs w:val="22"/>
        </w:rPr>
        <w:t>d</w:t>
      </w:r>
      <w:r w:rsidR="00D01755" w:rsidRPr="008B74EC">
        <w:rPr>
          <w:rFonts w:asciiTheme="majorBidi" w:hAnsiTheme="majorBidi" w:cstheme="majorBidi"/>
          <w:sz w:val="22"/>
          <w:szCs w:val="22"/>
        </w:rPr>
        <w:t xml:space="preserve"> secondary or </w:t>
      </w:r>
      <w:r w:rsidR="00565A83" w:rsidRPr="008B74EC">
        <w:rPr>
          <w:rFonts w:asciiTheme="majorBidi" w:hAnsiTheme="majorBidi" w:cstheme="majorBidi"/>
          <w:sz w:val="22"/>
          <w:szCs w:val="22"/>
        </w:rPr>
        <w:t>higher-level</w:t>
      </w:r>
      <w:r w:rsidR="00D01755" w:rsidRPr="008B74EC">
        <w:rPr>
          <w:rFonts w:asciiTheme="majorBidi" w:hAnsiTheme="majorBidi" w:cstheme="majorBidi"/>
          <w:sz w:val="22"/>
          <w:szCs w:val="22"/>
        </w:rPr>
        <w:t xml:space="preserve"> education</w:t>
      </w:r>
      <w:r w:rsidR="00672B43" w:rsidRPr="008B74EC">
        <w:rPr>
          <w:rFonts w:asciiTheme="majorBidi" w:hAnsiTheme="majorBidi" w:cstheme="majorBidi"/>
          <w:sz w:val="22"/>
          <w:szCs w:val="22"/>
        </w:rPr>
        <w:t>.</w:t>
      </w:r>
      <w:r w:rsidR="00A762B9" w:rsidRPr="008B74EC">
        <w:rPr>
          <w:rFonts w:asciiTheme="majorBidi" w:hAnsiTheme="majorBidi" w:cstheme="majorBidi"/>
          <w:sz w:val="22"/>
          <w:szCs w:val="22"/>
        </w:rPr>
        <w:t xml:space="preserve"> We </w:t>
      </w:r>
      <w:r w:rsidR="000F19A5" w:rsidRPr="008B74EC">
        <w:rPr>
          <w:rFonts w:asciiTheme="majorBidi" w:hAnsiTheme="majorBidi" w:cstheme="majorBidi"/>
          <w:sz w:val="22"/>
          <w:szCs w:val="22"/>
        </w:rPr>
        <w:t>did</w:t>
      </w:r>
      <w:ins w:id="406" w:author="Bikram Adhikari (bdhikari)" w:date="2025-12-10T20:06:00Z" w16du:dateUtc="2025-12-11T02:06:00Z">
        <w:r w:rsidR="00FB3859">
          <w:rPr>
            <w:rFonts w:asciiTheme="majorBidi" w:hAnsiTheme="majorBidi" w:cstheme="majorBidi"/>
            <w:sz w:val="22"/>
            <w:szCs w:val="22"/>
          </w:rPr>
          <w:t xml:space="preserve"> not</w:t>
        </w:r>
      </w:ins>
      <w:del w:id="407" w:author="Bikram Adhikari (bdhikari)" w:date="2025-12-10T20:06:00Z" w16du:dateUtc="2025-12-11T02:06:00Z">
        <w:r w:rsidR="000F19A5" w:rsidRPr="008B74EC" w:rsidDel="00FB3859">
          <w:rPr>
            <w:rFonts w:asciiTheme="majorBidi" w:hAnsiTheme="majorBidi" w:cstheme="majorBidi"/>
            <w:sz w:val="22"/>
            <w:szCs w:val="22"/>
          </w:rPr>
          <w:delText>n’t</w:delText>
        </w:r>
      </w:del>
      <w:r w:rsidR="00A762B9" w:rsidRPr="008B74EC">
        <w:rPr>
          <w:rFonts w:asciiTheme="majorBidi" w:hAnsiTheme="majorBidi" w:cstheme="majorBidi"/>
          <w:sz w:val="22"/>
          <w:szCs w:val="22"/>
        </w:rPr>
        <w:t xml:space="preserve"> find </w:t>
      </w:r>
      <w:r w:rsidR="001E5267" w:rsidRPr="008B74EC">
        <w:rPr>
          <w:rFonts w:asciiTheme="majorBidi" w:hAnsiTheme="majorBidi" w:cstheme="majorBidi"/>
          <w:sz w:val="22"/>
          <w:szCs w:val="22"/>
        </w:rPr>
        <w:t xml:space="preserve">a </w:t>
      </w:r>
      <w:r w:rsidR="00A762B9" w:rsidRPr="008B74EC">
        <w:rPr>
          <w:rFonts w:asciiTheme="majorBidi" w:hAnsiTheme="majorBidi" w:cstheme="majorBidi"/>
          <w:sz w:val="22"/>
          <w:szCs w:val="22"/>
        </w:rPr>
        <w:t xml:space="preserve">significant association </w:t>
      </w:r>
      <w:r w:rsidR="0066413E" w:rsidRPr="008B74EC">
        <w:rPr>
          <w:rFonts w:asciiTheme="majorBidi" w:hAnsiTheme="majorBidi" w:cstheme="majorBidi"/>
          <w:sz w:val="22"/>
          <w:szCs w:val="22"/>
        </w:rPr>
        <w:t>between</w:t>
      </w:r>
      <w:r w:rsidR="00A762B9" w:rsidRPr="008B74EC">
        <w:rPr>
          <w:rFonts w:asciiTheme="majorBidi" w:hAnsiTheme="majorBidi" w:cstheme="majorBidi"/>
          <w:sz w:val="22"/>
          <w:szCs w:val="22"/>
        </w:rPr>
        <w:t xml:space="preserve"> undernutrition </w:t>
      </w:r>
      <w:r w:rsidR="0066413E" w:rsidRPr="008B74EC">
        <w:rPr>
          <w:rFonts w:asciiTheme="majorBidi" w:hAnsiTheme="majorBidi" w:cstheme="majorBidi"/>
          <w:sz w:val="22"/>
          <w:szCs w:val="22"/>
        </w:rPr>
        <w:t>and</w:t>
      </w:r>
      <w:r w:rsidR="00A762B9" w:rsidRPr="008B74EC">
        <w:rPr>
          <w:rFonts w:asciiTheme="majorBidi" w:hAnsiTheme="majorBidi" w:cstheme="majorBidi"/>
          <w:sz w:val="22"/>
          <w:szCs w:val="22"/>
        </w:rPr>
        <w:t xml:space="preserve"> </w:t>
      </w:r>
      <w:r w:rsidR="00E21298" w:rsidRPr="008B74EC">
        <w:rPr>
          <w:rFonts w:asciiTheme="majorBidi" w:hAnsiTheme="majorBidi" w:cstheme="majorBidi"/>
          <w:sz w:val="22"/>
          <w:szCs w:val="22"/>
        </w:rPr>
        <w:t xml:space="preserve">mother participation in household </w:t>
      </w:r>
      <w:r w:rsidR="001E5267" w:rsidRPr="008B74EC">
        <w:rPr>
          <w:rFonts w:asciiTheme="majorBidi" w:hAnsiTheme="majorBidi" w:cstheme="majorBidi"/>
          <w:sz w:val="22"/>
          <w:szCs w:val="22"/>
        </w:rPr>
        <w:t>decision</w:t>
      </w:r>
      <w:ins w:id="408" w:author="Bikram Adhikari (bdhikari)" w:date="2025-12-10T20:14:00Z" w16du:dateUtc="2025-12-11T02:14:00Z">
        <w:r w:rsidR="00FF4071">
          <w:rPr>
            <w:rFonts w:asciiTheme="majorBidi" w:hAnsiTheme="majorBidi" w:cstheme="majorBidi"/>
            <w:sz w:val="22"/>
            <w:szCs w:val="22"/>
          </w:rPr>
          <w:t>-making</w:t>
        </w:r>
      </w:ins>
      <w:del w:id="409" w:author="Bikram Adhikari (bdhikari)" w:date="2025-12-10T20:14:00Z" w16du:dateUtc="2025-12-11T02:14:00Z">
        <w:r w:rsidR="001E5267" w:rsidRPr="008B74EC" w:rsidDel="00FF4071">
          <w:rPr>
            <w:rFonts w:asciiTheme="majorBidi" w:hAnsiTheme="majorBidi" w:cstheme="majorBidi"/>
            <w:sz w:val="22"/>
            <w:szCs w:val="22"/>
          </w:rPr>
          <w:delText>s</w:delText>
        </w:r>
      </w:del>
      <w:r w:rsidR="00E21298" w:rsidRPr="008B74EC">
        <w:rPr>
          <w:rFonts w:asciiTheme="majorBidi" w:hAnsiTheme="majorBidi" w:cstheme="majorBidi"/>
          <w:sz w:val="22"/>
          <w:szCs w:val="22"/>
        </w:rPr>
        <w:t xml:space="preserve"> and exposure to health programs </w:t>
      </w:r>
      <w:r w:rsidR="0066413E" w:rsidRPr="008B74EC">
        <w:rPr>
          <w:rFonts w:asciiTheme="majorBidi" w:hAnsiTheme="majorBidi" w:cstheme="majorBidi"/>
          <w:sz w:val="22"/>
          <w:szCs w:val="22"/>
        </w:rPr>
        <w:t>on</w:t>
      </w:r>
      <w:r w:rsidR="00E21298" w:rsidRPr="008B74EC">
        <w:rPr>
          <w:rFonts w:asciiTheme="majorBidi" w:hAnsiTheme="majorBidi" w:cstheme="majorBidi"/>
          <w:sz w:val="22"/>
          <w:szCs w:val="22"/>
        </w:rPr>
        <w:t xml:space="preserve"> </w:t>
      </w:r>
      <w:r w:rsidR="007A6A1B" w:rsidRPr="008B74EC">
        <w:rPr>
          <w:rFonts w:asciiTheme="majorBidi" w:hAnsiTheme="majorBidi" w:cstheme="majorBidi"/>
          <w:sz w:val="22"/>
          <w:szCs w:val="22"/>
        </w:rPr>
        <w:t>TV</w:t>
      </w:r>
      <w:r w:rsidR="00E21298" w:rsidRPr="008B74EC">
        <w:rPr>
          <w:rFonts w:asciiTheme="majorBidi" w:hAnsiTheme="majorBidi" w:cstheme="majorBidi"/>
          <w:sz w:val="22"/>
          <w:szCs w:val="22"/>
        </w:rPr>
        <w:t>/radio</w:t>
      </w:r>
      <w:r w:rsidR="003F7D17" w:rsidRPr="008B74EC">
        <w:rPr>
          <w:rFonts w:asciiTheme="majorBidi" w:hAnsiTheme="majorBidi" w:cstheme="majorBidi"/>
          <w:sz w:val="22"/>
          <w:szCs w:val="22"/>
        </w:rPr>
        <w:t>.</w:t>
      </w:r>
    </w:p>
    <w:p w14:paraId="3F389E2B" w14:textId="77777777" w:rsidR="00696FE3" w:rsidRPr="008B74EC" w:rsidRDefault="00696FE3" w:rsidP="009D176F">
      <w:pPr>
        <w:spacing w:line="360" w:lineRule="auto"/>
        <w:jc w:val="both"/>
        <w:rPr>
          <w:rFonts w:asciiTheme="majorBidi" w:hAnsiTheme="majorBidi" w:cstheme="majorBidi"/>
          <w:sz w:val="22"/>
          <w:szCs w:val="22"/>
        </w:rPr>
      </w:pPr>
    </w:p>
    <w:p w14:paraId="4FB16593" w14:textId="6DBDF3ED"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t>Table</w:t>
      </w:r>
      <w:r w:rsidR="00487508" w:rsidRPr="008B74EC">
        <w:rPr>
          <w:rFonts w:asciiTheme="majorBidi" w:hAnsiTheme="majorBidi" w:cstheme="majorBidi"/>
          <w:b/>
          <w:bCs/>
          <w:color w:val="auto"/>
          <w:sz w:val="24"/>
          <w:szCs w:val="24"/>
        </w:rPr>
        <w:t xml:space="preserv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5</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1488"/>
        <w:gridCol w:w="1004"/>
        <w:gridCol w:w="1125"/>
        <w:gridCol w:w="1230"/>
        <w:gridCol w:w="864"/>
        <w:gridCol w:w="1155"/>
        <w:gridCol w:w="1128"/>
      </w:tblGrid>
      <w:tr w:rsidR="00190CB7" w:rsidRPr="008B74EC" w14:paraId="7D116ACA" w14:textId="77777777" w:rsidTr="00490E39">
        <w:trPr>
          <w:trHeight w:val="20"/>
        </w:trPr>
        <w:tc>
          <w:tcPr>
            <w:tcW w:w="2025" w:type="dxa"/>
            <w:vMerge w:val="restart"/>
            <w:shd w:val="clear" w:color="auto" w:fill="C1E4F5" w:themeFill="accent1" w:themeFillTint="33"/>
            <w:vAlign w:val="center"/>
            <w:hideMark/>
          </w:tcPr>
          <w:p w14:paraId="079EA946" w14:textId="6E85A28F"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488" w:type="dxa"/>
            <w:vMerge w:val="restart"/>
            <w:shd w:val="clear" w:color="auto" w:fill="C1E4F5" w:themeFill="accent1" w:themeFillTint="33"/>
            <w:vAlign w:val="center"/>
            <w:hideMark/>
          </w:tcPr>
          <w:p w14:paraId="6CD0A257" w14:textId="62FF76EC"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Presence of undernutrition, n</w:t>
            </w:r>
            <w:r w:rsidR="005E0A0D"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9690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p>
        </w:tc>
        <w:tc>
          <w:tcPr>
            <w:tcW w:w="3359" w:type="dxa"/>
            <w:gridSpan w:val="3"/>
            <w:shd w:val="clear" w:color="auto" w:fill="C1E4F5" w:themeFill="accent1" w:themeFillTint="33"/>
            <w:vAlign w:val="center"/>
            <w:hideMark/>
          </w:tcPr>
          <w:p w14:paraId="1AF0E17D" w14:textId="73809FA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147" w:type="dxa"/>
            <w:gridSpan w:val="3"/>
            <w:shd w:val="clear" w:color="auto" w:fill="C1E4F5" w:themeFill="accent1" w:themeFillTint="33"/>
            <w:vAlign w:val="center"/>
            <w:hideMark/>
          </w:tcPr>
          <w:p w14:paraId="260731E2" w14:textId="6AD55A61"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2320415C" w14:textId="77777777" w:rsidTr="00490E39">
        <w:trPr>
          <w:trHeight w:val="20"/>
        </w:trPr>
        <w:tc>
          <w:tcPr>
            <w:tcW w:w="2025" w:type="dxa"/>
            <w:vMerge/>
            <w:shd w:val="clear" w:color="auto" w:fill="C1E4F5" w:themeFill="accent1" w:themeFillTint="33"/>
            <w:vAlign w:val="center"/>
            <w:hideMark/>
          </w:tcPr>
          <w:p w14:paraId="203AB05C" w14:textId="7DC05B80" w:rsidR="00E27860" w:rsidRPr="008B74EC"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488" w:type="dxa"/>
            <w:vMerge/>
            <w:shd w:val="clear" w:color="auto" w:fill="C1E4F5" w:themeFill="accent1" w:themeFillTint="33"/>
            <w:vAlign w:val="center"/>
            <w:hideMark/>
          </w:tcPr>
          <w:p w14:paraId="068C7F55" w14:textId="25F64506"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04" w:type="dxa"/>
            <w:shd w:val="clear" w:color="auto" w:fill="C1E4F5" w:themeFill="accent1" w:themeFillTint="33"/>
            <w:vAlign w:val="center"/>
            <w:hideMark/>
          </w:tcPr>
          <w:p w14:paraId="56FDA569" w14:textId="726AE112" w:rsidR="00E27860" w:rsidRPr="008B74EC" w:rsidRDefault="0098143D" w:rsidP="0088475D">
            <w:pPr>
              <w:spacing w:after="0" w:line="240" w:lineRule="auto"/>
              <w:jc w:val="center"/>
              <w:rPr>
                <w:rFonts w:asciiTheme="majorBidi" w:eastAsia="Times New Roman" w:hAnsiTheme="majorBidi" w:cstheme="majorBidi"/>
                <w:b/>
                <w:bCs/>
                <w:kern w:val="0"/>
                <w:sz w:val="18"/>
                <w:szCs w:val="18"/>
                <w14:ligatures w14:val="none"/>
              </w:rPr>
            </w:pPr>
            <w:ins w:id="410" w:author="Bikram Adhikari (bdhikari)" w:date="2025-12-10T16:34:00Z" w16du:dateUtc="2025-12-10T22:34:00Z">
              <w:r>
                <w:rPr>
                  <w:rFonts w:asciiTheme="majorBidi" w:eastAsia="Times New Roman" w:hAnsiTheme="majorBidi" w:cstheme="majorBidi"/>
                  <w:b/>
                  <w:bCs/>
                  <w:kern w:val="0"/>
                  <w:sz w:val="18"/>
                  <w:szCs w:val="18"/>
                  <w14:ligatures w14:val="none"/>
                </w:rPr>
                <w:t>c</w:t>
              </w:r>
            </w:ins>
            <w:r w:rsidR="00E27860" w:rsidRPr="008B74EC">
              <w:rPr>
                <w:rFonts w:asciiTheme="majorBidi" w:eastAsia="Times New Roman" w:hAnsiTheme="majorBidi" w:cstheme="majorBidi"/>
                <w:b/>
                <w:bCs/>
                <w:kern w:val="0"/>
                <w:sz w:val="18"/>
                <w:szCs w:val="18"/>
                <w14:ligatures w14:val="none"/>
              </w:rPr>
              <w:t>OR</w:t>
            </w:r>
          </w:p>
        </w:tc>
        <w:tc>
          <w:tcPr>
            <w:tcW w:w="1125" w:type="dxa"/>
            <w:shd w:val="clear" w:color="auto" w:fill="C1E4F5" w:themeFill="accent1" w:themeFillTint="33"/>
            <w:vAlign w:val="center"/>
            <w:hideMark/>
          </w:tcPr>
          <w:p w14:paraId="5BBF9C90"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vAlign w:val="center"/>
            <w:hideMark/>
          </w:tcPr>
          <w:p w14:paraId="60E61DF9"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864" w:type="dxa"/>
            <w:shd w:val="clear" w:color="auto" w:fill="C1E4F5" w:themeFill="accent1" w:themeFillTint="33"/>
            <w:vAlign w:val="center"/>
            <w:hideMark/>
          </w:tcPr>
          <w:p w14:paraId="7718B53E" w14:textId="79EB707E" w:rsidR="00E27860" w:rsidRPr="008B74EC" w:rsidRDefault="0098143D" w:rsidP="0088475D">
            <w:pPr>
              <w:spacing w:after="0" w:line="240" w:lineRule="auto"/>
              <w:jc w:val="center"/>
              <w:rPr>
                <w:rFonts w:asciiTheme="majorBidi" w:eastAsia="Times New Roman" w:hAnsiTheme="majorBidi" w:cstheme="majorBidi"/>
                <w:b/>
                <w:bCs/>
                <w:kern w:val="0"/>
                <w:sz w:val="18"/>
                <w:szCs w:val="18"/>
                <w14:ligatures w14:val="none"/>
              </w:rPr>
            </w:pPr>
            <w:ins w:id="411" w:author="Bikram Adhikari (bdhikari)" w:date="2025-12-10T16:35:00Z" w16du:dateUtc="2025-12-10T22:35:00Z">
              <w:r>
                <w:rPr>
                  <w:rFonts w:asciiTheme="majorBidi" w:eastAsia="Times New Roman" w:hAnsiTheme="majorBidi" w:cstheme="majorBidi"/>
                  <w:b/>
                  <w:bCs/>
                  <w:kern w:val="0"/>
                  <w:sz w:val="18"/>
                  <w:szCs w:val="18"/>
                  <w14:ligatures w14:val="none"/>
                </w:rPr>
                <w:t>a</w:t>
              </w:r>
            </w:ins>
            <w:r w:rsidR="00E27860" w:rsidRPr="008B74EC">
              <w:rPr>
                <w:rFonts w:asciiTheme="majorBidi" w:eastAsia="Times New Roman" w:hAnsiTheme="majorBidi" w:cstheme="majorBidi"/>
                <w:b/>
                <w:bCs/>
                <w:kern w:val="0"/>
                <w:sz w:val="18"/>
                <w:szCs w:val="18"/>
                <w14:ligatures w14:val="none"/>
              </w:rPr>
              <w:t>OR</w:t>
            </w:r>
          </w:p>
        </w:tc>
        <w:tc>
          <w:tcPr>
            <w:tcW w:w="1155" w:type="dxa"/>
            <w:shd w:val="clear" w:color="auto" w:fill="C1E4F5" w:themeFill="accent1" w:themeFillTint="33"/>
            <w:vAlign w:val="center"/>
            <w:hideMark/>
          </w:tcPr>
          <w:p w14:paraId="09EDF8EC"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128" w:type="dxa"/>
            <w:shd w:val="clear" w:color="auto" w:fill="C1E4F5" w:themeFill="accent1" w:themeFillTint="33"/>
            <w:vAlign w:val="center"/>
            <w:hideMark/>
          </w:tcPr>
          <w:p w14:paraId="097330B5" w14:textId="77777777" w:rsidR="00E27860" w:rsidRPr="008B74EC"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AF109B" w:rsidRPr="008B74EC" w14:paraId="49B2B977" w14:textId="77777777" w:rsidTr="00490E39">
        <w:trPr>
          <w:trHeight w:val="20"/>
        </w:trPr>
        <w:tc>
          <w:tcPr>
            <w:tcW w:w="2025" w:type="dxa"/>
            <w:vAlign w:val="center"/>
          </w:tcPr>
          <w:p w14:paraId="6C6EF6E9" w14:textId="36B379E8" w:rsidR="00AF109B" w:rsidRPr="008B74EC" w:rsidRDefault="00AF109B" w:rsidP="00664B3A">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488" w:type="dxa"/>
          </w:tcPr>
          <w:p w14:paraId="780349AB" w14:textId="77777777" w:rsidR="00AF109B" w:rsidRPr="008B74EC" w:rsidRDefault="00AF109B" w:rsidP="00664B3A">
            <w:pPr>
              <w:spacing w:after="0" w:line="240" w:lineRule="auto"/>
              <w:rPr>
                <w:rFonts w:asciiTheme="majorBidi" w:hAnsiTheme="majorBidi" w:cstheme="majorBidi"/>
                <w:sz w:val="22"/>
                <w:szCs w:val="22"/>
              </w:rPr>
            </w:pPr>
          </w:p>
        </w:tc>
        <w:tc>
          <w:tcPr>
            <w:tcW w:w="1004" w:type="dxa"/>
          </w:tcPr>
          <w:p w14:paraId="312E1D3B" w14:textId="77777777" w:rsidR="00AF109B" w:rsidRPr="008B74EC" w:rsidRDefault="00AF109B" w:rsidP="00664B3A">
            <w:pPr>
              <w:spacing w:after="0" w:line="240" w:lineRule="auto"/>
              <w:rPr>
                <w:rFonts w:asciiTheme="majorBidi" w:hAnsiTheme="majorBidi" w:cstheme="majorBidi"/>
                <w:sz w:val="22"/>
                <w:szCs w:val="22"/>
              </w:rPr>
            </w:pPr>
          </w:p>
        </w:tc>
        <w:tc>
          <w:tcPr>
            <w:tcW w:w="1125" w:type="dxa"/>
          </w:tcPr>
          <w:p w14:paraId="512440DE" w14:textId="77777777" w:rsidR="00AF109B" w:rsidRPr="008B74EC" w:rsidRDefault="00AF109B" w:rsidP="00664B3A">
            <w:pPr>
              <w:spacing w:after="0" w:line="240" w:lineRule="auto"/>
              <w:rPr>
                <w:rFonts w:asciiTheme="majorBidi" w:hAnsiTheme="majorBidi" w:cstheme="majorBidi"/>
                <w:sz w:val="22"/>
                <w:szCs w:val="22"/>
              </w:rPr>
            </w:pPr>
          </w:p>
        </w:tc>
        <w:tc>
          <w:tcPr>
            <w:tcW w:w="1230" w:type="dxa"/>
          </w:tcPr>
          <w:p w14:paraId="76D955B8" w14:textId="77777777" w:rsidR="00AF109B" w:rsidRPr="008B74EC" w:rsidRDefault="00AF109B" w:rsidP="00664B3A">
            <w:pPr>
              <w:spacing w:after="0" w:line="240" w:lineRule="auto"/>
              <w:rPr>
                <w:rFonts w:asciiTheme="majorBidi" w:hAnsiTheme="majorBidi" w:cstheme="majorBidi"/>
                <w:sz w:val="22"/>
                <w:szCs w:val="22"/>
              </w:rPr>
            </w:pPr>
          </w:p>
        </w:tc>
        <w:tc>
          <w:tcPr>
            <w:tcW w:w="864" w:type="dxa"/>
          </w:tcPr>
          <w:p w14:paraId="0ABA6237" w14:textId="77777777" w:rsidR="00AF109B" w:rsidRPr="008B74EC" w:rsidRDefault="00AF109B" w:rsidP="00664B3A">
            <w:pPr>
              <w:spacing w:after="0" w:line="240" w:lineRule="auto"/>
              <w:rPr>
                <w:rFonts w:asciiTheme="majorBidi" w:hAnsiTheme="majorBidi" w:cstheme="majorBidi"/>
                <w:sz w:val="22"/>
                <w:szCs w:val="22"/>
              </w:rPr>
            </w:pPr>
          </w:p>
        </w:tc>
        <w:tc>
          <w:tcPr>
            <w:tcW w:w="1155" w:type="dxa"/>
          </w:tcPr>
          <w:p w14:paraId="2B56A0E3" w14:textId="77777777" w:rsidR="00AF109B" w:rsidRPr="008B74EC" w:rsidRDefault="00AF109B" w:rsidP="00664B3A">
            <w:pPr>
              <w:spacing w:after="0" w:line="240" w:lineRule="auto"/>
              <w:rPr>
                <w:rFonts w:asciiTheme="majorBidi" w:hAnsiTheme="majorBidi" w:cstheme="majorBidi"/>
                <w:sz w:val="22"/>
                <w:szCs w:val="22"/>
              </w:rPr>
            </w:pPr>
          </w:p>
        </w:tc>
        <w:tc>
          <w:tcPr>
            <w:tcW w:w="1128" w:type="dxa"/>
          </w:tcPr>
          <w:p w14:paraId="3566F431" w14:textId="77777777" w:rsidR="00AF109B" w:rsidRPr="008B74EC" w:rsidRDefault="00AF109B" w:rsidP="00664B3A">
            <w:pPr>
              <w:spacing w:after="0" w:line="240" w:lineRule="auto"/>
              <w:rPr>
                <w:rFonts w:asciiTheme="majorBidi" w:hAnsiTheme="majorBidi" w:cstheme="majorBidi"/>
                <w:sz w:val="22"/>
                <w:szCs w:val="22"/>
              </w:rPr>
            </w:pPr>
          </w:p>
        </w:tc>
      </w:tr>
      <w:tr w:rsidR="009D2ED6" w:rsidRPr="008B74EC" w14:paraId="1BC31DCB" w14:textId="77777777" w:rsidTr="00490E39">
        <w:trPr>
          <w:trHeight w:val="20"/>
        </w:trPr>
        <w:tc>
          <w:tcPr>
            <w:tcW w:w="2025" w:type="dxa"/>
          </w:tcPr>
          <w:p w14:paraId="12A7055D" w14:textId="30900D8B"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w:t>
            </w:r>
            <w:r w:rsidR="00FD4109" w:rsidRPr="008B74EC">
              <w:rPr>
                <w:rFonts w:asciiTheme="majorBidi" w:hAnsiTheme="majorBidi" w:cstheme="majorBidi"/>
                <w:color w:val="000000"/>
                <w:sz w:val="18"/>
                <w:szCs w:val="18"/>
              </w:rPr>
              <w:t>2</w:t>
            </w:r>
            <w:r w:rsidRPr="008B74EC">
              <w:rPr>
                <w:rFonts w:asciiTheme="majorBidi" w:hAnsiTheme="majorBidi" w:cstheme="majorBidi"/>
                <w:color w:val="000000"/>
                <w:sz w:val="18"/>
                <w:szCs w:val="18"/>
              </w:rPr>
              <w:t xml:space="preserve"> months</w:t>
            </w:r>
          </w:p>
        </w:tc>
        <w:tc>
          <w:tcPr>
            <w:tcW w:w="1488" w:type="dxa"/>
          </w:tcPr>
          <w:p w14:paraId="2C856E6B" w14:textId="2C7BD368"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49 (20.1)</w:t>
            </w:r>
          </w:p>
        </w:tc>
        <w:tc>
          <w:tcPr>
            <w:tcW w:w="1004" w:type="dxa"/>
          </w:tcPr>
          <w:p w14:paraId="15E9CA1A" w14:textId="743E6F0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44FB0902" w14:textId="1A36B4F1"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6D956917" w14:textId="3FC84104"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17ED8F9E" w14:textId="00730A8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0FAB6868" w14:textId="586788E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DD1269D" w14:textId="16FADD2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4853E561" w14:textId="77777777" w:rsidTr="00490E39">
        <w:trPr>
          <w:trHeight w:val="20"/>
        </w:trPr>
        <w:tc>
          <w:tcPr>
            <w:tcW w:w="2025" w:type="dxa"/>
          </w:tcPr>
          <w:p w14:paraId="3A255E52" w14:textId="216455A7"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13-36 months</w:t>
            </w:r>
          </w:p>
        </w:tc>
        <w:tc>
          <w:tcPr>
            <w:tcW w:w="1488" w:type="dxa"/>
          </w:tcPr>
          <w:p w14:paraId="46A04116" w14:textId="327F246F"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394 (36.9)</w:t>
            </w:r>
          </w:p>
        </w:tc>
        <w:tc>
          <w:tcPr>
            <w:tcW w:w="1004" w:type="dxa"/>
          </w:tcPr>
          <w:p w14:paraId="0CEDC5E8" w14:textId="310410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2.32</w:t>
            </w:r>
          </w:p>
        </w:tc>
        <w:tc>
          <w:tcPr>
            <w:tcW w:w="1125" w:type="dxa"/>
          </w:tcPr>
          <w:p w14:paraId="18CE11C0" w14:textId="1AA7C83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1.67</w:t>
            </w:r>
            <w:del w:id="412" w:author="Bikram Adhikari (bdhikari)" w:date="2025-12-09T16:59:00Z" w16du:dateUtc="2025-12-09T22:59:00Z">
              <w:r w:rsidRPr="008B74EC" w:rsidDel="003D04EE">
                <w:rPr>
                  <w:rFonts w:asciiTheme="majorBidi" w:hAnsiTheme="majorBidi" w:cstheme="majorBidi"/>
                  <w:sz w:val="18"/>
                  <w:szCs w:val="18"/>
                </w:rPr>
                <w:delText>,</w:delText>
              </w:r>
            </w:del>
            <w:ins w:id="413"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3.22</w:t>
            </w:r>
          </w:p>
        </w:tc>
        <w:tc>
          <w:tcPr>
            <w:tcW w:w="1230" w:type="dxa"/>
          </w:tcPr>
          <w:p w14:paraId="348BBCA1" w14:textId="072647E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FD04A12" w14:textId="62A1B2B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1.96</w:t>
            </w:r>
          </w:p>
        </w:tc>
        <w:tc>
          <w:tcPr>
            <w:tcW w:w="1155" w:type="dxa"/>
          </w:tcPr>
          <w:p w14:paraId="24B68FB9" w14:textId="2554401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1.33</w:t>
            </w:r>
            <w:del w:id="414" w:author="Bikram Adhikari (bdhikari)" w:date="2025-12-09T16:59:00Z" w16du:dateUtc="2025-12-09T22:59:00Z">
              <w:r w:rsidRPr="008B74EC" w:rsidDel="003D04EE">
                <w:rPr>
                  <w:rFonts w:asciiTheme="majorBidi" w:hAnsiTheme="majorBidi" w:cstheme="majorBidi"/>
                  <w:sz w:val="18"/>
                  <w:szCs w:val="18"/>
                </w:rPr>
                <w:delText>,</w:delText>
              </w:r>
            </w:del>
            <w:ins w:id="415"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2.90</w:t>
            </w:r>
          </w:p>
        </w:tc>
        <w:tc>
          <w:tcPr>
            <w:tcW w:w="1128" w:type="dxa"/>
          </w:tcPr>
          <w:p w14:paraId="0AB4775D" w14:textId="7C6729D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9D2ED6" w:rsidRPr="008B74EC" w14:paraId="0D487EE5" w14:textId="77777777" w:rsidTr="00490E39">
        <w:trPr>
          <w:trHeight w:val="20"/>
        </w:trPr>
        <w:tc>
          <w:tcPr>
            <w:tcW w:w="2025" w:type="dxa"/>
          </w:tcPr>
          <w:p w14:paraId="5BF5E2C0" w14:textId="2136BE70"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w:t>
            </w:r>
            <w:r w:rsidR="00FD4109" w:rsidRPr="008B74EC">
              <w:rPr>
                <w:rFonts w:asciiTheme="majorBidi" w:hAnsiTheme="majorBidi" w:cstheme="majorBidi"/>
                <w:color w:val="000000"/>
                <w:sz w:val="18"/>
                <w:szCs w:val="18"/>
              </w:rPr>
              <w:t>37-59 months</w:t>
            </w:r>
          </w:p>
        </w:tc>
        <w:tc>
          <w:tcPr>
            <w:tcW w:w="1488" w:type="dxa"/>
          </w:tcPr>
          <w:p w14:paraId="0308C129" w14:textId="558D1D6E"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339 (33.2)</w:t>
            </w:r>
          </w:p>
        </w:tc>
        <w:tc>
          <w:tcPr>
            <w:tcW w:w="1004" w:type="dxa"/>
          </w:tcPr>
          <w:p w14:paraId="01E6FA78" w14:textId="1CBD2866"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1.97</w:t>
            </w:r>
          </w:p>
        </w:tc>
        <w:tc>
          <w:tcPr>
            <w:tcW w:w="1125" w:type="dxa"/>
          </w:tcPr>
          <w:p w14:paraId="15238665" w14:textId="31B97DC4"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1.39</w:t>
            </w:r>
            <w:del w:id="416" w:author="Bikram Adhikari (bdhikari)" w:date="2025-12-09T16:59:00Z" w16du:dateUtc="2025-12-09T22:59:00Z">
              <w:r w:rsidRPr="008B74EC" w:rsidDel="003D04EE">
                <w:rPr>
                  <w:rFonts w:asciiTheme="majorBidi" w:hAnsiTheme="majorBidi" w:cstheme="majorBidi"/>
                  <w:sz w:val="18"/>
                  <w:szCs w:val="18"/>
                </w:rPr>
                <w:delText>,</w:delText>
              </w:r>
            </w:del>
            <w:ins w:id="417"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2.81</w:t>
            </w:r>
          </w:p>
        </w:tc>
        <w:tc>
          <w:tcPr>
            <w:tcW w:w="1230" w:type="dxa"/>
          </w:tcPr>
          <w:p w14:paraId="0EE78F08" w14:textId="2E9CFA9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6466D68D" w14:textId="30472F6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1.7</w:t>
            </w:r>
            <w:r w:rsidR="0069055C" w:rsidRPr="008B74EC">
              <w:rPr>
                <w:rFonts w:asciiTheme="majorBidi" w:hAnsiTheme="majorBidi" w:cstheme="majorBidi"/>
                <w:sz w:val="18"/>
                <w:szCs w:val="18"/>
              </w:rPr>
              <w:t>0</w:t>
            </w:r>
          </w:p>
        </w:tc>
        <w:tc>
          <w:tcPr>
            <w:tcW w:w="1155" w:type="dxa"/>
          </w:tcPr>
          <w:p w14:paraId="5841D327" w14:textId="2C2AD213"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1.12</w:t>
            </w:r>
            <w:del w:id="418" w:author="Bikram Adhikari (bdhikari)" w:date="2025-12-09T16:59:00Z" w16du:dateUtc="2025-12-09T22:59:00Z">
              <w:r w:rsidRPr="008B74EC" w:rsidDel="003D04EE">
                <w:rPr>
                  <w:rFonts w:asciiTheme="majorBidi" w:hAnsiTheme="majorBidi" w:cstheme="majorBidi"/>
                  <w:sz w:val="18"/>
                  <w:szCs w:val="18"/>
                </w:rPr>
                <w:delText>,</w:delText>
              </w:r>
            </w:del>
            <w:ins w:id="419"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2.59</w:t>
            </w:r>
          </w:p>
        </w:tc>
        <w:tc>
          <w:tcPr>
            <w:tcW w:w="1128" w:type="dxa"/>
          </w:tcPr>
          <w:p w14:paraId="704E776D" w14:textId="3667A0AA"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9D2ED6" w:rsidRPr="008B74EC" w14:paraId="6F1C38BF" w14:textId="77777777" w:rsidTr="00490E39">
        <w:trPr>
          <w:trHeight w:val="20"/>
        </w:trPr>
        <w:tc>
          <w:tcPr>
            <w:tcW w:w="2025" w:type="dxa"/>
            <w:vAlign w:val="center"/>
            <w:hideMark/>
          </w:tcPr>
          <w:p w14:paraId="27782357" w14:textId="64D253C8"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488" w:type="dxa"/>
            <w:hideMark/>
          </w:tcPr>
          <w:p w14:paraId="46F08DEE" w14:textId="0B82584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hAnsiTheme="majorBidi" w:cstheme="majorBidi"/>
                <w:sz w:val="22"/>
                <w:szCs w:val="22"/>
              </w:rPr>
              <w:t> </w:t>
            </w:r>
          </w:p>
        </w:tc>
        <w:tc>
          <w:tcPr>
            <w:tcW w:w="1004" w:type="dxa"/>
            <w:hideMark/>
          </w:tcPr>
          <w:p w14:paraId="1581CEB0" w14:textId="2B43C0B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2FE2E6A4" w14:textId="6145CD07"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B6FDF7" w14:textId="4DD7727D"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D39C525" w14:textId="5D50034B"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6C4D032A" w14:textId="619B44F0"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617F6395" w14:textId="1CB08C39" w:rsidR="009D2ED6" w:rsidRPr="008B74EC" w:rsidRDefault="009D2ED6" w:rsidP="001245B7">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55AF364E" w14:textId="77777777" w:rsidTr="00490E39">
        <w:trPr>
          <w:trHeight w:val="20"/>
        </w:trPr>
        <w:tc>
          <w:tcPr>
            <w:tcW w:w="2025" w:type="dxa"/>
            <w:vAlign w:val="center"/>
            <w:hideMark/>
          </w:tcPr>
          <w:p w14:paraId="28B9EDA0" w14:textId="5E2E03F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488" w:type="dxa"/>
            <w:hideMark/>
          </w:tcPr>
          <w:p w14:paraId="7FDDDEE0" w14:textId="4B7C391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246 (43.1)</w:t>
            </w:r>
          </w:p>
        </w:tc>
        <w:tc>
          <w:tcPr>
            <w:tcW w:w="1004" w:type="dxa"/>
            <w:hideMark/>
          </w:tcPr>
          <w:p w14:paraId="7DBC29B6" w14:textId="3C0022C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36993283" w14:textId="6081448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2E33AE1F" w14:textId="6C43DFD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0FABAFA2" w14:textId="02F060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487DA18F" w14:textId="06F25A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16ABBE46" w14:textId="5AA77DD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2A526778" w14:textId="77777777" w:rsidTr="00490E39">
        <w:trPr>
          <w:trHeight w:val="20"/>
        </w:trPr>
        <w:tc>
          <w:tcPr>
            <w:tcW w:w="2025" w:type="dxa"/>
            <w:vAlign w:val="center"/>
            <w:hideMark/>
          </w:tcPr>
          <w:p w14:paraId="3DC334FD" w14:textId="34DF8D79"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488" w:type="dxa"/>
            <w:hideMark/>
          </w:tcPr>
          <w:p w14:paraId="04D4A1E9" w14:textId="693399FB"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195 (38.1)</w:t>
            </w:r>
          </w:p>
        </w:tc>
        <w:tc>
          <w:tcPr>
            <w:tcW w:w="1004" w:type="dxa"/>
            <w:hideMark/>
          </w:tcPr>
          <w:p w14:paraId="6C540C82" w14:textId="6693578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0.81</w:t>
            </w:r>
          </w:p>
        </w:tc>
        <w:tc>
          <w:tcPr>
            <w:tcW w:w="1125" w:type="dxa"/>
            <w:hideMark/>
          </w:tcPr>
          <w:p w14:paraId="6F70BF26" w14:textId="341A851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0.62</w:t>
            </w:r>
            <w:del w:id="420" w:author="Bikram Adhikari (bdhikari)" w:date="2025-12-09T16:59:00Z" w16du:dateUtc="2025-12-09T22:59:00Z">
              <w:r w:rsidRPr="008B74EC" w:rsidDel="003D04EE">
                <w:rPr>
                  <w:rFonts w:asciiTheme="majorBidi" w:hAnsiTheme="majorBidi" w:cstheme="majorBidi"/>
                  <w:sz w:val="18"/>
                  <w:szCs w:val="18"/>
                </w:rPr>
                <w:delText>,</w:delText>
              </w:r>
            </w:del>
            <w:ins w:id="421"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1.06</w:t>
            </w:r>
          </w:p>
        </w:tc>
        <w:tc>
          <w:tcPr>
            <w:tcW w:w="1230" w:type="dxa"/>
            <w:hideMark/>
          </w:tcPr>
          <w:p w14:paraId="5362129C" w14:textId="71C94D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0.122</w:t>
            </w:r>
          </w:p>
        </w:tc>
        <w:tc>
          <w:tcPr>
            <w:tcW w:w="864" w:type="dxa"/>
            <w:hideMark/>
          </w:tcPr>
          <w:p w14:paraId="7470C39C" w14:textId="52A0E65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0.93</w:t>
            </w:r>
          </w:p>
        </w:tc>
        <w:tc>
          <w:tcPr>
            <w:tcW w:w="1155" w:type="dxa"/>
            <w:hideMark/>
          </w:tcPr>
          <w:p w14:paraId="250D28D1" w14:textId="01C9ED1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del w:id="422" w:author="Bikram Adhikari (bdhikari)" w:date="2025-12-09T16:59:00Z" w16du:dateUtc="2025-12-09T22:59:00Z">
              <w:r w:rsidRPr="008B74EC" w:rsidDel="003D04EE">
                <w:rPr>
                  <w:rFonts w:asciiTheme="majorBidi" w:hAnsiTheme="majorBidi" w:cstheme="majorBidi"/>
                  <w:sz w:val="18"/>
                  <w:szCs w:val="18"/>
                </w:rPr>
                <w:delText>,</w:delText>
              </w:r>
            </w:del>
            <w:ins w:id="423"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1.30</w:t>
            </w:r>
          </w:p>
        </w:tc>
        <w:tc>
          <w:tcPr>
            <w:tcW w:w="1128" w:type="dxa"/>
            <w:hideMark/>
          </w:tcPr>
          <w:p w14:paraId="04E39832" w14:textId="42B7112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r w:rsidR="00342586" w:rsidRPr="008B74EC">
              <w:rPr>
                <w:rFonts w:asciiTheme="majorBidi" w:hAnsiTheme="majorBidi" w:cstheme="majorBidi"/>
                <w:sz w:val="18"/>
                <w:szCs w:val="18"/>
              </w:rPr>
              <w:t>0</w:t>
            </w:r>
          </w:p>
        </w:tc>
      </w:tr>
      <w:tr w:rsidR="009D2ED6" w:rsidRPr="008B74EC" w14:paraId="528E8A72" w14:textId="77777777" w:rsidTr="00490E39">
        <w:trPr>
          <w:trHeight w:val="20"/>
        </w:trPr>
        <w:tc>
          <w:tcPr>
            <w:tcW w:w="2025" w:type="dxa"/>
            <w:vAlign w:val="center"/>
            <w:hideMark/>
          </w:tcPr>
          <w:p w14:paraId="36582E00" w14:textId="4E11418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488" w:type="dxa"/>
            <w:hideMark/>
          </w:tcPr>
          <w:p w14:paraId="6FE993CF" w14:textId="717E261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162 (33.6)</w:t>
            </w:r>
          </w:p>
        </w:tc>
        <w:tc>
          <w:tcPr>
            <w:tcW w:w="1004" w:type="dxa"/>
            <w:hideMark/>
          </w:tcPr>
          <w:p w14:paraId="6ED855EC" w14:textId="0418D77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7C6523F6" w14:textId="7871C39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0.50</w:t>
            </w:r>
            <w:del w:id="424" w:author="Bikram Adhikari (bdhikari)" w:date="2025-12-09T16:59:00Z" w16du:dateUtc="2025-12-09T22:59:00Z">
              <w:r w:rsidRPr="008B74EC" w:rsidDel="003D04EE">
                <w:rPr>
                  <w:rFonts w:asciiTheme="majorBidi" w:hAnsiTheme="majorBidi" w:cstheme="majorBidi"/>
                  <w:sz w:val="18"/>
                  <w:szCs w:val="18"/>
                </w:rPr>
                <w:delText>,</w:delText>
              </w:r>
            </w:del>
            <w:ins w:id="425"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0.88</w:t>
            </w:r>
          </w:p>
        </w:tc>
        <w:tc>
          <w:tcPr>
            <w:tcW w:w="1230" w:type="dxa"/>
            <w:hideMark/>
          </w:tcPr>
          <w:p w14:paraId="4F217D7E" w14:textId="63BE609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c>
          <w:tcPr>
            <w:tcW w:w="864" w:type="dxa"/>
            <w:hideMark/>
          </w:tcPr>
          <w:p w14:paraId="52D81E9E" w14:textId="198BB3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w:t>
            </w:r>
          </w:p>
        </w:tc>
        <w:tc>
          <w:tcPr>
            <w:tcW w:w="1155" w:type="dxa"/>
            <w:hideMark/>
          </w:tcPr>
          <w:p w14:paraId="481B770E" w14:textId="3A9911B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w:t>
            </w:r>
            <w:del w:id="426" w:author="Bikram Adhikari (bdhikari)" w:date="2025-12-09T16:59:00Z" w16du:dateUtc="2025-12-09T22:59:00Z">
              <w:r w:rsidRPr="008B74EC" w:rsidDel="003D04EE">
                <w:rPr>
                  <w:rFonts w:asciiTheme="majorBidi" w:hAnsiTheme="majorBidi" w:cstheme="majorBidi"/>
                  <w:sz w:val="18"/>
                  <w:szCs w:val="18"/>
                </w:rPr>
                <w:delText>,</w:delText>
              </w:r>
            </w:del>
            <w:ins w:id="427"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1.13</w:t>
            </w:r>
          </w:p>
        </w:tc>
        <w:tc>
          <w:tcPr>
            <w:tcW w:w="1128" w:type="dxa"/>
            <w:hideMark/>
          </w:tcPr>
          <w:p w14:paraId="60B31DE3" w14:textId="311744A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0.194</w:t>
            </w:r>
          </w:p>
        </w:tc>
      </w:tr>
      <w:tr w:rsidR="009D2ED6" w:rsidRPr="008B74EC" w14:paraId="0584B0BC" w14:textId="77777777" w:rsidTr="00490E39">
        <w:trPr>
          <w:trHeight w:val="20"/>
        </w:trPr>
        <w:tc>
          <w:tcPr>
            <w:tcW w:w="2025" w:type="dxa"/>
            <w:vAlign w:val="center"/>
            <w:hideMark/>
          </w:tcPr>
          <w:p w14:paraId="4162105B" w14:textId="57912B1B"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488" w:type="dxa"/>
            <w:hideMark/>
          </w:tcPr>
          <w:p w14:paraId="6A1A3DD6" w14:textId="6CD3684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109 (25.7)</w:t>
            </w:r>
          </w:p>
        </w:tc>
        <w:tc>
          <w:tcPr>
            <w:tcW w:w="1004" w:type="dxa"/>
            <w:hideMark/>
          </w:tcPr>
          <w:p w14:paraId="0BC31F39" w14:textId="64B0DE0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0.46</w:t>
            </w:r>
          </w:p>
        </w:tc>
        <w:tc>
          <w:tcPr>
            <w:tcW w:w="1125" w:type="dxa"/>
            <w:hideMark/>
          </w:tcPr>
          <w:p w14:paraId="5791976F" w14:textId="3F693CB7"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w:t>
            </w:r>
            <w:del w:id="428" w:author="Bikram Adhikari (bdhikari)" w:date="2025-12-09T16:59:00Z" w16du:dateUtc="2025-12-09T22:59:00Z">
              <w:r w:rsidRPr="008B74EC" w:rsidDel="003D04EE">
                <w:rPr>
                  <w:rFonts w:asciiTheme="majorBidi" w:hAnsiTheme="majorBidi" w:cstheme="majorBidi"/>
                  <w:sz w:val="18"/>
                  <w:szCs w:val="18"/>
                </w:rPr>
                <w:delText>,</w:delText>
              </w:r>
            </w:del>
            <w:ins w:id="429"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0.66</w:t>
            </w:r>
          </w:p>
        </w:tc>
        <w:tc>
          <w:tcPr>
            <w:tcW w:w="1230" w:type="dxa"/>
            <w:hideMark/>
          </w:tcPr>
          <w:p w14:paraId="076B7357" w14:textId="3D7413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4034874E" w14:textId="290F37D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w:t>
            </w:r>
          </w:p>
        </w:tc>
        <w:tc>
          <w:tcPr>
            <w:tcW w:w="1155" w:type="dxa"/>
            <w:hideMark/>
          </w:tcPr>
          <w:p w14:paraId="3A3785BE" w14:textId="1D49D0E9"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w:t>
            </w:r>
            <w:del w:id="430" w:author="Bikram Adhikari (bdhikari)" w:date="2025-12-09T16:59:00Z" w16du:dateUtc="2025-12-09T22:59:00Z">
              <w:r w:rsidRPr="008B74EC" w:rsidDel="003D04EE">
                <w:rPr>
                  <w:rFonts w:asciiTheme="majorBidi" w:hAnsiTheme="majorBidi" w:cstheme="majorBidi"/>
                  <w:sz w:val="18"/>
                  <w:szCs w:val="18"/>
                </w:rPr>
                <w:delText>,</w:delText>
              </w:r>
            </w:del>
            <w:ins w:id="431"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0.82</w:t>
            </w:r>
          </w:p>
        </w:tc>
        <w:tc>
          <w:tcPr>
            <w:tcW w:w="1128" w:type="dxa"/>
            <w:hideMark/>
          </w:tcPr>
          <w:p w14:paraId="7F128BA8" w14:textId="28FCE1B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9D2ED6" w:rsidRPr="008B74EC" w14:paraId="15A1C02B" w14:textId="77777777" w:rsidTr="00490E39">
        <w:trPr>
          <w:trHeight w:val="20"/>
        </w:trPr>
        <w:tc>
          <w:tcPr>
            <w:tcW w:w="2025" w:type="dxa"/>
            <w:vAlign w:val="center"/>
            <w:hideMark/>
          </w:tcPr>
          <w:p w14:paraId="4E7CC3C9" w14:textId="73CFF3AF"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488" w:type="dxa"/>
            <w:hideMark/>
          </w:tcPr>
          <w:p w14:paraId="236FC54C" w14:textId="44EC51A3"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70 (20.2)</w:t>
            </w:r>
          </w:p>
        </w:tc>
        <w:tc>
          <w:tcPr>
            <w:tcW w:w="1004" w:type="dxa"/>
            <w:hideMark/>
          </w:tcPr>
          <w:p w14:paraId="11F0AED5" w14:textId="086D1A3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w:t>
            </w:r>
          </w:p>
        </w:tc>
        <w:tc>
          <w:tcPr>
            <w:tcW w:w="1125" w:type="dxa"/>
            <w:hideMark/>
          </w:tcPr>
          <w:p w14:paraId="596FDA06" w14:textId="434B0F9F"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0.22</w:t>
            </w:r>
            <w:del w:id="432" w:author="Bikram Adhikari (bdhikari)" w:date="2025-12-09T16:59:00Z" w16du:dateUtc="2025-12-09T22:59:00Z">
              <w:r w:rsidRPr="008B74EC" w:rsidDel="003D04EE">
                <w:rPr>
                  <w:rFonts w:asciiTheme="majorBidi" w:hAnsiTheme="majorBidi" w:cstheme="majorBidi"/>
                  <w:sz w:val="18"/>
                  <w:szCs w:val="18"/>
                </w:rPr>
                <w:delText>,</w:delText>
              </w:r>
            </w:del>
            <w:ins w:id="433"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0.50</w:t>
            </w:r>
          </w:p>
        </w:tc>
        <w:tc>
          <w:tcPr>
            <w:tcW w:w="1230" w:type="dxa"/>
            <w:hideMark/>
          </w:tcPr>
          <w:p w14:paraId="330BFE4F" w14:textId="1794460C"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6E27E647" w14:textId="2E5001C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w:t>
            </w:r>
          </w:p>
        </w:tc>
        <w:tc>
          <w:tcPr>
            <w:tcW w:w="1155" w:type="dxa"/>
            <w:hideMark/>
          </w:tcPr>
          <w:p w14:paraId="0BBA19DF" w14:textId="33E037F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w:t>
            </w:r>
            <w:del w:id="434" w:author="Bikram Adhikari (bdhikari)" w:date="2025-12-09T16:59:00Z" w16du:dateUtc="2025-12-09T22:59:00Z">
              <w:r w:rsidRPr="008B74EC" w:rsidDel="003D04EE">
                <w:rPr>
                  <w:rFonts w:asciiTheme="majorBidi" w:hAnsiTheme="majorBidi" w:cstheme="majorBidi"/>
                  <w:sz w:val="18"/>
                  <w:szCs w:val="18"/>
                </w:rPr>
                <w:delText>,</w:delText>
              </w:r>
            </w:del>
            <w:ins w:id="435"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0.92</w:t>
            </w:r>
          </w:p>
        </w:tc>
        <w:tc>
          <w:tcPr>
            <w:tcW w:w="1128" w:type="dxa"/>
            <w:hideMark/>
          </w:tcPr>
          <w:p w14:paraId="7D7F3F06" w14:textId="31265CB6"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0.024</w:t>
            </w:r>
          </w:p>
        </w:tc>
      </w:tr>
      <w:tr w:rsidR="009D2ED6" w:rsidRPr="008B74EC" w14:paraId="545A5E57" w14:textId="77777777" w:rsidTr="00490E39">
        <w:trPr>
          <w:trHeight w:val="20"/>
        </w:trPr>
        <w:tc>
          <w:tcPr>
            <w:tcW w:w="2025" w:type="dxa"/>
            <w:vAlign w:val="center"/>
            <w:hideMark/>
          </w:tcPr>
          <w:p w14:paraId="7955F62D" w14:textId="3A94C698"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w:t>
            </w:r>
            <w:ins w:id="436" w:author="Bikram Adhikari (bdhikari)" w:date="2025-12-10T20:07:00Z" w16du:dateUtc="2025-12-11T02:07:00Z">
              <w:r w:rsidR="00F45E1C">
                <w:rPr>
                  <w:rFonts w:asciiTheme="majorBidi" w:eastAsia="Times New Roman" w:hAnsiTheme="majorBidi" w:cstheme="majorBidi"/>
                  <w:b/>
                  <w:bCs/>
                  <w:kern w:val="0"/>
                  <w:sz w:val="18"/>
                  <w:szCs w:val="18"/>
                  <w14:ligatures w14:val="none"/>
                </w:rPr>
                <w:t>’s</w:t>
              </w:r>
            </w:ins>
            <w:r w:rsidRPr="008B74EC">
              <w:rPr>
                <w:rFonts w:asciiTheme="majorBidi" w:eastAsia="Times New Roman" w:hAnsiTheme="majorBidi" w:cstheme="majorBidi"/>
                <w:b/>
                <w:bCs/>
                <w:kern w:val="0"/>
                <w:sz w:val="18"/>
                <w:szCs w:val="18"/>
                <w14:ligatures w14:val="none"/>
              </w:rPr>
              <w:t xml:space="preserve"> education</w:t>
            </w:r>
          </w:p>
        </w:tc>
        <w:tc>
          <w:tcPr>
            <w:tcW w:w="1488" w:type="dxa"/>
            <w:hideMark/>
          </w:tcPr>
          <w:p w14:paraId="71D22444" w14:textId="35D47EF5"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hideMark/>
          </w:tcPr>
          <w:p w14:paraId="25C631BA" w14:textId="27BF90F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5" w:type="dxa"/>
            <w:hideMark/>
          </w:tcPr>
          <w:p w14:paraId="3F6E6B23" w14:textId="7B299F02"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0A10EAE5" w14:textId="06C607EA"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46100A1D" w14:textId="762A5CF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55" w:type="dxa"/>
            <w:hideMark/>
          </w:tcPr>
          <w:p w14:paraId="7060D9D7" w14:textId="523D827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4E920F1B" w14:textId="1CC1F5B4"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69C0E1DC" w14:textId="77777777" w:rsidTr="00490E39">
        <w:trPr>
          <w:trHeight w:val="20"/>
        </w:trPr>
        <w:tc>
          <w:tcPr>
            <w:tcW w:w="2025" w:type="dxa"/>
            <w:vAlign w:val="center"/>
            <w:hideMark/>
          </w:tcPr>
          <w:p w14:paraId="29E22026"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488" w:type="dxa"/>
            <w:hideMark/>
          </w:tcPr>
          <w:p w14:paraId="62F824E6" w14:textId="469BE322"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234 (46.3)</w:t>
            </w:r>
          </w:p>
        </w:tc>
        <w:tc>
          <w:tcPr>
            <w:tcW w:w="1004" w:type="dxa"/>
            <w:hideMark/>
          </w:tcPr>
          <w:p w14:paraId="64AC7640" w14:textId="57FBCD43"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hideMark/>
          </w:tcPr>
          <w:p w14:paraId="47416844" w14:textId="7BECBCF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hideMark/>
          </w:tcPr>
          <w:p w14:paraId="3349CB93" w14:textId="71FE592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hideMark/>
          </w:tcPr>
          <w:p w14:paraId="31139C32" w14:textId="45AE465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hideMark/>
          </w:tcPr>
          <w:p w14:paraId="585C032D" w14:textId="6F697D1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hideMark/>
          </w:tcPr>
          <w:p w14:paraId="5CF2CD75" w14:textId="49CE55E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9D2ED6" w:rsidRPr="008B74EC" w14:paraId="0A002C02" w14:textId="77777777" w:rsidTr="00490E39">
        <w:trPr>
          <w:trHeight w:val="20"/>
        </w:trPr>
        <w:tc>
          <w:tcPr>
            <w:tcW w:w="2025" w:type="dxa"/>
            <w:vAlign w:val="center"/>
            <w:hideMark/>
          </w:tcPr>
          <w:p w14:paraId="27A5A564" w14:textId="3A30A644"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488" w:type="dxa"/>
            <w:hideMark/>
          </w:tcPr>
          <w:p w14:paraId="18C6B975" w14:textId="46225EC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301 (36.7)</w:t>
            </w:r>
          </w:p>
        </w:tc>
        <w:tc>
          <w:tcPr>
            <w:tcW w:w="1004" w:type="dxa"/>
            <w:hideMark/>
          </w:tcPr>
          <w:p w14:paraId="1AC585F6" w14:textId="0BC2128D"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p>
        </w:tc>
        <w:tc>
          <w:tcPr>
            <w:tcW w:w="1125" w:type="dxa"/>
            <w:hideMark/>
          </w:tcPr>
          <w:p w14:paraId="26B0FAA5" w14:textId="31A32A1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w:t>
            </w:r>
            <w:del w:id="437" w:author="Bikram Adhikari (bdhikari)" w:date="2025-12-09T16:59:00Z" w16du:dateUtc="2025-12-09T22:59:00Z">
              <w:r w:rsidRPr="008B74EC" w:rsidDel="003D04EE">
                <w:rPr>
                  <w:rFonts w:asciiTheme="majorBidi" w:hAnsiTheme="majorBidi" w:cstheme="majorBidi"/>
                  <w:sz w:val="18"/>
                  <w:szCs w:val="18"/>
                </w:rPr>
                <w:delText>,</w:delText>
              </w:r>
            </w:del>
            <w:ins w:id="438"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0.88</w:t>
            </w:r>
          </w:p>
        </w:tc>
        <w:tc>
          <w:tcPr>
            <w:tcW w:w="1230" w:type="dxa"/>
            <w:hideMark/>
          </w:tcPr>
          <w:p w14:paraId="6E8C6255" w14:textId="52408A6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0.003</w:t>
            </w:r>
          </w:p>
        </w:tc>
        <w:tc>
          <w:tcPr>
            <w:tcW w:w="864" w:type="dxa"/>
            <w:hideMark/>
          </w:tcPr>
          <w:p w14:paraId="1AA54148" w14:textId="110A952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1155" w:type="dxa"/>
            <w:hideMark/>
          </w:tcPr>
          <w:p w14:paraId="50C617EF" w14:textId="3BCEBBFE"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0.65</w:t>
            </w:r>
            <w:del w:id="439" w:author="Bikram Adhikari (bdhikari)" w:date="2025-12-09T16:59:00Z" w16du:dateUtc="2025-12-09T22:59:00Z">
              <w:r w:rsidRPr="008B74EC" w:rsidDel="003D04EE">
                <w:rPr>
                  <w:rFonts w:asciiTheme="majorBidi" w:hAnsiTheme="majorBidi" w:cstheme="majorBidi"/>
                  <w:sz w:val="18"/>
                  <w:szCs w:val="18"/>
                </w:rPr>
                <w:delText>,</w:delText>
              </w:r>
            </w:del>
            <w:ins w:id="440"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1.16</w:t>
            </w:r>
          </w:p>
        </w:tc>
        <w:tc>
          <w:tcPr>
            <w:tcW w:w="1128" w:type="dxa"/>
            <w:hideMark/>
          </w:tcPr>
          <w:p w14:paraId="5A910F2E" w14:textId="6D73B4D9"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0.332</w:t>
            </w:r>
          </w:p>
        </w:tc>
      </w:tr>
      <w:tr w:rsidR="009D2ED6" w:rsidRPr="008B74EC" w14:paraId="7FE82357" w14:textId="77777777" w:rsidTr="00490E39">
        <w:trPr>
          <w:trHeight w:val="20"/>
        </w:trPr>
        <w:tc>
          <w:tcPr>
            <w:tcW w:w="2025" w:type="dxa"/>
            <w:vAlign w:val="center"/>
            <w:hideMark/>
          </w:tcPr>
          <w:p w14:paraId="43A50977" w14:textId="6DA4A1BE"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488" w:type="dxa"/>
            <w:hideMark/>
          </w:tcPr>
          <w:p w14:paraId="2D68F1AC" w14:textId="34070A84"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231 (24.2)</w:t>
            </w:r>
          </w:p>
        </w:tc>
        <w:tc>
          <w:tcPr>
            <w:tcW w:w="1004" w:type="dxa"/>
            <w:hideMark/>
          </w:tcPr>
          <w:p w14:paraId="2E0C2C5A" w14:textId="0AEDD1D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1125" w:type="dxa"/>
            <w:hideMark/>
          </w:tcPr>
          <w:p w14:paraId="240E3C82" w14:textId="5B939531"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0.28</w:t>
            </w:r>
            <w:del w:id="441" w:author="Bikram Adhikari (bdhikari)" w:date="2025-12-09T16:59:00Z" w16du:dateUtc="2025-12-09T22:59:00Z">
              <w:r w:rsidRPr="008B74EC" w:rsidDel="003D04EE">
                <w:rPr>
                  <w:rFonts w:asciiTheme="majorBidi" w:hAnsiTheme="majorBidi" w:cstheme="majorBidi"/>
                  <w:sz w:val="18"/>
                  <w:szCs w:val="18"/>
                </w:rPr>
                <w:delText>,</w:delText>
              </w:r>
            </w:del>
            <w:ins w:id="442"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0.49</w:t>
            </w:r>
          </w:p>
        </w:tc>
        <w:tc>
          <w:tcPr>
            <w:tcW w:w="1230" w:type="dxa"/>
            <w:hideMark/>
          </w:tcPr>
          <w:p w14:paraId="51340976" w14:textId="30B18FE8"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hideMark/>
          </w:tcPr>
          <w:p w14:paraId="545BE396" w14:textId="26EA8F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0.64</w:t>
            </w:r>
          </w:p>
        </w:tc>
        <w:tc>
          <w:tcPr>
            <w:tcW w:w="1155" w:type="dxa"/>
            <w:hideMark/>
          </w:tcPr>
          <w:p w14:paraId="6436C4A9" w14:textId="050ED5E5"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0.45</w:t>
            </w:r>
            <w:del w:id="443" w:author="Bikram Adhikari (bdhikari)" w:date="2025-12-09T16:59:00Z" w16du:dateUtc="2025-12-09T22:59:00Z">
              <w:r w:rsidRPr="008B74EC" w:rsidDel="003D04EE">
                <w:rPr>
                  <w:rFonts w:asciiTheme="majorBidi" w:hAnsiTheme="majorBidi" w:cstheme="majorBidi"/>
                  <w:sz w:val="18"/>
                  <w:szCs w:val="18"/>
                </w:rPr>
                <w:delText>,</w:delText>
              </w:r>
            </w:del>
            <w:ins w:id="444"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0.93</w:t>
            </w:r>
          </w:p>
        </w:tc>
        <w:tc>
          <w:tcPr>
            <w:tcW w:w="1128" w:type="dxa"/>
            <w:hideMark/>
          </w:tcPr>
          <w:p w14:paraId="24237910" w14:textId="5D076EA0" w:rsidR="009D2ED6" w:rsidRPr="008B74EC" w:rsidRDefault="009D2ED6" w:rsidP="009D2ED6">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0.019</w:t>
            </w:r>
          </w:p>
        </w:tc>
      </w:tr>
      <w:tr w:rsidR="009D2ED6" w:rsidRPr="008B74EC" w14:paraId="55A0D547" w14:textId="77777777" w:rsidTr="008B74EC">
        <w:trPr>
          <w:trHeight w:val="20"/>
        </w:trPr>
        <w:tc>
          <w:tcPr>
            <w:tcW w:w="2025" w:type="dxa"/>
            <w:vAlign w:val="center"/>
            <w:hideMark/>
          </w:tcPr>
          <w:p w14:paraId="691217FC" w14:textId="759994E3"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household decision</w:t>
            </w:r>
            <w:ins w:id="445" w:author="Bikram Adhikari (bdhikari)" w:date="2025-12-10T20:14:00Z" w16du:dateUtc="2025-12-11T02:14:00Z">
              <w:r w:rsidR="00FF4071">
                <w:rPr>
                  <w:rFonts w:asciiTheme="majorBidi" w:eastAsia="Times New Roman" w:hAnsiTheme="majorBidi" w:cstheme="majorBidi"/>
                  <w:b/>
                  <w:bCs/>
                  <w:kern w:val="0"/>
                  <w:sz w:val="18"/>
                  <w:szCs w:val="18"/>
                  <w14:ligatures w14:val="none"/>
                </w:rPr>
                <w:t xml:space="preserve"> making</w:t>
              </w:r>
            </w:ins>
          </w:p>
        </w:tc>
        <w:tc>
          <w:tcPr>
            <w:tcW w:w="1488" w:type="dxa"/>
            <w:hideMark/>
          </w:tcPr>
          <w:p w14:paraId="762F13CF" w14:textId="72A3671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0717D04F" w14:textId="4C348F33"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379F0D96" w14:textId="1766806E"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BD917BE" w14:textId="5259BAD3"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0270D594" w14:textId="576119B3"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3DBE447D" w14:textId="4323DB31"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47565251" w14:textId="519CC79B"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5CF85CB8" w14:textId="77777777" w:rsidTr="008B74EC">
        <w:trPr>
          <w:trHeight w:val="20"/>
        </w:trPr>
        <w:tc>
          <w:tcPr>
            <w:tcW w:w="2025" w:type="dxa"/>
            <w:vAlign w:val="center"/>
            <w:hideMark/>
          </w:tcPr>
          <w:p w14:paraId="1622D532"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488" w:type="dxa"/>
            <w:hideMark/>
          </w:tcPr>
          <w:p w14:paraId="51598ED1" w14:textId="07A57515"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279 (35.7)</w:t>
            </w:r>
          </w:p>
        </w:tc>
        <w:tc>
          <w:tcPr>
            <w:tcW w:w="1004" w:type="dxa"/>
          </w:tcPr>
          <w:p w14:paraId="73C8D5D8" w14:textId="06A2793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7AC0AB36" w14:textId="2211597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4C753E9D" w14:textId="0EA241AA"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48EFDA96" w14:textId="01BDCDE9"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4A18642" w14:textId="69910B2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33A85CAE" w14:textId="7C64E6A0"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21416B0" w14:textId="77777777" w:rsidTr="00490E39">
        <w:trPr>
          <w:trHeight w:val="20"/>
        </w:trPr>
        <w:tc>
          <w:tcPr>
            <w:tcW w:w="2025" w:type="dxa"/>
            <w:vAlign w:val="center"/>
            <w:hideMark/>
          </w:tcPr>
          <w:p w14:paraId="3F09F30F"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488" w:type="dxa"/>
            <w:hideMark/>
          </w:tcPr>
          <w:p w14:paraId="7BBE55B8" w14:textId="1030F3A1"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503 (32.4)</w:t>
            </w:r>
          </w:p>
        </w:tc>
        <w:tc>
          <w:tcPr>
            <w:tcW w:w="1004" w:type="dxa"/>
            <w:hideMark/>
          </w:tcPr>
          <w:p w14:paraId="4FEB7ACA" w14:textId="45F07FB6"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w:t>
            </w:r>
          </w:p>
        </w:tc>
        <w:tc>
          <w:tcPr>
            <w:tcW w:w="1125" w:type="dxa"/>
            <w:hideMark/>
          </w:tcPr>
          <w:p w14:paraId="17D27678" w14:textId="47CF5FE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w:t>
            </w:r>
            <w:del w:id="446" w:author="Bikram Adhikari (bdhikari)" w:date="2025-12-09T16:59:00Z" w16du:dateUtc="2025-12-09T22:59:00Z">
              <w:r w:rsidRPr="008B74EC" w:rsidDel="003D04EE">
                <w:rPr>
                  <w:rFonts w:asciiTheme="majorBidi" w:hAnsiTheme="majorBidi" w:cstheme="majorBidi"/>
                  <w:sz w:val="18"/>
                  <w:szCs w:val="18"/>
                </w:rPr>
                <w:delText>,</w:delText>
              </w:r>
            </w:del>
            <w:ins w:id="447"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1.07</w:t>
            </w:r>
          </w:p>
        </w:tc>
        <w:tc>
          <w:tcPr>
            <w:tcW w:w="1230" w:type="dxa"/>
            <w:hideMark/>
          </w:tcPr>
          <w:p w14:paraId="0017A055" w14:textId="2560096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0.173</w:t>
            </w:r>
          </w:p>
        </w:tc>
        <w:tc>
          <w:tcPr>
            <w:tcW w:w="864" w:type="dxa"/>
            <w:hideMark/>
          </w:tcPr>
          <w:p w14:paraId="256E7BFA" w14:textId="70557DE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0.82</w:t>
            </w:r>
          </w:p>
        </w:tc>
        <w:tc>
          <w:tcPr>
            <w:tcW w:w="1155" w:type="dxa"/>
            <w:hideMark/>
          </w:tcPr>
          <w:p w14:paraId="1A96E7E9" w14:textId="253064C5"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w:t>
            </w:r>
            <w:del w:id="448" w:author="Bikram Adhikari (bdhikari)" w:date="2025-12-09T16:59:00Z" w16du:dateUtc="2025-12-09T22:59:00Z">
              <w:r w:rsidRPr="008B74EC" w:rsidDel="003D04EE">
                <w:rPr>
                  <w:rFonts w:asciiTheme="majorBidi" w:hAnsiTheme="majorBidi" w:cstheme="majorBidi"/>
                  <w:sz w:val="18"/>
                  <w:szCs w:val="18"/>
                </w:rPr>
                <w:delText>,</w:delText>
              </w:r>
            </w:del>
            <w:ins w:id="449"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1.06</w:t>
            </w:r>
          </w:p>
        </w:tc>
        <w:tc>
          <w:tcPr>
            <w:tcW w:w="1128" w:type="dxa"/>
            <w:hideMark/>
          </w:tcPr>
          <w:p w14:paraId="2A4B9EB4" w14:textId="384FCC8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0.133</w:t>
            </w:r>
          </w:p>
        </w:tc>
      </w:tr>
      <w:tr w:rsidR="009D2ED6" w:rsidRPr="008B74EC" w14:paraId="546413C1" w14:textId="77777777" w:rsidTr="008B74EC">
        <w:trPr>
          <w:trHeight w:val="20"/>
        </w:trPr>
        <w:tc>
          <w:tcPr>
            <w:tcW w:w="2025" w:type="dxa"/>
            <w:vAlign w:val="center"/>
            <w:hideMark/>
          </w:tcPr>
          <w:p w14:paraId="47B739B9" w14:textId="71F5A166" w:rsidR="009D2ED6" w:rsidRPr="008B74EC" w:rsidRDefault="009D2ED6"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0E4FA0"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177372"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488" w:type="dxa"/>
            <w:hideMark/>
          </w:tcPr>
          <w:p w14:paraId="5B2E5B9A" w14:textId="2AF1A1A8"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1C7D0448" w14:textId="68664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319EFC3" w14:textId="36B29A2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150FC8C2" w14:textId="7CD02680"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199587CF" w14:textId="5861EB05"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1887C5B3" w14:textId="3F81F5A9"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2BB83207" w14:textId="77BA1BE0" w:rsidR="009D2ED6" w:rsidRPr="008B74EC" w:rsidRDefault="009D2ED6" w:rsidP="009D2ED6">
            <w:pPr>
              <w:spacing w:after="0" w:line="240" w:lineRule="auto"/>
              <w:jc w:val="center"/>
              <w:rPr>
                <w:rFonts w:asciiTheme="majorBidi" w:hAnsiTheme="majorBidi" w:cstheme="majorBidi"/>
                <w:sz w:val="18"/>
                <w:szCs w:val="18"/>
              </w:rPr>
            </w:pPr>
          </w:p>
        </w:tc>
      </w:tr>
      <w:tr w:rsidR="00490E39" w:rsidRPr="008B74EC" w14:paraId="3273B8D4" w14:textId="77777777" w:rsidTr="008B74EC">
        <w:trPr>
          <w:trHeight w:val="20"/>
        </w:trPr>
        <w:tc>
          <w:tcPr>
            <w:tcW w:w="2025" w:type="dxa"/>
            <w:vAlign w:val="center"/>
            <w:hideMark/>
          </w:tcPr>
          <w:p w14:paraId="1E56AB75"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488" w:type="dxa"/>
            <w:hideMark/>
          </w:tcPr>
          <w:p w14:paraId="7DFC60E5" w14:textId="55B2B21F"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615 (34.5)</w:t>
            </w:r>
          </w:p>
        </w:tc>
        <w:tc>
          <w:tcPr>
            <w:tcW w:w="1004" w:type="dxa"/>
          </w:tcPr>
          <w:p w14:paraId="561E36A3" w14:textId="39CC452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25" w:type="dxa"/>
          </w:tcPr>
          <w:p w14:paraId="6022F862" w14:textId="6C85CED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230" w:type="dxa"/>
          </w:tcPr>
          <w:p w14:paraId="389FBA64" w14:textId="645D20F7"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864" w:type="dxa"/>
          </w:tcPr>
          <w:p w14:paraId="62BE72A8" w14:textId="63C67E2B"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Ref</w:t>
            </w:r>
          </w:p>
        </w:tc>
        <w:tc>
          <w:tcPr>
            <w:tcW w:w="1155" w:type="dxa"/>
          </w:tcPr>
          <w:p w14:paraId="3F417930" w14:textId="50E31AAD"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c>
          <w:tcPr>
            <w:tcW w:w="1128" w:type="dxa"/>
          </w:tcPr>
          <w:p w14:paraId="4DD2FE54" w14:textId="33833DA2"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 </w:t>
            </w:r>
          </w:p>
        </w:tc>
      </w:tr>
      <w:tr w:rsidR="00490E39" w:rsidRPr="008B74EC" w14:paraId="380F6F99" w14:textId="77777777" w:rsidTr="00490E39">
        <w:trPr>
          <w:trHeight w:val="20"/>
        </w:trPr>
        <w:tc>
          <w:tcPr>
            <w:tcW w:w="2025" w:type="dxa"/>
            <w:vAlign w:val="center"/>
            <w:hideMark/>
          </w:tcPr>
          <w:p w14:paraId="1C866E77" w14:textId="77777777" w:rsidR="00490E39" w:rsidRPr="008B74EC" w:rsidRDefault="00490E39" w:rsidP="00490E39">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488" w:type="dxa"/>
            <w:hideMark/>
          </w:tcPr>
          <w:p w14:paraId="6C488FB6" w14:textId="17A3BF40" w:rsidR="00490E39" w:rsidRPr="008B74EC" w:rsidRDefault="00490E39" w:rsidP="00490E39">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145 (31.0)</w:t>
            </w:r>
          </w:p>
        </w:tc>
        <w:tc>
          <w:tcPr>
            <w:tcW w:w="1004" w:type="dxa"/>
            <w:hideMark/>
          </w:tcPr>
          <w:p w14:paraId="36BE3A12" w14:textId="4CE04113"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0.85</w:t>
            </w:r>
          </w:p>
        </w:tc>
        <w:tc>
          <w:tcPr>
            <w:tcW w:w="1125" w:type="dxa"/>
            <w:hideMark/>
          </w:tcPr>
          <w:p w14:paraId="3AC68F3E" w14:textId="799EF85B"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w:t>
            </w:r>
            <w:del w:id="450" w:author="Bikram Adhikari (bdhikari)" w:date="2025-12-09T16:59:00Z" w16du:dateUtc="2025-12-09T22:59:00Z">
              <w:r w:rsidRPr="008B74EC" w:rsidDel="003D04EE">
                <w:rPr>
                  <w:rFonts w:asciiTheme="majorBidi" w:hAnsiTheme="majorBidi" w:cstheme="majorBidi"/>
                  <w:sz w:val="18"/>
                  <w:szCs w:val="18"/>
                </w:rPr>
                <w:delText>,</w:delText>
              </w:r>
            </w:del>
            <w:ins w:id="451"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1.09</w:t>
            </w:r>
          </w:p>
        </w:tc>
        <w:tc>
          <w:tcPr>
            <w:tcW w:w="1230" w:type="dxa"/>
            <w:hideMark/>
          </w:tcPr>
          <w:p w14:paraId="6E721B08" w14:textId="2EC3846C"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0.199</w:t>
            </w:r>
          </w:p>
        </w:tc>
        <w:tc>
          <w:tcPr>
            <w:tcW w:w="864" w:type="dxa"/>
            <w:hideMark/>
          </w:tcPr>
          <w:p w14:paraId="2A83F61F" w14:textId="1DBBECBE"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w:t>
            </w:r>
          </w:p>
        </w:tc>
        <w:tc>
          <w:tcPr>
            <w:tcW w:w="1155" w:type="dxa"/>
            <w:hideMark/>
          </w:tcPr>
          <w:p w14:paraId="2385D29D" w14:textId="4C96A458"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w:t>
            </w:r>
            <w:del w:id="452" w:author="Bikram Adhikari (bdhikari)" w:date="2025-12-09T16:59:00Z" w16du:dateUtc="2025-12-09T22:59:00Z">
              <w:r w:rsidRPr="008B74EC" w:rsidDel="003D04EE">
                <w:rPr>
                  <w:rFonts w:asciiTheme="majorBidi" w:hAnsiTheme="majorBidi" w:cstheme="majorBidi"/>
                  <w:sz w:val="18"/>
                  <w:szCs w:val="18"/>
                </w:rPr>
                <w:delText>,</w:delText>
              </w:r>
            </w:del>
            <w:ins w:id="453"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1.24</w:t>
            </w:r>
          </w:p>
        </w:tc>
        <w:tc>
          <w:tcPr>
            <w:tcW w:w="1128" w:type="dxa"/>
            <w:hideMark/>
          </w:tcPr>
          <w:p w14:paraId="5FED9239" w14:textId="407C1BA1" w:rsidR="00490E39" w:rsidRPr="008B74EC" w:rsidRDefault="00490E39" w:rsidP="00490E39">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0.595</w:t>
            </w:r>
          </w:p>
        </w:tc>
      </w:tr>
      <w:tr w:rsidR="009D2ED6" w:rsidRPr="008B74EC" w14:paraId="557F43BB" w14:textId="77777777" w:rsidTr="008B74EC">
        <w:trPr>
          <w:trHeight w:val="20"/>
        </w:trPr>
        <w:tc>
          <w:tcPr>
            <w:tcW w:w="2025" w:type="dxa"/>
            <w:vAlign w:val="center"/>
            <w:hideMark/>
          </w:tcPr>
          <w:p w14:paraId="55B33CF7" w14:textId="73F2A84C" w:rsidR="009D2ED6" w:rsidRPr="008B74EC" w:rsidRDefault="00F6514D" w:rsidP="009D2ED6">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488" w:type="dxa"/>
            <w:hideMark/>
          </w:tcPr>
          <w:p w14:paraId="5836B87B" w14:textId="24445D09"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 </w:t>
            </w:r>
          </w:p>
        </w:tc>
        <w:tc>
          <w:tcPr>
            <w:tcW w:w="1004" w:type="dxa"/>
          </w:tcPr>
          <w:p w14:paraId="46501DFA" w14:textId="743CB8C4"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0A9ACAC1" w14:textId="588929C4"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6F60F3CD" w14:textId="21143A11"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7575E752" w14:textId="20046D4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47382BB3" w14:textId="64E1F59E"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50F1560E" w14:textId="4B9895A6" w:rsidR="009D2ED6" w:rsidRPr="008B74EC" w:rsidRDefault="009D2ED6" w:rsidP="009D2ED6">
            <w:pPr>
              <w:spacing w:after="0" w:line="240" w:lineRule="auto"/>
              <w:jc w:val="center"/>
              <w:rPr>
                <w:rFonts w:asciiTheme="majorBidi" w:hAnsiTheme="majorBidi" w:cstheme="majorBidi"/>
                <w:sz w:val="18"/>
                <w:szCs w:val="18"/>
              </w:rPr>
            </w:pPr>
          </w:p>
        </w:tc>
      </w:tr>
      <w:tr w:rsidR="009D2ED6" w:rsidRPr="008B74EC" w14:paraId="2BB66BBA" w14:textId="77777777" w:rsidTr="008B74EC">
        <w:trPr>
          <w:trHeight w:val="20"/>
        </w:trPr>
        <w:tc>
          <w:tcPr>
            <w:tcW w:w="2025" w:type="dxa"/>
            <w:vAlign w:val="center"/>
            <w:hideMark/>
          </w:tcPr>
          <w:p w14:paraId="0E564550" w14:textId="77777777" w:rsidR="009D2ED6" w:rsidRPr="008B74EC" w:rsidRDefault="009D2ED6" w:rsidP="009D2ED6">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488" w:type="dxa"/>
            <w:hideMark/>
          </w:tcPr>
          <w:p w14:paraId="1EADC284" w14:textId="1544B610" w:rsidR="009D2ED6" w:rsidRPr="008B74EC" w:rsidRDefault="009D2ED6" w:rsidP="009D2ED6">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411 (34.5)</w:t>
            </w:r>
          </w:p>
        </w:tc>
        <w:tc>
          <w:tcPr>
            <w:tcW w:w="1004" w:type="dxa"/>
          </w:tcPr>
          <w:p w14:paraId="0B0BFB21" w14:textId="37B1E6AF" w:rsidR="009D2ED6" w:rsidRPr="008B74EC" w:rsidRDefault="009D2ED6" w:rsidP="009D2ED6">
            <w:pPr>
              <w:spacing w:after="0" w:line="240" w:lineRule="auto"/>
              <w:jc w:val="center"/>
              <w:rPr>
                <w:rFonts w:asciiTheme="majorBidi" w:hAnsiTheme="majorBidi" w:cstheme="majorBidi"/>
                <w:sz w:val="18"/>
                <w:szCs w:val="18"/>
              </w:rPr>
            </w:pPr>
          </w:p>
        </w:tc>
        <w:tc>
          <w:tcPr>
            <w:tcW w:w="1125" w:type="dxa"/>
          </w:tcPr>
          <w:p w14:paraId="65ADC4CD" w14:textId="3EEB9833" w:rsidR="009D2ED6" w:rsidRPr="008B74EC" w:rsidRDefault="009D2ED6" w:rsidP="009D2ED6">
            <w:pPr>
              <w:spacing w:after="0" w:line="240" w:lineRule="auto"/>
              <w:jc w:val="center"/>
              <w:rPr>
                <w:rFonts w:asciiTheme="majorBidi" w:hAnsiTheme="majorBidi" w:cstheme="majorBidi"/>
                <w:sz w:val="18"/>
                <w:szCs w:val="18"/>
              </w:rPr>
            </w:pPr>
          </w:p>
        </w:tc>
        <w:tc>
          <w:tcPr>
            <w:tcW w:w="1230" w:type="dxa"/>
          </w:tcPr>
          <w:p w14:paraId="5663E5EE" w14:textId="6F3AA116" w:rsidR="009D2ED6" w:rsidRPr="008B74EC" w:rsidRDefault="009D2ED6" w:rsidP="009D2ED6">
            <w:pPr>
              <w:spacing w:after="0" w:line="240" w:lineRule="auto"/>
              <w:jc w:val="center"/>
              <w:rPr>
                <w:rFonts w:asciiTheme="majorBidi" w:hAnsiTheme="majorBidi" w:cstheme="majorBidi"/>
                <w:sz w:val="18"/>
                <w:szCs w:val="18"/>
              </w:rPr>
            </w:pPr>
          </w:p>
        </w:tc>
        <w:tc>
          <w:tcPr>
            <w:tcW w:w="864" w:type="dxa"/>
          </w:tcPr>
          <w:p w14:paraId="5178C628" w14:textId="3742AA8D" w:rsidR="009D2ED6" w:rsidRPr="008B74EC" w:rsidRDefault="009D2ED6" w:rsidP="009D2ED6">
            <w:pPr>
              <w:spacing w:after="0" w:line="240" w:lineRule="auto"/>
              <w:jc w:val="center"/>
              <w:rPr>
                <w:rFonts w:asciiTheme="majorBidi" w:hAnsiTheme="majorBidi" w:cstheme="majorBidi"/>
                <w:sz w:val="18"/>
                <w:szCs w:val="18"/>
              </w:rPr>
            </w:pPr>
          </w:p>
        </w:tc>
        <w:tc>
          <w:tcPr>
            <w:tcW w:w="1155" w:type="dxa"/>
          </w:tcPr>
          <w:p w14:paraId="2156DF8C" w14:textId="1395A9E2" w:rsidR="009D2ED6" w:rsidRPr="008B74EC" w:rsidRDefault="009D2ED6" w:rsidP="009D2ED6">
            <w:pPr>
              <w:spacing w:after="0" w:line="240" w:lineRule="auto"/>
              <w:jc w:val="center"/>
              <w:rPr>
                <w:rFonts w:asciiTheme="majorBidi" w:hAnsiTheme="majorBidi" w:cstheme="majorBidi"/>
                <w:sz w:val="18"/>
                <w:szCs w:val="18"/>
              </w:rPr>
            </w:pPr>
          </w:p>
        </w:tc>
        <w:tc>
          <w:tcPr>
            <w:tcW w:w="1128" w:type="dxa"/>
          </w:tcPr>
          <w:p w14:paraId="1CCAD0BC" w14:textId="6FA30197" w:rsidR="009D2ED6" w:rsidRPr="008B74EC" w:rsidRDefault="009D2ED6" w:rsidP="009D2ED6">
            <w:pPr>
              <w:spacing w:after="0" w:line="240" w:lineRule="auto"/>
              <w:jc w:val="center"/>
              <w:rPr>
                <w:rFonts w:asciiTheme="majorBidi" w:hAnsiTheme="majorBidi" w:cstheme="majorBidi"/>
                <w:sz w:val="18"/>
                <w:szCs w:val="18"/>
              </w:rPr>
            </w:pPr>
          </w:p>
        </w:tc>
      </w:tr>
      <w:tr w:rsidR="00B47D9B" w:rsidRPr="008B74EC" w14:paraId="269F4FE6" w14:textId="77777777" w:rsidTr="00490E39">
        <w:trPr>
          <w:trHeight w:val="20"/>
        </w:trPr>
        <w:tc>
          <w:tcPr>
            <w:tcW w:w="2025" w:type="dxa"/>
            <w:vAlign w:val="center"/>
          </w:tcPr>
          <w:p w14:paraId="129872C7" w14:textId="4961701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Underweight</w:t>
            </w:r>
          </w:p>
        </w:tc>
        <w:tc>
          <w:tcPr>
            <w:tcW w:w="1488" w:type="dxa"/>
          </w:tcPr>
          <w:p w14:paraId="7D77FC34" w14:textId="3A15FE9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132 (46.6)</w:t>
            </w:r>
          </w:p>
        </w:tc>
        <w:tc>
          <w:tcPr>
            <w:tcW w:w="1004" w:type="dxa"/>
          </w:tcPr>
          <w:p w14:paraId="7F1354C4" w14:textId="78D4D7B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1.66</w:t>
            </w:r>
          </w:p>
        </w:tc>
        <w:tc>
          <w:tcPr>
            <w:tcW w:w="1125" w:type="dxa"/>
          </w:tcPr>
          <w:p w14:paraId="23A7E967" w14:textId="62AABA49"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1.23</w:t>
            </w:r>
            <w:del w:id="454" w:author="Bikram Adhikari (bdhikari)" w:date="2025-12-09T16:59:00Z" w16du:dateUtc="2025-12-09T22:59:00Z">
              <w:r w:rsidRPr="008B74EC" w:rsidDel="003D04EE">
                <w:rPr>
                  <w:rFonts w:asciiTheme="majorBidi" w:hAnsiTheme="majorBidi" w:cstheme="majorBidi"/>
                  <w:sz w:val="18"/>
                  <w:szCs w:val="18"/>
                </w:rPr>
                <w:delText>,</w:delText>
              </w:r>
            </w:del>
            <w:ins w:id="455"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2.23</w:t>
            </w:r>
          </w:p>
        </w:tc>
        <w:tc>
          <w:tcPr>
            <w:tcW w:w="1230" w:type="dxa"/>
          </w:tcPr>
          <w:p w14:paraId="7BB1D42E" w14:textId="44623F2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7025D8A7" w14:textId="081D1D3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1.48</w:t>
            </w:r>
          </w:p>
        </w:tc>
        <w:tc>
          <w:tcPr>
            <w:tcW w:w="1155" w:type="dxa"/>
          </w:tcPr>
          <w:p w14:paraId="76F566E4" w14:textId="4A2BA87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1.09</w:t>
            </w:r>
            <w:del w:id="456" w:author="Bikram Adhikari (bdhikari)" w:date="2025-12-09T16:59:00Z" w16du:dateUtc="2025-12-09T22:59:00Z">
              <w:r w:rsidRPr="008B74EC" w:rsidDel="003D04EE">
                <w:rPr>
                  <w:rFonts w:asciiTheme="majorBidi" w:hAnsiTheme="majorBidi" w:cstheme="majorBidi"/>
                  <w:sz w:val="18"/>
                  <w:szCs w:val="18"/>
                </w:rPr>
                <w:delText>,</w:delText>
              </w:r>
            </w:del>
            <w:ins w:id="457"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2.01</w:t>
            </w:r>
          </w:p>
        </w:tc>
        <w:tc>
          <w:tcPr>
            <w:tcW w:w="1128" w:type="dxa"/>
          </w:tcPr>
          <w:p w14:paraId="3F792C25" w14:textId="78BF9E45"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0.013</w:t>
            </w:r>
          </w:p>
        </w:tc>
      </w:tr>
      <w:tr w:rsidR="00B47D9B" w:rsidRPr="008B74EC" w14:paraId="06D62E35" w14:textId="77777777" w:rsidTr="008B74EC">
        <w:trPr>
          <w:trHeight w:val="20"/>
        </w:trPr>
        <w:tc>
          <w:tcPr>
            <w:tcW w:w="2025" w:type="dxa"/>
            <w:vAlign w:val="center"/>
            <w:hideMark/>
          </w:tcPr>
          <w:p w14:paraId="104F9797" w14:textId="53777E48"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488" w:type="dxa"/>
            <w:hideMark/>
          </w:tcPr>
          <w:p w14:paraId="5877273D" w14:textId="5DD3FC5D" w:rsidR="00B47D9B" w:rsidRPr="008B74EC" w:rsidRDefault="00B47D9B" w:rsidP="00B47D9B">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hAnsiTheme="majorBidi" w:cstheme="majorBidi"/>
                <w:sz w:val="18"/>
                <w:szCs w:val="18"/>
              </w:rPr>
              <w:t>106 (23.1)</w:t>
            </w:r>
          </w:p>
        </w:tc>
        <w:tc>
          <w:tcPr>
            <w:tcW w:w="1004" w:type="dxa"/>
          </w:tcPr>
          <w:p w14:paraId="6E292F84" w14:textId="5B80EA6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w:t>
            </w:r>
          </w:p>
        </w:tc>
        <w:tc>
          <w:tcPr>
            <w:tcW w:w="1125" w:type="dxa"/>
          </w:tcPr>
          <w:p w14:paraId="3D10CB6C" w14:textId="4AB96CD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0.43</w:t>
            </w:r>
            <w:del w:id="458" w:author="Bikram Adhikari (bdhikari)" w:date="2025-12-09T16:59:00Z" w16du:dateUtc="2025-12-09T22:59:00Z">
              <w:r w:rsidRPr="008B74EC" w:rsidDel="003D04EE">
                <w:rPr>
                  <w:rFonts w:asciiTheme="majorBidi" w:hAnsiTheme="majorBidi" w:cstheme="majorBidi"/>
                  <w:sz w:val="18"/>
                  <w:szCs w:val="18"/>
                </w:rPr>
                <w:delText>,</w:delText>
              </w:r>
            </w:del>
            <w:ins w:id="459"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0.75</w:t>
            </w:r>
          </w:p>
        </w:tc>
        <w:tc>
          <w:tcPr>
            <w:tcW w:w="1230" w:type="dxa"/>
          </w:tcPr>
          <w:p w14:paraId="4858BA70" w14:textId="65D09A2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864" w:type="dxa"/>
          </w:tcPr>
          <w:p w14:paraId="0EF52A1D" w14:textId="0EB73EA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0.75</w:t>
            </w:r>
          </w:p>
        </w:tc>
        <w:tc>
          <w:tcPr>
            <w:tcW w:w="1155" w:type="dxa"/>
          </w:tcPr>
          <w:p w14:paraId="6E5D62B0" w14:textId="07EA0D83"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0.56</w:t>
            </w:r>
            <w:del w:id="460" w:author="Bikram Adhikari (bdhikari)" w:date="2025-12-09T16:59:00Z" w16du:dateUtc="2025-12-09T22:59:00Z">
              <w:r w:rsidRPr="008B74EC" w:rsidDel="003D04EE">
                <w:rPr>
                  <w:rFonts w:asciiTheme="majorBidi" w:hAnsiTheme="majorBidi" w:cstheme="majorBidi"/>
                  <w:sz w:val="18"/>
                  <w:szCs w:val="18"/>
                </w:rPr>
                <w:delText>,</w:delText>
              </w:r>
            </w:del>
            <w:ins w:id="461" w:author="Bikram Adhikari (bdhikari)" w:date="2025-12-09T16:59:00Z" w16du:dateUtc="2025-12-09T22:59: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xml:space="preserve"> 1.01</w:t>
            </w:r>
          </w:p>
        </w:tc>
        <w:tc>
          <w:tcPr>
            <w:tcW w:w="1128" w:type="dxa"/>
          </w:tcPr>
          <w:p w14:paraId="0F9FF712" w14:textId="39848AC6"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0.057</w:t>
            </w:r>
          </w:p>
        </w:tc>
      </w:tr>
    </w:tbl>
    <w:p w14:paraId="0FA4F751" w14:textId="1C68537C" w:rsidR="00186D1E" w:rsidRPr="008B74EC" w:rsidRDefault="00E27860"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r w:rsidR="00186D1E" w:rsidRPr="008B74EC">
        <w:rPr>
          <w:rFonts w:asciiTheme="majorBidi" w:hAnsiTheme="majorBidi" w:cstheme="majorBidi"/>
          <w:i/>
          <w:iCs/>
          <w:sz w:val="18"/>
          <w:szCs w:val="18"/>
        </w:rPr>
        <w:t xml:space="preserve">; Ref: reference group; </w:t>
      </w:r>
      <w:ins w:id="462" w:author="Bikram Adhikari (bdhikari)" w:date="2025-12-10T16:35:00Z" w16du:dateUtc="2025-12-10T22:35:00Z">
        <w:r w:rsidR="0098143D">
          <w:rPr>
            <w:rFonts w:asciiTheme="majorBidi" w:hAnsiTheme="majorBidi" w:cstheme="majorBidi"/>
            <w:i/>
            <w:iCs/>
            <w:sz w:val="18"/>
            <w:szCs w:val="18"/>
          </w:rPr>
          <w:t>c</w:t>
        </w:r>
      </w:ins>
      <w:r w:rsidR="00186D1E" w:rsidRPr="008B74EC">
        <w:rPr>
          <w:rFonts w:asciiTheme="majorBidi" w:hAnsiTheme="majorBidi" w:cstheme="majorBidi"/>
          <w:i/>
          <w:iCs/>
          <w:sz w:val="18"/>
          <w:szCs w:val="18"/>
        </w:rPr>
        <w:t xml:space="preserve">OR: </w:t>
      </w:r>
      <w:ins w:id="463" w:author="Bikram Adhikari (bdhikari)" w:date="2025-12-10T16:35:00Z" w16du:dateUtc="2025-12-10T22:35:00Z">
        <w:r w:rsidR="0098143D">
          <w:rPr>
            <w:rFonts w:asciiTheme="majorBidi" w:hAnsiTheme="majorBidi" w:cstheme="majorBidi"/>
            <w:i/>
            <w:iCs/>
            <w:sz w:val="18"/>
            <w:szCs w:val="18"/>
          </w:rPr>
          <w:t xml:space="preserve">crude </w:t>
        </w:r>
      </w:ins>
      <w:r w:rsidR="00186D1E" w:rsidRPr="008B74EC">
        <w:rPr>
          <w:rFonts w:asciiTheme="majorBidi" w:hAnsiTheme="majorBidi" w:cstheme="majorBidi"/>
          <w:i/>
          <w:iCs/>
          <w:sz w:val="18"/>
          <w:szCs w:val="18"/>
        </w:rPr>
        <w:t xml:space="preserve">odds ratio; </w:t>
      </w:r>
      <w:r w:rsidR="00D2363F" w:rsidRPr="008B74EC">
        <w:rPr>
          <w:rFonts w:asciiTheme="majorBidi" w:hAnsiTheme="majorBidi" w:cstheme="majorBidi"/>
          <w:i/>
          <w:iCs/>
          <w:sz w:val="18"/>
          <w:szCs w:val="18"/>
        </w:rPr>
        <w:t>a</w:t>
      </w:r>
      <w:r w:rsidR="00473791" w:rsidRPr="008B74EC">
        <w:rPr>
          <w:rFonts w:asciiTheme="majorBidi" w:hAnsiTheme="majorBidi" w:cstheme="majorBidi"/>
          <w:i/>
          <w:iCs/>
          <w:sz w:val="18"/>
          <w:szCs w:val="18"/>
        </w:rPr>
        <w:t xml:space="preserve">OR: adjusted odds ratio; </w:t>
      </w:r>
      <w:r w:rsidR="00186D1E" w:rsidRPr="008B74EC">
        <w:rPr>
          <w:rFonts w:asciiTheme="majorBidi" w:hAnsiTheme="majorBidi" w:cstheme="majorBidi"/>
          <w:i/>
          <w:iCs/>
          <w:sz w:val="18"/>
          <w:szCs w:val="18"/>
        </w:rPr>
        <w:t>CI: confidence interval</w:t>
      </w:r>
      <w:r w:rsidR="007802C4" w:rsidRPr="008B74EC">
        <w:rPr>
          <w:rFonts w:asciiTheme="majorBidi" w:hAnsiTheme="majorBidi" w:cstheme="majorBidi"/>
          <w:i/>
          <w:iCs/>
          <w:sz w:val="18"/>
          <w:szCs w:val="18"/>
        </w:rPr>
        <w:t>; * Row percent</w:t>
      </w:r>
    </w:p>
    <w:p w14:paraId="7B9D367C" w14:textId="4FF5BFF2" w:rsidR="00430DAC" w:rsidRPr="008B74EC" w:rsidRDefault="00C81C4F" w:rsidP="00430DAC">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F9633F" w:rsidRPr="008B74EC">
        <w:rPr>
          <w:rFonts w:asciiTheme="majorBidi" w:hAnsiTheme="majorBidi" w:cstheme="majorBidi"/>
          <w:i/>
          <w:iCs/>
          <w:sz w:val="18"/>
          <w:szCs w:val="18"/>
        </w:rPr>
        <w:t xml:space="preserve">adjusted for </w:t>
      </w:r>
      <w:del w:id="464" w:author="Bikram Adhikari (bdhikari)" w:date="2025-12-10T16:34:00Z" w16du:dateUtc="2025-12-10T22:34:00Z">
        <w:r w:rsidR="00F9633F" w:rsidRPr="008B74EC" w:rsidDel="00DE7B17">
          <w:rPr>
            <w:rFonts w:asciiTheme="majorBidi" w:hAnsiTheme="majorBidi" w:cstheme="majorBidi"/>
            <w:i/>
            <w:iCs/>
            <w:sz w:val="18"/>
            <w:szCs w:val="18"/>
          </w:rPr>
          <w:delText xml:space="preserve">age, </w:delText>
        </w:r>
      </w:del>
      <w:r w:rsidR="00F9633F" w:rsidRPr="008B74EC">
        <w:rPr>
          <w:rFonts w:asciiTheme="majorBidi" w:hAnsiTheme="majorBidi" w:cstheme="majorBidi"/>
          <w:i/>
          <w:iCs/>
          <w:sz w:val="18"/>
          <w:szCs w:val="18"/>
        </w:rPr>
        <w:t>sex of child,</w:t>
      </w:r>
      <w:r w:rsidR="00523AE3" w:rsidRPr="008B74EC">
        <w:rPr>
          <w:rFonts w:asciiTheme="majorBidi" w:hAnsiTheme="majorBidi" w:cstheme="majorBidi"/>
          <w:i/>
          <w:iCs/>
          <w:sz w:val="18"/>
          <w:szCs w:val="18"/>
        </w:rPr>
        <w:t xml:space="preserve"> father’s education,</w:t>
      </w:r>
      <w:r w:rsidR="00F9633F" w:rsidRPr="008B74EC">
        <w:rPr>
          <w:rFonts w:asciiTheme="majorBidi" w:hAnsiTheme="majorBidi" w:cstheme="majorBidi"/>
          <w:i/>
          <w:iCs/>
          <w:sz w:val="18"/>
          <w:szCs w:val="18"/>
        </w:rPr>
        <w:t xml:space="preserve"> parity, place of residence, </w:t>
      </w:r>
      <w:r w:rsidR="00523AE3" w:rsidRPr="008B74EC">
        <w:rPr>
          <w:rFonts w:asciiTheme="majorBidi" w:hAnsiTheme="majorBidi" w:cstheme="majorBidi"/>
          <w:i/>
          <w:iCs/>
          <w:sz w:val="18"/>
          <w:szCs w:val="18"/>
        </w:rPr>
        <w:t xml:space="preserve">ecological belt, mother’s age at </w:t>
      </w:r>
      <w:r w:rsidR="002416F0" w:rsidRPr="008B74EC">
        <w:rPr>
          <w:rFonts w:asciiTheme="majorBidi" w:hAnsiTheme="majorBidi" w:cstheme="majorBidi"/>
          <w:i/>
          <w:iCs/>
          <w:sz w:val="18"/>
          <w:szCs w:val="18"/>
        </w:rPr>
        <w:t>childbirth</w:t>
      </w:r>
      <w:r w:rsidR="00430DAC" w:rsidRPr="008B74EC">
        <w:rPr>
          <w:rFonts w:asciiTheme="majorBidi" w:hAnsiTheme="majorBidi" w:cstheme="majorBidi"/>
          <w:i/>
          <w:iCs/>
          <w:sz w:val="18"/>
          <w:szCs w:val="18"/>
        </w:rPr>
        <w:t>, and adjusted for each other</w:t>
      </w:r>
    </w:p>
    <w:p w14:paraId="0BD4D13F" w14:textId="594031E6" w:rsidR="00F9633F" w:rsidRPr="008B74EC" w:rsidRDefault="00F9633F" w:rsidP="00186D1E">
      <w:pPr>
        <w:spacing w:after="0"/>
        <w:rPr>
          <w:rFonts w:asciiTheme="majorBidi" w:hAnsiTheme="majorBidi" w:cstheme="majorBidi"/>
          <w:i/>
          <w:iCs/>
          <w:sz w:val="22"/>
          <w:szCs w:val="22"/>
        </w:rPr>
      </w:pPr>
    </w:p>
    <w:p w14:paraId="7062B61D" w14:textId="77777777" w:rsidR="00261F33" w:rsidRPr="008B74EC" w:rsidRDefault="00261F33">
      <w:pPr>
        <w:rPr>
          <w:rFonts w:asciiTheme="majorBidi" w:hAnsiTheme="majorBidi" w:cstheme="majorBidi"/>
          <w:b/>
          <w:bCs/>
          <w:sz w:val="22"/>
          <w:szCs w:val="22"/>
        </w:rPr>
      </w:pPr>
    </w:p>
    <w:p w14:paraId="4C47F23F" w14:textId="43413072" w:rsidR="00B9332E" w:rsidRPr="008B74EC" w:rsidRDefault="598B6694" w:rsidP="45203298">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Table </w:t>
      </w:r>
      <w:r w:rsidR="007134A0" w:rsidRPr="008B74EC">
        <w:rPr>
          <w:rFonts w:asciiTheme="majorBidi" w:hAnsiTheme="majorBidi" w:cstheme="majorBidi"/>
          <w:sz w:val="22"/>
          <w:szCs w:val="22"/>
        </w:rPr>
        <w:t>6</w:t>
      </w:r>
      <w:r w:rsidR="008B0585"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presents the factors associated with anemia among children aged 6-59 months. </w:t>
      </w:r>
      <w:r w:rsidR="003D1AE6" w:rsidRPr="008B74EC">
        <w:rPr>
          <w:rFonts w:asciiTheme="majorBidi" w:hAnsiTheme="majorBidi" w:cstheme="majorBidi"/>
          <w:sz w:val="22"/>
          <w:szCs w:val="22"/>
        </w:rPr>
        <w:t xml:space="preserve">The </w:t>
      </w:r>
      <w:r w:rsidR="46DEF6BF" w:rsidRPr="008B74EC">
        <w:rPr>
          <w:rFonts w:asciiTheme="majorBidi" w:hAnsiTheme="majorBidi" w:cstheme="majorBidi"/>
          <w:sz w:val="22"/>
          <w:szCs w:val="22"/>
        </w:rPr>
        <w:t>factors associated</w:t>
      </w:r>
      <w:r w:rsidR="000F19A5" w:rsidRPr="008B74EC">
        <w:rPr>
          <w:rFonts w:asciiTheme="majorBidi" w:hAnsiTheme="majorBidi" w:cstheme="majorBidi"/>
          <w:sz w:val="22"/>
          <w:szCs w:val="22"/>
        </w:rPr>
        <w:t xml:space="preserve"> </w:t>
      </w:r>
      <w:r w:rsidR="46DEF6BF" w:rsidRPr="008B74EC">
        <w:rPr>
          <w:rFonts w:asciiTheme="majorBidi" w:hAnsiTheme="majorBidi" w:cstheme="majorBidi"/>
          <w:sz w:val="22"/>
          <w:szCs w:val="22"/>
        </w:rPr>
        <w:t>w</w:t>
      </w:r>
      <w:r w:rsidR="68CFCE81" w:rsidRPr="008B74EC">
        <w:rPr>
          <w:rFonts w:asciiTheme="majorBidi" w:hAnsiTheme="majorBidi" w:cstheme="majorBidi"/>
          <w:sz w:val="22"/>
          <w:szCs w:val="22"/>
        </w:rPr>
        <w:t xml:space="preserve">ere </w:t>
      </w:r>
      <w:r w:rsidR="00A84A4C" w:rsidRPr="008B74EC">
        <w:rPr>
          <w:rFonts w:asciiTheme="majorBidi" w:hAnsiTheme="majorBidi" w:cstheme="majorBidi"/>
          <w:sz w:val="22"/>
          <w:szCs w:val="22"/>
        </w:rPr>
        <w:t xml:space="preserve">age of the child, </w:t>
      </w:r>
      <w:r w:rsidR="68CFCE81" w:rsidRPr="008B74EC">
        <w:rPr>
          <w:rFonts w:asciiTheme="majorBidi" w:hAnsiTheme="majorBidi" w:cstheme="majorBidi"/>
          <w:sz w:val="22"/>
          <w:szCs w:val="22"/>
        </w:rPr>
        <w:t xml:space="preserve">wealth quintile, </w:t>
      </w:r>
      <w:r w:rsidR="000F19A5" w:rsidRPr="008B74EC">
        <w:rPr>
          <w:rFonts w:asciiTheme="majorBidi" w:hAnsiTheme="majorBidi" w:cstheme="majorBidi"/>
          <w:sz w:val="22"/>
          <w:szCs w:val="22"/>
        </w:rPr>
        <w:t xml:space="preserve">and </w:t>
      </w:r>
      <w:r w:rsidR="68CFCE81" w:rsidRPr="008B74EC">
        <w:rPr>
          <w:rFonts w:asciiTheme="majorBidi" w:hAnsiTheme="majorBidi" w:cstheme="majorBidi"/>
          <w:sz w:val="22"/>
          <w:szCs w:val="22"/>
        </w:rPr>
        <w:t xml:space="preserve">anemia status of </w:t>
      </w:r>
      <w:r w:rsidR="000F19A5" w:rsidRPr="008B74EC">
        <w:rPr>
          <w:rFonts w:asciiTheme="majorBidi" w:hAnsiTheme="majorBidi" w:cstheme="majorBidi"/>
          <w:sz w:val="22"/>
          <w:szCs w:val="22"/>
        </w:rPr>
        <w:t xml:space="preserve">the </w:t>
      </w:r>
      <w:r w:rsidR="68CFCE81" w:rsidRPr="008B74EC">
        <w:rPr>
          <w:rFonts w:asciiTheme="majorBidi" w:hAnsiTheme="majorBidi" w:cstheme="majorBidi"/>
          <w:sz w:val="22"/>
          <w:szCs w:val="22"/>
        </w:rPr>
        <w:t xml:space="preserve">mother. The odds of having anemia </w:t>
      </w:r>
      <w:r w:rsidR="00865EA5" w:rsidRPr="008B74EC">
        <w:rPr>
          <w:rFonts w:asciiTheme="majorBidi" w:hAnsiTheme="majorBidi" w:cstheme="majorBidi"/>
          <w:sz w:val="22"/>
          <w:szCs w:val="22"/>
        </w:rPr>
        <w:t>was</w:t>
      </w:r>
      <w:r w:rsidR="68CFCE81" w:rsidRPr="008B74EC">
        <w:rPr>
          <w:rFonts w:asciiTheme="majorBidi" w:hAnsiTheme="majorBidi" w:cstheme="majorBidi"/>
          <w:sz w:val="22"/>
          <w:szCs w:val="22"/>
        </w:rPr>
        <w:t xml:space="preserve"> 4</w:t>
      </w:r>
      <w:r w:rsidR="00546EE3" w:rsidRPr="008B74EC">
        <w:rPr>
          <w:rFonts w:asciiTheme="majorBidi" w:hAnsiTheme="majorBidi" w:cstheme="majorBidi"/>
          <w:sz w:val="22"/>
          <w:szCs w:val="22"/>
        </w:rPr>
        <w:t>1</w:t>
      </w:r>
      <w:r w:rsidR="68CFCE81" w:rsidRPr="008B74EC">
        <w:rPr>
          <w:rFonts w:asciiTheme="majorBidi" w:hAnsiTheme="majorBidi" w:cstheme="majorBidi"/>
          <w:sz w:val="22"/>
          <w:szCs w:val="22"/>
        </w:rPr>
        <w:t xml:space="preserve">% </w:t>
      </w:r>
      <w:r w:rsidR="1BF13649"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1BF13649" w:rsidRPr="008B74EC">
        <w:rPr>
          <w:rFonts w:asciiTheme="majorBidi" w:hAnsiTheme="majorBidi" w:cstheme="majorBidi"/>
          <w:sz w:val="22"/>
          <w:szCs w:val="22"/>
        </w:rPr>
        <w:t xml:space="preserve">OR: </w:t>
      </w:r>
      <w:r w:rsidR="7CC49023" w:rsidRPr="008B74EC">
        <w:rPr>
          <w:rFonts w:asciiTheme="majorBidi" w:hAnsiTheme="majorBidi" w:cstheme="majorBidi"/>
          <w:sz w:val="22"/>
          <w:szCs w:val="22"/>
        </w:rPr>
        <w:t>0.5</w:t>
      </w:r>
      <w:r w:rsidR="00A84A4C" w:rsidRPr="008B74EC">
        <w:rPr>
          <w:rFonts w:asciiTheme="majorBidi" w:hAnsiTheme="majorBidi" w:cstheme="majorBidi"/>
          <w:sz w:val="22"/>
          <w:szCs w:val="22"/>
        </w:rPr>
        <w:t>9</w:t>
      </w:r>
      <w:r w:rsidR="7CC49023" w:rsidRPr="008B74EC">
        <w:rPr>
          <w:rFonts w:asciiTheme="majorBidi" w:hAnsiTheme="majorBidi" w:cstheme="majorBidi"/>
          <w:sz w:val="22"/>
          <w:szCs w:val="22"/>
        </w:rPr>
        <w:t>, 95%CI: 0.3</w:t>
      </w:r>
      <w:r w:rsidR="00A84A4C" w:rsidRPr="008B74EC">
        <w:rPr>
          <w:rFonts w:asciiTheme="majorBidi" w:hAnsiTheme="majorBidi" w:cstheme="majorBidi"/>
          <w:sz w:val="22"/>
          <w:szCs w:val="22"/>
        </w:rPr>
        <w:t>6</w:t>
      </w:r>
      <w:r w:rsidR="0003150C" w:rsidRPr="008B74EC">
        <w:rPr>
          <w:rFonts w:asciiTheme="majorBidi" w:hAnsiTheme="majorBidi" w:cstheme="majorBidi"/>
          <w:sz w:val="22"/>
          <w:szCs w:val="22"/>
        </w:rPr>
        <w:t xml:space="preserve"> to</w:t>
      </w:r>
      <w:r w:rsidR="7CC49023" w:rsidRPr="008B74EC">
        <w:rPr>
          <w:rFonts w:asciiTheme="majorBidi" w:hAnsiTheme="majorBidi" w:cstheme="majorBidi"/>
          <w:sz w:val="22"/>
          <w:szCs w:val="22"/>
        </w:rPr>
        <w:t xml:space="preserve"> 0.9</w:t>
      </w:r>
      <w:r w:rsidR="00A84A4C" w:rsidRPr="008B74EC">
        <w:rPr>
          <w:rFonts w:asciiTheme="majorBidi" w:hAnsiTheme="majorBidi" w:cstheme="majorBidi"/>
          <w:sz w:val="22"/>
          <w:szCs w:val="22"/>
        </w:rPr>
        <w:t>7</w:t>
      </w:r>
      <w:r w:rsidR="7CC49023" w:rsidRPr="008B74EC">
        <w:rPr>
          <w:rFonts w:asciiTheme="majorBidi" w:hAnsiTheme="majorBidi" w:cstheme="majorBidi"/>
          <w:sz w:val="22"/>
          <w:szCs w:val="22"/>
        </w:rPr>
        <w:t>)</w:t>
      </w:r>
      <w:r w:rsidR="68CFCE81" w:rsidRPr="008B74EC">
        <w:rPr>
          <w:rFonts w:asciiTheme="majorBidi" w:hAnsiTheme="majorBidi" w:cstheme="majorBidi"/>
          <w:sz w:val="22"/>
          <w:szCs w:val="22"/>
        </w:rPr>
        <w:t xml:space="preserve"> lower among </w:t>
      </w:r>
      <w:r w:rsidR="00865EA5" w:rsidRPr="008B74EC">
        <w:rPr>
          <w:rFonts w:asciiTheme="majorBidi" w:hAnsiTheme="majorBidi" w:cstheme="majorBidi"/>
          <w:sz w:val="22"/>
          <w:szCs w:val="22"/>
        </w:rPr>
        <w:t xml:space="preserve">children belonging to </w:t>
      </w:r>
      <w:r w:rsidR="68CFCE81" w:rsidRPr="008B74EC">
        <w:rPr>
          <w:rFonts w:asciiTheme="majorBidi" w:hAnsiTheme="majorBidi" w:cstheme="majorBidi"/>
          <w:sz w:val="22"/>
          <w:szCs w:val="22"/>
        </w:rPr>
        <w:t>richest</w:t>
      </w:r>
      <w:r w:rsidR="000F19A5" w:rsidRPr="008B74EC">
        <w:rPr>
          <w:rFonts w:asciiTheme="majorBidi" w:hAnsiTheme="majorBidi" w:cstheme="majorBidi"/>
          <w:sz w:val="22"/>
          <w:szCs w:val="22"/>
        </w:rPr>
        <w:t xml:space="preserve"> </w:t>
      </w:r>
      <w:r w:rsidR="68CFCE81" w:rsidRPr="008B74EC">
        <w:rPr>
          <w:rFonts w:asciiTheme="majorBidi" w:hAnsiTheme="majorBidi" w:cstheme="majorBidi"/>
          <w:sz w:val="22"/>
          <w:szCs w:val="22"/>
        </w:rPr>
        <w:t>quintile compared to poorest</w:t>
      </w:r>
      <w:r w:rsidR="00865EA5" w:rsidRPr="008B74EC">
        <w:rPr>
          <w:rFonts w:asciiTheme="majorBidi" w:hAnsiTheme="majorBidi" w:cstheme="majorBidi"/>
          <w:sz w:val="22"/>
          <w:szCs w:val="22"/>
        </w:rPr>
        <w:t xml:space="preserve">. </w:t>
      </w:r>
      <w:r w:rsidR="002C701D" w:rsidRPr="008B74EC">
        <w:rPr>
          <w:rFonts w:asciiTheme="majorBidi" w:hAnsiTheme="majorBidi" w:cstheme="majorBidi"/>
          <w:sz w:val="22"/>
          <w:szCs w:val="22"/>
        </w:rPr>
        <w:t xml:space="preserve">The odds of having anemia </w:t>
      </w:r>
      <w:r w:rsidR="00681267" w:rsidRPr="008B74EC">
        <w:rPr>
          <w:rFonts w:asciiTheme="majorBidi" w:hAnsiTheme="majorBidi" w:cstheme="majorBidi"/>
          <w:sz w:val="22"/>
          <w:szCs w:val="22"/>
        </w:rPr>
        <w:t>was 64</w:t>
      </w:r>
      <w:r w:rsidR="467E3B62" w:rsidRPr="008B74EC">
        <w:rPr>
          <w:rFonts w:asciiTheme="majorBidi" w:hAnsiTheme="majorBidi" w:cstheme="majorBidi"/>
          <w:sz w:val="22"/>
          <w:szCs w:val="22"/>
        </w:rPr>
        <w:t xml:space="preserve">% </w:t>
      </w:r>
      <w:r w:rsidR="7CC49023"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7CC49023" w:rsidRPr="008B74EC">
        <w:rPr>
          <w:rFonts w:asciiTheme="majorBidi" w:hAnsiTheme="majorBidi" w:cstheme="majorBidi"/>
          <w:sz w:val="22"/>
          <w:szCs w:val="22"/>
        </w:rPr>
        <w:t xml:space="preserve">OR: </w:t>
      </w:r>
      <w:r w:rsidR="0568418B" w:rsidRPr="008B74EC">
        <w:rPr>
          <w:rFonts w:asciiTheme="majorBidi" w:hAnsiTheme="majorBidi" w:cstheme="majorBidi"/>
          <w:sz w:val="22"/>
          <w:szCs w:val="22"/>
        </w:rPr>
        <w:t>0.3</w:t>
      </w:r>
      <w:r w:rsidR="00A84A4C" w:rsidRPr="008B74EC">
        <w:rPr>
          <w:rFonts w:asciiTheme="majorBidi" w:hAnsiTheme="majorBidi" w:cstheme="majorBidi"/>
          <w:sz w:val="22"/>
          <w:szCs w:val="22"/>
        </w:rPr>
        <w:t>6</w:t>
      </w:r>
      <w:r w:rsidR="0568418B" w:rsidRPr="008B74EC">
        <w:rPr>
          <w:rFonts w:asciiTheme="majorBidi" w:hAnsiTheme="majorBidi" w:cstheme="majorBidi"/>
          <w:sz w:val="22"/>
          <w:szCs w:val="22"/>
        </w:rPr>
        <w:t>, 95%CI: 0.2</w:t>
      </w:r>
      <w:r w:rsidR="00A84A4C" w:rsidRPr="008B74EC">
        <w:rPr>
          <w:rFonts w:asciiTheme="majorBidi" w:hAnsiTheme="majorBidi" w:cstheme="majorBidi"/>
          <w:sz w:val="22"/>
          <w:szCs w:val="22"/>
        </w:rPr>
        <w:t>4</w:t>
      </w:r>
      <w:r w:rsidR="0003150C" w:rsidRPr="008B74EC">
        <w:rPr>
          <w:rFonts w:asciiTheme="majorBidi" w:hAnsiTheme="majorBidi" w:cstheme="majorBidi"/>
          <w:sz w:val="22"/>
          <w:szCs w:val="22"/>
        </w:rPr>
        <w:t xml:space="preserve"> to</w:t>
      </w:r>
      <w:r w:rsidR="0568418B" w:rsidRPr="008B74EC">
        <w:rPr>
          <w:rFonts w:asciiTheme="majorBidi" w:hAnsiTheme="majorBidi" w:cstheme="majorBidi"/>
          <w:sz w:val="22"/>
          <w:szCs w:val="22"/>
        </w:rPr>
        <w:t xml:space="preserve"> 0.5</w:t>
      </w:r>
      <w:r w:rsidR="00A84A4C" w:rsidRPr="008B74EC">
        <w:rPr>
          <w:rFonts w:asciiTheme="majorBidi" w:hAnsiTheme="majorBidi" w:cstheme="majorBidi"/>
          <w:sz w:val="22"/>
          <w:szCs w:val="22"/>
        </w:rPr>
        <w:t>3</w:t>
      </w:r>
      <w:r w:rsidR="0568418B" w:rsidRPr="008B74EC">
        <w:rPr>
          <w:rFonts w:asciiTheme="majorBidi" w:hAnsiTheme="majorBidi" w:cstheme="majorBidi"/>
          <w:sz w:val="22"/>
          <w:szCs w:val="22"/>
        </w:rPr>
        <w:t>)</w:t>
      </w:r>
      <w:r w:rsidR="467E3B62" w:rsidRPr="008B74EC">
        <w:rPr>
          <w:rFonts w:asciiTheme="majorBidi" w:hAnsiTheme="majorBidi" w:cstheme="majorBidi"/>
          <w:sz w:val="22"/>
          <w:szCs w:val="22"/>
        </w:rPr>
        <w:t xml:space="preserve"> lower among child</w:t>
      </w:r>
      <w:r w:rsidR="00681267">
        <w:rPr>
          <w:rFonts w:asciiTheme="majorBidi" w:hAnsiTheme="majorBidi" w:cstheme="majorBidi"/>
          <w:sz w:val="22"/>
          <w:szCs w:val="22"/>
        </w:rPr>
        <w:t>ren</w:t>
      </w:r>
      <w:r w:rsidR="467E3B62" w:rsidRPr="008B74EC">
        <w:rPr>
          <w:rFonts w:asciiTheme="majorBidi" w:hAnsiTheme="majorBidi" w:cstheme="majorBidi"/>
          <w:sz w:val="22"/>
          <w:szCs w:val="22"/>
        </w:rPr>
        <w:t xml:space="preserve"> aged </w:t>
      </w:r>
      <w:r w:rsidR="00FD4109" w:rsidRPr="008B74EC">
        <w:rPr>
          <w:rFonts w:asciiTheme="majorBidi" w:hAnsiTheme="majorBidi" w:cstheme="majorBidi"/>
          <w:sz w:val="22"/>
          <w:szCs w:val="22"/>
        </w:rPr>
        <w:t>13-36 months</w:t>
      </w:r>
      <w:r w:rsidR="467E3B62" w:rsidRPr="008B74EC">
        <w:rPr>
          <w:rFonts w:asciiTheme="majorBidi" w:hAnsiTheme="majorBidi" w:cstheme="majorBidi"/>
          <w:sz w:val="22"/>
          <w:szCs w:val="22"/>
        </w:rPr>
        <w:t xml:space="preserve"> and </w:t>
      </w:r>
      <w:r w:rsidR="5465A730" w:rsidRPr="008B74EC">
        <w:rPr>
          <w:rFonts w:asciiTheme="majorBidi" w:hAnsiTheme="majorBidi" w:cstheme="majorBidi"/>
          <w:sz w:val="22"/>
          <w:szCs w:val="22"/>
        </w:rPr>
        <w:t xml:space="preserve">87% </w:t>
      </w:r>
      <w:r w:rsidR="0568418B" w:rsidRPr="008B74EC">
        <w:rPr>
          <w:rFonts w:asciiTheme="majorBidi" w:hAnsiTheme="majorBidi" w:cstheme="majorBidi"/>
          <w:sz w:val="22"/>
          <w:szCs w:val="22"/>
        </w:rPr>
        <w:t>(</w:t>
      </w:r>
      <w:r w:rsidR="00D2363F" w:rsidRPr="008B74EC">
        <w:rPr>
          <w:rFonts w:asciiTheme="majorBidi" w:hAnsiTheme="majorBidi" w:cstheme="majorBidi"/>
          <w:sz w:val="22"/>
          <w:szCs w:val="22"/>
        </w:rPr>
        <w:t>a</w:t>
      </w:r>
      <w:r w:rsidR="0568418B" w:rsidRPr="008B74EC">
        <w:rPr>
          <w:rFonts w:asciiTheme="majorBidi" w:hAnsiTheme="majorBidi" w:cstheme="majorBidi"/>
          <w:sz w:val="22"/>
          <w:szCs w:val="22"/>
        </w:rPr>
        <w:t xml:space="preserve">OR: </w:t>
      </w:r>
      <w:r w:rsidR="56226B4F" w:rsidRPr="008B74EC">
        <w:rPr>
          <w:rFonts w:asciiTheme="majorBidi" w:hAnsiTheme="majorBidi" w:cstheme="majorBidi"/>
          <w:sz w:val="22"/>
          <w:szCs w:val="22"/>
        </w:rPr>
        <w:t>0.13; 95%CI: 0.09</w:t>
      </w:r>
      <w:r w:rsidR="0003150C" w:rsidRPr="008B74EC">
        <w:rPr>
          <w:rFonts w:asciiTheme="majorBidi" w:hAnsiTheme="majorBidi" w:cstheme="majorBidi"/>
          <w:sz w:val="22"/>
          <w:szCs w:val="22"/>
        </w:rPr>
        <w:t xml:space="preserve"> to</w:t>
      </w:r>
      <w:r w:rsidR="56226B4F" w:rsidRPr="008B74EC">
        <w:rPr>
          <w:rFonts w:asciiTheme="majorBidi" w:hAnsiTheme="majorBidi" w:cstheme="majorBidi"/>
          <w:sz w:val="22"/>
          <w:szCs w:val="22"/>
        </w:rPr>
        <w:t xml:space="preserve"> 0.20</w:t>
      </w:r>
      <w:r w:rsidR="0618453C" w:rsidRPr="008B74EC">
        <w:rPr>
          <w:rFonts w:asciiTheme="majorBidi" w:hAnsiTheme="majorBidi" w:cstheme="majorBidi"/>
          <w:sz w:val="22"/>
          <w:szCs w:val="22"/>
        </w:rPr>
        <w:t>)</w:t>
      </w:r>
      <w:r w:rsidR="5465A730" w:rsidRPr="008B74EC">
        <w:rPr>
          <w:rFonts w:asciiTheme="majorBidi" w:hAnsiTheme="majorBidi" w:cstheme="majorBidi"/>
          <w:sz w:val="22"/>
          <w:szCs w:val="22"/>
        </w:rPr>
        <w:t xml:space="preserve"> lower </w:t>
      </w:r>
      <w:r w:rsidR="00FD4109" w:rsidRPr="008B74EC">
        <w:rPr>
          <w:rFonts w:asciiTheme="majorBidi" w:hAnsiTheme="majorBidi" w:cstheme="majorBidi"/>
          <w:sz w:val="22"/>
          <w:szCs w:val="22"/>
        </w:rPr>
        <w:t xml:space="preserve">child aged 37-59 </w:t>
      </w:r>
      <w:r w:rsidR="00AC10C2" w:rsidRPr="008B74EC">
        <w:rPr>
          <w:rFonts w:asciiTheme="majorBidi" w:hAnsiTheme="majorBidi" w:cstheme="majorBidi"/>
          <w:sz w:val="22"/>
          <w:szCs w:val="22"/>
        </w:rPr>
        <w:t>months compared</w:t>
      </w:r>
      <w:r w:rsidR="5465A730" w:rsidRPr="008B74EC">
        <w:rPr>
          <w:rFonts w:asciiTheme="majorBidi" w:hAnsiTheme="majorBidi" w:cstheme="majorBidi"/>
          <w:sz w:val="22"/>
          <w:szCs w:val="22"/>
        </w:rPr>
        <w:t xml:space="preserve"> to </w:t>
      </w:r>
      <w:r w:rsidR="00FD4109" w:rsidRPr="008B74EC">
        <w:rPr>
          <w:rFonts w:asciiTheme="majorBidi" w:hAnsiTheme="majorBidi" w:cstheme="majorBidi"/>
          <w:sz w:val="22"/>
          <w:szCs w:val="22"/>
        </w:rPr>
        <w:t xml:space="preserve">child aged </w:t>
      </w:r>
      <w:r w:rsidR="5465A730" w:rsidRPr="008B74EC">
        <w:rPr>
          <w:rFonts w:asciiTheme="majorBidi" w:hAnsiTheme="majorBidi" w:cstheme="majorBidi"/>
          <w:sz w:val="22"/>
          <w:szCs w:val="22"/>
        </w:rPr>
        <w:t>6-1</w:t>
      </w:r>
      <w:r w:rsidR="00FD4109" w:rsidRPr="008B74EC">
        <w:rPr>
          <w:rFonts w:asciiTheme="majorBidi" w:hAnsiTheme="majorBidi" w:cstheme="majorBidi"/>
          <w:sz w:val="22"/>
          <w:szCs w:val="22"/>
        </w:rPr>
        <w:t>2</w:t>
      </w:r>
      <w:r w:rsidR="5465A730" w:rsidRPr="008B74EC">
        <w:rPr>
          <w:rFonts w:asciiTheme="majorBidi" w:hAnsiTheme="majorBidi" w:cstheme="majorBidi"/>
          <w:sz w:val="22"/>
          <w:szCs w:val="22"/>
        </w:rPr>
        <w:t xml:space="preserve"> months </w:t>
      </w:r>
      <w:r w:rsidR="67B6A477" w:rsidRPr="008B74EC">
        <w:rPr>
          <w:rFonts w:asciiTheme="majorBidi" w:hAnsiTheme="majorBidi" w:cstheme="majorBidi"/>
          <w:sz w:val="22"/>
          <w:szCs w:val="22"/>
        </w:rPr>
        <w:t>after adjusting for</w:t>
      </w:r>
      <w:r w:rsidR="002C701D" w:rsidRPr="008B74EC">
        <w:rPr>
          <w:rFonts w:asciiTheme="majorBidi" w:hAnsiTheme="majorBidi" w:cstheme="majorBidi"/>
          <w:sz w:val="22"/>
          <w:szCs w:val="22"/>
        </w:rPr>
        <w:t xml:space="preserve"> potential confounding variables.</w:t>
      </w:r>
    </w:p>
    <w:p w14:paraId="73278609" w14:textId="77777777" w:rsidR="00B9332E" w:rsidRPr="008B74EC" w:rsidRDefault="00B9332E">
      <w:pPr>
        <w:rPr>
          <w:rFonts w:asciiTheme="majorBidi" w:hAnsiTheme="majorBidi" w:cstheme="majorBidi"/>
          <w:sz w:val="22"/>
          <w:szCs w:val="22"/>
        </w:rPr>
      </w:pPr>
      <w:r w:rsidRPr="008B74EC">
        <w:rPr>
          <w:rFonts w:asciiTheme="majorBidi" w:hAnsiTheme="majorBidi" w:cstheme="majorBidi"/>
          <w:sz w:val="22"/>
          <w:szCs w:val="22"/>
        </w:rPr>
        <w:lastRenderedPageBreak/>
        <w:br w:type="page"/>
      </w:r>
    </w:p>
    <w:p w14:paraId="57377D06" w14:textId="6A8D2F17" w:rsidR="00A42A13" w:rsidRPr="008B74EC" w:rsidRDefault="00A42A13" w:rsidP="00A42A13">
      <w:pPr>
        <w:pStyle w:val="Caption"/>
        <w:keepNext/>
        <w:rPr>
          <w:rFonts w:asciiTheme="majorBidi" w:hAnsiTheme="majorBidi" w:cstheme="majorBidi"/>
          <w:b/>
          <w:bCs/>
          <w:color w:val="auto"/>
          <w:sz w:val="24"/>
          <w:szCs w:val="24"/>
        </w:rPr>
      </w:pPr>
      <w:r w:rsidRPr="008B74EC">
        <w:rPr>
          <w:rFonts w:asciiTheme="majorBidi" w:hAnsiTheme="majorBidi" w:cstheme="majorBidi"/>
          <w:b/>
          <w:bCs/>
          <w:color w:val="auto"/>
          <w:sz w:val="24"/>
          <w:szCs w:val="24"/>
        </w:rPr>
        <w:lastRenderedPageBreak/>
        <w:t xml:space="preserve">Table </w:t>
      </w:r>
      <w:r w:rsidRPr="008B74EC">
        <w:rPr>
          <w:rFonts w:asciiTheme="majorBidi" w:hAnsiTheme="majorBidi" w:cstheme="majorBidi"/>
          <w:b/>
          <w:bCs/>
          <w:color w:val="auto"/>
          <w:sz w:val="24"/>
          <w:szCs w:val="24"/>
        </w:rPr>
        <w:fldChar w:fldCharType="begin"/>
      </w:r>
      <w:r w:rsidRPr="008B74EC">
        <w:rPr>
          <w:rFonts w:asciiTheme="majorBidi" w:hAnsiTheme="majorBidi" w:cstheme="majorBidi"/>
          <w:b/>
          <w:bCs/>
          <w:color w:val="auto"/>
          <w:sz w:val="24"/>
          <w:szCs w:val="24"/>
        </w:rPr>
        <w:instrText xml:space="preserve"> SEQ Table \* ARABIC </w:instrText>
      </w:r>
      <w:r w:rsidRPr="008B74EC">
        <w:rPr>
          <w:rFonts w:asciiTheme="majorBidi" w:hAnsiTheme="majorBidi" w:cstheme="majorBidi"/>
          <w:b/>
          <w:bCs/>
          <w:color w:val="auto"/>
          <w:sz w:val="24"/>
          <w:szCs w:val="24"/>
        </w:rPr>
        <w:fldChar w:fldCharType="separate"/>
      </w:r>
      <w:r w:rsidR="008B418D" w:rsidRPr="008B74EC">
        <w:rPr>
          <w:rFonts w:asciiTheme="majorBidi" w:hAnsiTheme="majorBidi" w:cstheme="majorBidi"/>
          <w:b/>
          <w:bCs/>
          <w:noProof/>
          <w:color w:val="auto"/>
          <w:sz w:val="24"/>
          <w:szCs w:val="24"/>
        </w:rPr>
        <w:t>6</w:t>
      </w:r>
      <w:r w:rsidRPr="008B74EC">
        <w:rPr>
          <w:rFonts w:asciiTheme="majorBidi" w:hAnsiTheme="majorBidi" w:cstheme="majorBidi"/>
          <w:b/>
          <w:bCs/>
          <w:color w:val="auto"/>
          <w:sz w:val="24"/>
          <w:szCs w:val="24"/>
        </w:rPr>
        <w:fldChar w:fldCharType="end"/>
      </w:r>
      <w:r w:rsidRPr="008B74EC">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8B74EC"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8B74EC"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Prevalence </w:t>
            </w:r>
            <w:r w:rsidR="0002582E" w:rsidRPr="008B74EC">
              <w:rPr>
                <w:rFonts w:asciiTheme="majorBidi" w:eastAsia="Times New Roman" w:hAnsiTheme="majorBidi" w:cstheme="majorBidi"/>
                <w:b/>
                <w:bCs/>
                <w:kern w:val="0"/>
                <w:sz w:val="18"/>
                <w:szCs w:val="18"/>
                <w14:ligatures w14:val="none"/>
              </w:rPr>
              <w:t xml:space="preserve">of anemia, </w:t>
            </w:r>
          </w:p>
          <w:p w14:paraId="408FD465" w14:textId="143E8DC1"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n</w:t>
            </w:r>
            <w:r w:rsidR="002014E7" w:rsidRPr="008B74EC">
              <w:rPr>
                <w:rFonts w:asciiTheme="majorBidi" w:eastAsia="Times New Roman" w:hAnsiTheme="majorBidi" w:cstheme="majorBidi"/>
                <w:b/>
                <w:bCs/>
                <w:kern w:val="0"/>
                <w:sz w:val="18"/>
                <w:szCs w:val="18"/>
                <w14:ligatures w14:val="none"/>
              </w:rPr>
              <w:t xml:space="preserve"> </w:t>
            </w:r>
            <w:r w:rsidRPr="008B74EC">
              <w:rPr>
                <w:rFonts w:asciiTheme="majorBidi" w:eastAsia="Times New Roman" w:hAnsiTheme="majorBidi" w:cstheme="majorBidi"/>
                <w:b/>
                <w:bCs/>
                <w:kern w:val="0"/>
                <w:sz w:val="18"/>
                <w:szCs w:val="18"/>
                <w14:ligatures w14:val="none"/>
              </w:rPr>
              <w:t>(%)</w:t>
            </w:r>
            <w:r w:rsidR="003418A5" w:rsidRPr="008B74EC">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5D2CD179"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Unadjusted</w:t>
            </w:r>
            <w:r w:rsidR="00E24511" w:rsidRPr="008B74EC">
              <w:rPr>
                <w:rFonts w:asciiTheme="majorBidi" w:eastAsia="Times New Roman" w:hAnsiTheme="majorBidi" w:cstheme="majorBidi"/>
                <w:b/>
                <w:bCs/>
                <w:kern w:val="0"/>
                <w:sz w:val="18"/>
                <w:szCs w:val="18"/>
                <w14:ligatures w14:val="none"/>
              </w:rPr>
              <w:t xml:space="preserve"> model</w:t>
            </w:r>
            <w:r w:rsidR="00316284" w:rsidRPr="008B74EC">
              <w:rPr>
                <w:rFonts w:asciiTheme="majorBidi" w:eastAsia="Times New Roman" w:hAnsiTheme="majorBidi" w:cstheme="majorBidi"/>
                <w:b/>
                <w:bCs/>
                <w:kern w:val="0"/>
                <w:sz w:val="18"/>
                <w:szCs w:val="18"/>
                <w14:ligatures w14:val="none"/>
              </w:rPr>
              <w:t>s</w:t>
            </w:r>
          </w:p>
        </w:tc>
        <w:tc>
          <w:tcPr>
            <w:tcW w:w="3436" w:type="dxa"/>
            <w:gridSpan w:val="3"/>
            <w:shd w:val="clear" w:color="auto" w:fill="C1E4F5" w:themeFill="accent1" w:themeFillTint="33"/>
            <w:hideMark/>
          </w:tcPr>
          <w:p w14:paraId="267046BD" w14:textId="496E4E66"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Adjusted</w:t>
            </w:r>
            <w:r w:rsidR="00E24511" w:rsidRPr="008B74EC">
              <w:rPr>
                <w:rFonts w:asciiTheme="majorBidi" w:eastAsia="Times New Roman" w:hAnsiTheme="majorBidi" w:cstheme="majorBidi"/>
                <w:b/>
                <w:bCs/>
                <w:kern w:val="0"/>
                <w:sz w:val="18"/>
                <w:szCs w:val="18"/>
                <w14:ligatures w14:val="none"/>
              </w:rPr>
              <w:t xml:space="preserve"> model</w:t>
            </w:r>
            <w:r w:rsidR="00C81C4F" w:rsidRPr="008B74EC">
              <w:rPr>
                <w:rFonts w:asciiTheme="majorBidi" w:eastAsia="Times New Roman" w:hAnsiTheme="majorBidi" w:cstheme="majorBidi"/>
                <w:b/>
                <w:bCs/>
                <w:kern w:val="0"/>
                <w:sz w:val="18"/>
                <w:szCs w:val="18"/>
                <w:vertAlign w:val="superscript"/>
                <w14:ligatures w14:val="none"/>
              </w:rPr>
              <w:t>#</w:t>
            </w:r>
          </w:p>
        </w:tc>
      </w:tr>
      <w:tr w:rsidR="00190CB7" w:rsidRPr="008B74EC" w14:paraId="01A944E8" w14:textId="77777777" w:rsidTr="0ECD4335">
        <w:trPr>
          <w:trHeight w:val="20"/>
        </w:trPr>
        <w:tc>
          <w:tcPr>
            <w:tcW w:w="1995" w:type="dxa"/>
            <w:vMerge/>
            <w:hideMark/>
          </w:tcPr>
          <w:p w14:paraId="5D83DF6F" w14:textId="058902D2" w:rsidR="0002582E" w:rsidRPr="008B74EC"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4153F5A5" w:rsidR="0002582E" w:rsidRPr="008B74EC" w:rsidRDefault="00A5193C" w:rsidP="00801D63">
            <w:pPr>
              <w:spacing w:after="0" w:line="240" w:lineRule="auto"/>
              <w:jc w:val="center"/>
              <w:rPr>
                <w:rFonts w:asciiTheme="majorBidi" w:eastAsia="Times New Roman" w:hAnsiTheme="majorBidi" w:cstheme="majorBidi"/>
                <w:b/>
                <w:bCs/>
                <w:kern w:val="0"/>
                <w:sz w:val="18"/>
                <w:szCs w:val="18"/>
                <w14:ligatures w14:val="none"/>
              </w:rPr>
            </w:pPr>
            <w:ins w:id="465" w:author="Bikram Adhikari (bdhikari)" w:date="2025-12-10T16:34:00Z" w16du:dateUtc="2025-12-10T22:34:00Z">
              <w:r>
                <w:rPr>
                  <w:rFonts w:asciiTheme="majorBidi" w:eastAsia="Times New Roman" w:hAnsiTheme="majorBidi" w:cstheme="majorBidi"/>
                  <w:b/>
                  <w:bCs/>
                  <w:kern w:val="0"/>
                  <w:sz w:val="18"/>
                  <w:szCs w:val="18"/>
                  <w14:ligatures w14:val="none"/>
                </w:rPr>
                <w:t>c</w:t>
              </w:r>
            </w:ins>
            <w:r w:rsidR="0002582E"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563CF7A1" w:rsidR="0002582E" w:rsidRPr="008B74EC" w:rsidRDefault="00A5193C" w:rsidP="00801D63">
            <w:pPr>
              <w:spacing w:after="0" w:line="240" w:lineRule="auto"/>
              <w:jc w:val="center"/>
              <w:rPr>
                <w:rFonts w:asciiTheme="majorBidi" w:eastAsia="Times New Roman" w:hAnsiTheme="majorBidi" w:cstheme="majorBidi"/>
                <w:b/>
                <w:bCs/>
                <w:kern w:val="0"/>
                <w:sz w:val="18"/>
                <w:szCs w:val="18"/>
                <w14:ligatures w14:val="none"/>
              </w:rPr>
            </w:pPr>
            <w:ins w:id="466" w:author="Bikram Adhikari (bdhikari)" w:date="2025-12-10T16:34:00Z" w16du:dateUtc="2025-12-10T22:34:00Z">
              <w:r>
                <w:rPr>
                  <w:rFonts w:asciiTheme="majorBidi" w:eastAsia="Times New Roman" w:hAnsiTheme="majorBidi" w:cstheme="majorBidi"/>
                  <w:b/>
                  <w:bCs/>
                  <w:kern w:val="0"/>
                  <w:sz w:val="18"/>
                  <w:szCs w:val="18"/>
                  <w14:ligatures w14:val="none"/>
                </w:rPr>
                <w:t>a</w:t>
              </w:r>
            </w:ins>
            <w:r w:rsidR="0002582E" w:rsidRPr="008B74EC">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8B74EC"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p-value</w:t>
            </w:r>
          </w:p>
        </w:tc>
      </w:tr>
      <w:tr w:rsidR="00C12C0C" w:rsidRPr="008B74EC"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8B74EC" w:rsidRDefault="00C12C0C" w:rsidP="00C12C0C">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8B74EC" w:rsidRDefault="00C12C0C" w:rsidP="001245B7">
            <w:pPr>
              <w:spacing w:after="0" w:line="240" w:lineRule="auto"/>
              <w:rPr>
                <w:rFonts w:asciiTheme="majorBidi" w:eastAsia="Times New Roman" w:hAnsiTheme="majorBidi" w:cstheme="majorBidi"/>
                <w:kern w:val="0"/>
                <w:sz w:val="18"/>
                <w:szCs w:val="18"/>
                <w14:ligatures w14:val="none"/>
              </w:rPr>
            </w:pPr>
          </w:p>
        </w:tc>
      </w:tr>
      <w:tr w:rsidR="00E44A23" w:rsidRPr="008B74EC" w14:paraId="2CB95648" w14:textId="77777777" w:rsidTr="0ECD4335">
        <w:trPr>
          <w:trHeight w:val="20"/>
        </w:trPr>
        <w:tc>
          <w:tcPr>
            <w:tcW w:w="1995" w:type="dxa"/>
          </w:tcPr>
          <w:p w14:paraId="5582BFD3" w14:textId="6BE8D8F2"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6-12 months</w:t>
            </w:r>
          </w:p>
        </w:tc>
        <w:tc>
          <w:tcPr>
            <w:tcW w:w="1165" w:type="dxa"/>
          </w:tcPr>
          <w:p w14:paraId="1405DAF8" w14:textId="404DD10A"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173 (71.1)</w:t>
            </w:r>
          </w:p>
        </w:tc>
        <w:tc>
          <w:tcPr>
            <w:tcW w:w="1098" w:type="dxa"/>
          </w:tcPr>
          <w:p w14:paraId="3FAE235A" w14:textId="3313F0C2"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168F0392" w14:textId="40D33F8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Pr>
          <w:p w14:paraId="24C64EFC" w14:textId="2BBE104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Pr>
          <w:p w14:paraId="66D0DC4E" w14:textId="3B3DC61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E44A23" w:rsidRPr="008B74EC" w14:paraId="51C67F6B" w14:textId="77777777" w:rsidTr="0ECD4335">
        <w:trPr>
          <w:trHeight w:val="20"/>
        </w:trPr>
        <w:tc>
          <w:tcPr>
            <w:tcW w:w="1995" w:type="dxa"/>
          </w:tcPr>
          <w:p w14:paraId="3329C8DD" w14:textId="5ED7A723"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13-36 months</w:t>
            </w:r>
          </w:p>
        </w:tc>
        <w:tc>
          <w:tcPr>
            <w:tcW w:w="1165" w:type="dxa"/>
          </w:tcPr>
          <w:p w14:paraId="650BA598" w14:textId="363677E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551 (51.5)</w:t>
            </w:r>
          </w:p>
        </w:tc>
        <w:tc>
          <w:tcPr>
            <w:tcW w:w="1098" w:type="dxa"/>
          </w:tcPr>
          <w:p w14:paraId="0ADC93DC" w14:textId="72C50BDC"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0.43</w:t>
            </w:r>
          </w:p>
        </w:tc>
        <w:tc>
          <w:tcPr>
            <w:tcW w:w="1108" w:type="dxa"/>
          </w:tcPr>
          <w:p w14:paraId="4B211804" w14:textId="7068DECA"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w:t>
            </w:r>
            <w:del w:id="467"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68"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0.60</w:t>
            </w:r>
          </w:p>
        </w:tc>
        <w:tc>
          <w:tcPr>
            <w:tcW w:w="1230" w:type="dxa"/>
          </w:tcPr>
          <w:p w14:paraId="4FA33B07" w14:textId="11CCACB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441C52C2" w14:textId="2DD2870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w:t>
            </w:r>
          </w:p>
        </w:tc>
        <w:tc>
          <w:tcPr>
            <w:tcW w:w="1108" w:type="dxa"/>
          </w:tcPr>
          <w:p w14:paraId="0D9FC6CE" w14:textId="6A11BBB8"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0.24</w:t>
            </w:r>
            <w:del w:id="469"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70"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0.53</w:t>
            </w:r>
          </w:p>
        </w:tc>
        <w:tc>
          <w:tcPr>
            <w:tcW w:w="1230" w:type="dxa"/>
          </w:tcPr>
          <w:p w14:paraId="459A76A5" w14:textId="7F4630B5"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E44A23" w:rsidRPr="008B74EC" w14:paraId="2115E3C7" w14:textId="77777777" w:rsidTr="0ECD4335">
        <w:trPr>
          <w:trHeight w:val="20"/>
        </w:trPr>
        <w:tc>
          <w:tcPr>
            <w:tcW w:w="1995" w:type="dxa"/>
          </w:tcPr>
          <w:p w14:paraId="1770E43B" w14:textId="1233C0DC" w:rsidR="00E44A23" w:rsidRPr="008B74EC" w:rsidRDefault="00E44A23" w:rsidP="00E44A23">
            <w:pPr>
              <w:spacing w:after="0" w:line="240" w:lineRule="auto"/>
              <w:rPr>
                <w:rFonts w:asciiTheme="majorBidi" w:eastAsia="Times New Roman" w:hAnsiTheme="majorBidi" w:cstheme="majorBidi"/>
                <w:b/>
                <w:bCs/>
                <w:kern w:val="0"/>
                <w:sz w:val="18"/>
                <w:szCs w:val="18"/>
                <w14:ligatures w14:val="none"/>
              </w:rPr>
            </w:pPr>
            <w:r w:rsidRPr="008B74EC">
              <w:rPr>
                <w:rFonts w:asciiTheme="majorBidi" w:hAnsiTheme="majorBidi" w:cstheme="majorBidi"/>
                <w:color w:val="000000"/>
                <w:sz w:val="18"/>
                <w:szCs w:val="18"/>
              </w:rPr>
              <w:t xml:space="preserve">    37-59 months</w:t>
            </w:r>
          </w:p>
        </w:tc>
        <w:tc>
          <w:tcPr>
            <w:tcW w:w="1165" w:type="dxa"/>
          </w:tcPr>
          <w:p w14:paraId="60F0716A" w14:textId="7C85E033"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289 (28.3)</w:t>
            </w:r>
          </w:p>
        </w:tc>
        <w:tc>
          <w:tcPr>
            <w:tcW w:w="1098" w:type="dxa"/>
          </w:tcPr>
          <w:p w14:paraId="033BE260" w14:textId="3C0A7C7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0.16</w:t>
            </w:r>
          </w:p>
        </w:tc>
        <w:tc>
          <w:tcPr>
            <w:tcW w:w="1108" w:type="dxa"/>
          </w:tcPr>
          <w:p w14:paraId="2B6841D0" w14:textId="0237EC9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0.11</w:t>
            </w:r>
            <w:del w:id="471"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72"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0.23</w:t>
            </w:r>
          </w:p>
        </w:tc>
        <w:tc>
          <w:tcPr>
            <w:tcW w:w="1230" w:type="dxa"/>
          </w:tcPr>
          <w:p w14:paraId="59B1803C" w14:textId="6B5B81CD"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tcPr>
          <w:p w14:paraId="09916D12" w14:textId="0DB8F341"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0.13</w:t>
            </w:r>
          </w:p>
        </w:tc>
        <w:tc>
          <w:tcPr>
            <w:tcW w:w="1108" w:type="dxa"/>
          </w:tcPr>
          <w:p w14:paraId="2B11F4E7" w14:textId="455B681F"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w:t>
            </w:r>
            <w:del w:id="473"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74"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0.20</w:t>
            </w:r>
          </w:p>
        </w:tc>
        <w:tc>
          <w:tcPr>
            <w:tcW w:w="1230" w:type="dxa"/>
          </w:tcPr>
          <w:p w14:paraId="6AECFF95" w14:textId="76B3AFC0" w:rsidR="00E44A23" w:rsidRPr="008B74EC" w:rsidRDefault="00E44A23" w:rsidP="00E44A23">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r>
      <w:tr w:rsidR="009D1D2D" w:rsidRPr="008B74EC" w14:paraId="7438D746" w14:textId="77777777" w:rsidTr="0ECD4335">
        <w:trPr>
          <w:trHeight w:val="20"/>
        </w:trPr>
        <w:tc>
          <w:tcPr>
            <w:tcW w:w="1995" w:type="dxa"/>
            <w:hideMark/>
          </w:tcPr>
          <w:p w14:paraId="55C5295C" w14:textId="687174D8" w:rsidR="009D1D2D" w:rsidRPr="008B74EC" w:rsidRDefault="009D1D2D" w:rsidP="009D1D2D">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8B74EC" w:rsidRDefault="009D1D2D"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568BD0DE" w14:textId="77777777" w:rsidTr="0ECD4335">
        <w:trPr>
          <w:trHeight w:val="20"/>
        </w:trPr>
        <w:tc>
          <w:tcPr>
            <w:tcW w:w="1995" w:type="dxa"/>
            <w:hideMark/>
          </w:tcPr>
          <w:p w14:paraId="45CCDECB" w14:textId="5E7B6A66"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1.16</w:t>
            </w:r>
          </w:p>
        </w:tc>
        <w:tc>
          <w:tcPr>
            <w:tcW w:w="1108" w:type="dxa"/>
            <w:hideMark/>
          </w:tcPr>
          <w:p w14:paraId="30E3F6D0" w14:textId="367B097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w:t>
            </w:r>
            <w:del w:id="475"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76"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1.53</w:t>
            </w:r>
          </w:p>
        </w:tc>
        <w:tc>
          <w:tcPr>
            <w:tcW w:w="1230" w:type="dxa"/>
            <w:hideMark/>
          </w:tcPr>
          <w:p w14:paraId="348044C2" w14:textId="370DDB4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0.88</w:t>
            </w:r>
          </w:p>
        </w:tc>
        <w:tc>
          <w:tcPr>
            <w:tcW w:w="1108" w:type="dxa"/>
            <w:hideMark/>
          </w:tcPr>
          <w:p w14:paraId="565F7676" w14:textId="5EB644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0.63</w:t>
            </w:r>
            <w:del w:id="477"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78"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1.23</w:t>
            </w:r>
          </w:p>
        </w:tc>
        <w:tc>
          <w:tcPr>
            <w:tcW w:w="1230" w:type="dxa"/>
            <w:hideMark/>
          </w:tcPr>
          <w:p w14:paraId="275081AF" w14:textId="5327DD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0.451</w:t>
            </w:r>
          </w:p>
        </w:tc>
      </w:tr>
      <w:tr w:rsidR="00452898" w:rsidRPr="008B74EC" w14:paraId="4CC86449" w14:textId="77777777" w:rsidTr="0ECD4335">
        <w:trPr>
          <w:trHeight w:val="20"/>
        </w:trPr>
        <w:tc>
          <w:tcPr>
            <w:tcW w:w="1995" w:type="dxa"/>
            <w:hideMark/>
          </w:tcPr>
          <w:p w14:paraId="4CD8BAA0" w14:textId="0376588C"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hideMark/>
          </w:tcPr>
          <w:p w14:paraId="620C0CE3" w14:textId="2927A43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0.90</w:t>
            </w:r>
            <w:del w:id="479"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80"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1.56</w:t>
            </w:r>
          </w:p>
        </w:tc>
        <w:tc>
          <w:tcPr>
            <w:tcW w:w="1230" w:type="dxa"/>
            <w:hideMark/>
          </w:tcPr>
          <w:p w14:paraId="03575788" w14:textId="6486E5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0.89</w:t>
            </w:r>
          </w:p>
        </w:tc>
        <w:tc>
          <w:tcPr>
            <w:tcW w:w="1108" w:type="dxa"/>
            <w:hideMark/>
          </w:tcPr>
          <w:p w14:paraId="60D43B79" w14:textId="1179662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0.61</w:t>
            </w:r>
            <w:del w:id="481"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82"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1.30</w:t>
            </w:r>
          </w:p>
        </w:tc>
        <w:tc>
          <w:tcPr>
            <w:tcW w:w="1230" w:type="dxa"/>
            <w:hideMark/>
          </w:tcPr>
          <w:p w14:paraId="48FA7E34" w14:textId="581B25D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0.531</w:t>
            </w:r>
          </w:p>
        </w:tc>
      </w:tr>
      <w:tr w:rsidR="00452898" w:rsidRPr="008B74EC" w14:paraId="64CBC919" w14:textId="77777777" w:rsidTr="0ECD4335">
        <w:trPr>
          <w:trHeight w:val="20"/>
        </w:trPr>
        <w:tc>
          <w:tcPr>
            <w:tcW w:w="1995" w:type="dxa"/>
            <w:hideMark/>
          </w:tcPr>
          <w:p w14:paraId="3EBC24BA" w14:textId="37434970"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1.35</w:t>
            </w:r>
          </w:p>
        </w:tc>
        <w:tc>
          <w:tcPr>
            <w:tcW w:w="1108" w:type="dxa"/>
            <w:hideMark/>
          </w:tcPr>
          <w:p w14:paraId="75BC54A1" w14:textId="70D42F2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1.02</w:t>
            </w:r>
            <w:del w:id="483"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84"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1.80</w:t>
            </w:r>
          </w:p>
        </w:tc>
        <w:tc>
          <w:tcPr>
            <w:tcW w:w="1230" w:type="dxa"/>
            <w:hideMark/>
          </w:tcPr>
          <w:p w14:paraId="55079E2C" w14:textId="2C226FC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w:t>
            </w:r>
          </w:p>
        </w:tc>
        <w:tc>
          <w:tcPr>
            <w:tcW w:w="1108" w:type="dxa"/>
            <w:hideMark/>
          </w:tcPr>
          <w:p w14:paraId="188C8C5D" w14:textId="794FBF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w:t>
            </w:r>
            <w:del w:id="485"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86"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1.60</w:t>
            </w:r>
          </w:p>
        </w:tc>
        <w:tc>
          <w:tcPr>
            <w:tcW w:w="1230" w:type="dxa"/>
            <w:hideMark/>
          </w:tcPr>
          <w:p w14:paraId="62F1796A" w14:textId="0DA6A9E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0.725</w:t>
            </w:r>
          </w:p>
        </w:tc>
      </w:tr>
      <w:tr w:rsidR="00452898" w:rsidRPr="008B74EC" w14:paraId="5D7904E3" w14:textId="77777777" w:rsidTr="0ECD4335">
        <w:trPr>
          <w:trHeight w:val="20"/>
        </w:trPr>
        <w:tc>
          <w:tcPr>
            <w:tcW w:w="1995" w:type="dxa"/>
            <w:hideMark/>
          </w:tcPr>
          <w:p w14:paraId="78EEAC01" w14:textId="61AD4318"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w:t>
            </w:r>
          </w:p>
        </w:tc>
        <w:tc>
          <w:tcPr>
            <w:tcW w:w="1108" w:type="dxa"/>
            <w:hideMark/>
          </w:tcPr>
          <w:p w14:paraId="43CB5725" w14:textId="1722664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0.46</w:t>
            </w:r>
            <w:del w:id="487"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88"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0.93</w:t>
            </w:r>
          </w:p>
        </w:tc>
        <w:tc>
          <w:tcPr>
            <w:tcW w:w="1230" w:type="dxa"/>
            <w:hideMark/>
          </w:tcPr>
          <w:p w14:paraId="6ADB0D64" w14:textId="056A86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w:t>
            </w:r>
          </w:p>
        </w:tc>
        <w:tc>
          <w:tcPr>
            <w:tcW w:w="1108" w:type="dxa"/>
            <w:hideMark/>
          </w:tcPr>
          <w:p w14:paraId="6AD75058" w14:textId="037938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0.36</w:t>
            </w:r>
            <w:del w:id="489"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90"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0.97</w:t>
            </w:r>
          </w:p>
        </w:tc>
        <w:tc>
          <w:tcPr>
            <w:tcW w:w="1230" w:type="dxa"/>
            <w:hideMark/>
          </w:tcPr>
          <w:p w14:paraId="6132306F" w14:textId="7AB33A9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0.037</w:t>
            </w:r>
          </w:p>
        </w:tc>
      </w:tr>
      <w:tr w:rsidR="00452898" w:rsidRPr="008B74EC" w14:paraId="686B7623" w14:textId="77777777" w:rsidTr="0ECD4335">
        <w:trPr>
          <w:trHeight w:val="20"/>
        </w:trPr>
        <w:tc>
          <w:tcPr>
            <w:tcW w:w="1995" w:type="dxa"/>
            <w:hideMark/>
          </w:tcPr>
          <w:p w14:paraId="06BD6E42" w14:textId="26681C98"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2E268D6D" w14:textId="77777777" w:rsidTr="0ECD4335">
        <w:trPr>
          <w:trHeight w:val="20"/>
        </w:trPr>
        <w:tc>
          <w:tcPr>
            <w:tcW w:w="1995" w:type="dxa"/>
            <w:hideMark/>
          </w:tcPr>
          <w:p w14:paraId="7DA00D54"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12E67F" w14:textId="77777777" w:rsidTr="0ECD4335">
        <w:trPr>
          <w:trHeight w:val="20"/>
        </w:trPr>
        <w:tc>
          <w:tcPr>
            <w:tcW w:w="1995" w:type="dxa"/>
            <w:hideMark/>
          </w:tcPr>
          <w:p w14:paraId="180C606C" w14:textId="7C11E764"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0.67</w:t>
            </w:r>
          </w:p>
        </w:tc>
        <w:tc>
          <w:tcPr>
            <w:tcW w:w="1108" w:type="dxa"/>
            <w:hideMark/>
          </w:tcPr>
          <w:p w14:paraId="736D4017" w14:textId="1DB9992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0.52</w:t>
            </w:r>
            <w:del w:id="491"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92"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0.86</w:t>
            </w:r>
          </w:p>
        </w:tc>
        <w:tc>
          <w:tcPr>
            <w:tcW w:w="1230" w:type="dxa"/>
            <w:hideMark/>
          </w:tcPr>
          <w:p w14:paraId="41409DA7" w14:textId="3C07BD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w:t>
            </w:r>
            <w:r w:rsidR="00342586" w:rsidRPr="008B74EC">
              <w:rPr>
                <w:rFonts w:asciiTheme="majorBidi" w:eastAsia="Times New Roman" w:hAnsiTheme="majorBidi" w:cstheme="majorBidi"/>
                <w:kern w:val="0"/>
                <w:sz w:val="18"/>
                <w:szCs w:val="18"/>
                <w14:ligatures w14:val="none"/>
              </w:rPr>
              <w:t>0</w:t>
            </w:r>
          </w:p>
        </w:tc>
        <w:tc>
          <w:tcPr>
            <w:tcW w:w="1108" w:type="dxa"/>
            <w:hideMark/>
          </w:tcPr>
          <w:p w14:paraId="2A67EAA8" w14:textId="5C85BC8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0.57</w:t>
            </w:r>
            <w:del w:id="493"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94"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1.13</w:t>
            </w:r>
          </w:p>
        </w:tc>
        <w:tc>
          <w:tcPr>
            <w:tcW w:w="1230" w:type="dxa"/>
            <w:hideMark/>
          </w:tcPr>
          <w:p w14:paraId="6FA207D2" w14:textId="1F38BDB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0.21</w:t>
            </w:r>
            <w:r w:rsidR="00342586" w:rsidRPr="008B74EC">
              <w:rPr>
                <w:rFonts w:asciiTheme="majorBidi" w:eastAsia="Times New Roman" w:hAnsiTheme="majorBidi" w:cstheme="majorBidi"/>
                <w:kern w:val="0"/>
                <w:sz w:val="18"/>
                <w:szCs w:val="18"/>
                <w14:ligatures w14:val="none"/>
              </w:rPr>
              <w:t>0</w:t>
            </w:r>
          </w:p>
        </w:tc>
      </w:tr>
      <w:tr w:rsidR="00452898" w:rsidRPr="008B74EC" w14:paraId="7D1DBD36" w14:textId="77777777" w:rsidTr="0ECD4335">
        <w:trPr>
          <w:trHeight w:val="20"/>
        </w:trPr>
        <w:tc>
          <w:tcPr>
            <w:tcW w:w="1995" w:type="dxa"/>
            <w:hideMark/>
          </w:tcPr>
          <w:p w14:paraId="0E215C7F"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0.62</w:t>
            </w:r>
          </w:p>
        </w:tc>
        <w:tc>
          <w:tcPr>
            <w:tcW w:w="1108" w:type="dxa"/>
            <w:hideMark/>
          </w:tcPr>
          <w:p w14:paraId="65DC46C3" w14:textId="7435BA0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0.48</w:t>
            </w:r>
            <w:del w:id="495"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96"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0.80</w:t>
            </w:r>
          </w:p>
        </w:tc>
        <w:tc>
          <w:tcPr>
            <w:tcW w:w="1230" w:type="dxa"/>
            <w:hideMark/>
          </w:tcPr>
          <w:p w14:paraId="4E9393DC" w14:textId="28B1952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w:t>
            </w:r>
          </w:p>
        </w:tc>
        <w:tc>
          <w:tcPr>
            <w:tcW w:w="1108" w:type="dxa"/>
            <w:hideMark/>
          </w:tcPr>
          <w:p w14:paraId="1BE0EF81" w14:textId="119FA5D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0.56</w:t>
            </w:r>
            <w:del w:id="497"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498"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1.26</w:t>
            </w:r>
          </w:p>
        </w:tc>
        <w:tc>
          <w:tcPr>
            <w:tcW w:w="1230" w:type="dxa"/>
            <w:hideMark/>
          </w:tcPr>
          <w:p w14:paraId="1F50E2E9" w14:textId="368ED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0.409</w:t>
            </w:r>
          </w:p>
        </w:tc>
      </w:tr>
      <w:tr w:rsidR="00452898" w:rsidRPr="008B74EC"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 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8B74EC"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4C2E42E2"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0.65</w:t>
            </w:r>
            <w:del w:id="499"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00"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34AA3EE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0.55</w:t>
            </w:r>
            <w:del w:id="501"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02"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0.099</w:t>
            </w:r>
          </w:p>
        </w:tc>
      </w:tr>
      <w:tr w:rsidR="00452898" w:rsidRPr="008B74EC"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8B74EC" w:rsidRDefault="00452898"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 xml:space="preserve">Exposure to </w:t>
            </w:r>
            <w:r w:rsidR="007A6A1B" w:rsidRPr="008B74EC">
              <w:rPr>
                <w:rFonts w:asciiTheme="majorBidi" w:eastAsia="Times New Roman" w:hAnsiTheme="majorBidi" w:cstheme="majorBidi"/>
                <w:b/>
                <w:bCs/>
                <w:kern w:val="0"/>
                <w:sz w:val="18"/>
                <w:szCs w:val="18"/>
                <w14:ligatures w14:val="none"/>
              </w:rPr>
              <w:t>h</w:t>
            </w:r>
            <w:r w:rsidRPr="008B74EC">
              <w:rPr>
                <w:rFonts w:asciiTheme="majorBidi" w:eastAsia="Times New Roman" w:hAnsiTheme="majorBidi" w:cstheme="majorBidi"/>
                <w:b/>
                <w:bCs/>
                <w:kern w:val="0"/>
                <w:sz w:val="18"/>
                <w:szCs w:val="18"/>
                <w14:ligatures w14:val="none"/>
              </w:rPr>
              <w:t xml:space="preserve">ealth </w:t>
            </w:r>
            <w:r w:rsidR="00696FE3" w:rsidRPr="008B74EC">
              <w:rPr>
                <w:rFonts w:asciiTheme="majorBidi" w:eastAsia="Times New Roman" w:hAnsiTheme="majorBidi" w:cstheme="majorBidi"/>
                <w:b/>
                <w:bCs/>
                <w:kern w:val="0"/>
                <w:sz w:val="18"/>
                <w:szCs w:val="18"/>
                <w14:ligatures w14:val="none"/>
              </w:rPr>
              <w:t>programs</w:t>
            </w:r>
            <w:r w:rsidRPr="008B74EC">
              <w:rPr>
                <w:rFonts w:asciiTheme="majorBidi" w:eastAsia="Times New Roman" w:hAnsiTheme="majorBidi" w:cstheme="majorBidi"/>
                <w:b/>
                <w:bCs/>
                <w:kern w:val="0"/>
                <w:sz w:val="18"/>
                <w:szCs w:val="18"/>
                <w14:ligatures w14:val="none"/>
              </w:rPr>
              <w:t xml:space="preserve"> </w:t>
            </w:r>
            <w:r w:rsidR="00696FE3" w:rsidRPr="008B74EC">
              <w:rPr>
                <w:rFonts w:asciiTheme="majorBidi" w:eastAsia="Times New Roman" w:hAnsiTheme="majorBidi" w:cstheme="majorBidi"/>
                <w:b/>
                <w:bCs/>
                <w:kern w:val="0"/>
                <w:sz w:val="18"/>
                <w:szCs w:val="18"/>
                <w14:ligatures w14:val="none"/>
              </w:rPr>
              <w:t>on</w:t>
            </w:r>
            <w:r w:rsidRPr="008B74EC">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452898" w:rsidRPr="008B74EC"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8B74EC" w:rsidRDefault="00452898" w:rsidP="00452898">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25C8B5B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0.59</w:t>
            </w:r>
            <w:del w:id="503"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04"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16549EA0"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w:t>
            </w:r>
            <w:ins w:id="505" w:author="Bikram Adhikari (bdhikari)" w:date="2025-12-09T16:38:00Z" w16du:dateUtc="2025-12-09T22:38:00Z">
              <w:r w:rsidR="00A53A21">
                <w:rPr>
                  <w:rFonts w:asciiTheme="majorBidi" w:eastAsia="Times New Roman" w:hAnsiTheme="majorBidi" w:cstheme="majorBidi"/>
                  <w:kern w:val="0"/>
                  <w:sz w:val="18"/>
                  <w:szCs w:val="18"/>
                  <w14:ligatures w14:val="none"/>
                </w:rPr>
                <w:t>.00</w:t>
              </w:r>
            </w:ins>
          </w:p>
        </w:tc>
        <w:tc>
          <w:tcPr>
            <w:tcW w:w="1108" w:type="dxa"/>
            <w:tcBorders>
              <w:top w:val="single" w:sz="4" w:space="0" w:color="auto"/>
              <w:left w:val="single" w:sz="4" w:space="0" w:color="auto"/>
              <w:bottom w:val="single" w:sz="4" w:space="0" w:color="auto"/>
              <w:right w:val="single" w:sz="4" w:space="0" w:color="auto"/>
            </w:tcBorders>
          </w:tcPr>
          <w:p w14:paraId="50286923" w14:textId="023B6821"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0.74</w:t>
            </w:r>
            <w:del w:id="506"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07"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0.99</w:t>
            </w:r>
            <w:r w:rsidR="00342586" w:rsidRPr="008B74EC">
              <w:rPr>
                <w:rFonts w:asciiTheme="majorBidi" w:eastAsia="Times New Roman" w:hAnsiTheme="majorBidi" w:cstheme="majorBidi"/>
                <w:kern w:val="0"/>
                <w:sz w:val="18"/>
                <w:szCs w:val="18"/>
                <w14:ligatures w14:val="none"/>
              </w:rPr>
              <w:t>0</w:t>
            </w:r>
          </w:p>
        </w:tc>
      </w:tr>
      <w:tr w:rsidR="00452898" w:rsidRPr="008B74EC"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8B74EC" w:rsidRDefault="00F6514D" w:rsidP="00452898">
            <w:pPr>
              <w:spacing w:after="0" w:line="240" w:lineRule="auto"/>
              <w:rPr>
                <w:rFonts w:asciiTheme="majorBidi" w:eastAsia="Times New Roman" w:hAnsiTheme="majorBidi" w:cstheme="majorBidi"/>
                <w:b/>
                <w:bCs/>
                <w:kern w:val="0"/>
                <w:sz w:val="18"/>
                <w:szCs w:val="18"/>
                <w14:ligatures w14:val="none"/>
              </w:rPr>
            </w:pPr>
            <w:r w:rsidRPr="008B74EC">
              <w:rPr>
                <w:rFonts w:asciiTheme="majorBidi" w:eastAsia="Times New Roman" w:hAnsiTheme="majorBidi" w:cstheme="majorBidi"/>
                <w:b/>
                <w:bCs/>
                <w:kern w:val="0"/>
                <w:sz w:val="18"/>
                <w:szCs w:val="18"/>
                <w14:ligatures w14:val="none"/>
              </w:rPr>
              <w:t>Mother’s</w:t>
            </w:r>
            <w:r w:rsidR="00075FBA" w:rsidRPr="008B74EC">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8B74EC" w:rsidRDefault="00452898" w:rsidP="001245B7">
            <w:pPr>
              <w:spacing w:after="0" w:line="240" w:lineRule="auto"/>
              <w:rPr>
                <w:rFonts w:asciiTheme="majorBidi" w:eastAsia="Times New Roman" w:hAnsiTheme="majorBidi" w:cstheme="majorBidi"/>
                <w:kern w:val="0"/>
                <w:sz w:val="18"/>
                <w:szCs w:val="18"/>
                <w14:ligatures w14:val="none"/>
              </w:rPr>
            </w:pPr>
          </w:p>
        </w:tc>
      </w:tr>
      <w:tr w:rsidR="00B47D9B" w:rsidRPr="008B74EC" w14:paraId="10D686EE"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tcPr>
          <w:p w14:paraId="4E9C113E" w14:textId="4A606CA4"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w:t>
            </w:r>
            <w:r w:rsidRPr="008B74EC">
              <w:rPr>
                <w:rFonts w:asciiTheme="majorBidi" w:eastAsia="Times New Roman" w:hAnsiTheme="majorBidi" w:cstheme="majorBidi"/>
                <w:sz w:val="18"/>
                <w:szCs w:val="18"/>
              </w:rPr>
              <w:t>Underweight</w:t>
            </w:r>
          </w:p>
        </w:tc>
        <w:tc>
          <w:tcPr>
            <w:tcW w:w="1165" w:type="dxa"/>
            <w:tcBorders>
              <w:top w:val="single" w:sz="4" w:space="0" w:color="auto"/>
              <w:left w:val="single" w:sz="4" w:space="0" w:color="auto"/>
              <w:bottom w:val="single" w:sz="4" w:space="0" w:color="auto"/>
              <w:right w:val="single" w:sz="4" w:space="0" w:color="auto"/>
            </w:tcBorders>
          </w:tcPr>
          <w:p w14:paraId="544E534F" w14:textId="7034AE4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149 (52.5)</w:t>
            </w:r>
          </w:p>
        </w:tc>
        <w:tc>
          <w:tcPr>
            <w:tcW w:w="1098" w:type="dxa"/>
            <w:tcBorders>
              <w:top w:val="single" w:sz="4" w:space="0" w:color="auto"/>
              <w:left w:val="single" w:sz="4" w:space="0" w:color="auto"/>
              <w:bottom w:val="single" w:sz="4" w:space="0" w:color="auto"/>
              <w:right w:val="single" w:sz="4" w:space="0" w:color="auto"/>
            </w:tcBorders>
          </w:tcPr>
          <w:p w14:paraId="5BDEEB18" w14:textId="300F1723"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1.46</w:t>
            </w:r>
          </w:p>
        </w:tc>
        <w:tc>
          <w:tcPr>
            <w:tcW w:w="1108" w:type="dxa"/>
            <w:tcBorders>
              <w:top w:val="single" w:sz="4" w:space="0" w:color="auto"/>
              <w:left w:val="single" w:sz="4" w:space="0" w:color="auto"/>
              <w:bottom w:val="single" w:sz="4" w:space="0" w:color="auto"/>
              <w:right w:val="single" w:sz="4" w:space="0" w:color="auto"/>
            </w:tcBorders>
          </w:tcPr>
          <w:p w14:paraId="11EDD90E" w14:textId="1FEEF5C2"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1.07</w:t>
            </w:r>
            <w:del w:id="508"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09"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1.98</w:t>
            </w:r>
          </w:p>
        </w:tc>
        <w:tc>
          <w:tcPr>
            <w:tcW w:w="1230" w:type="dxa"/>
            <w:tcBorders>
              <w:top w:val="single" w:sz="4" w:space="0" w:color="auto"/>
              <w:left w:val="single" w:sz="4" w:space="0" w:color="auto"/>
              <w:bottom w:val="single" w:sz="4" w:space="0" w:color="auto"/>
              <w:right w:val="single" w:sz="4" w:space="0" w:color="auto"/>
            </w:tcBorders>
          </w:tcPr>
          <w:p w14:paraId="6CAC9FB0" w14:textId="29245FB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0.016</w:t>
            </w:r>
          </w:p>
        </w:tc>
        <w:tc>
          <w:tcPr>
            <w:tcW w:w="1098" w:type="dxa"/>
            <w:tcBorders>
              <w:top w:val="single" w:sz="4" w:space="0" w:color="auto"/>
              <w:left w:val="single" w:sz="4" w:space="0" w:color="auto"/>
              <w:bottom w:val="single" w:sz="4" w:space="0" w:color="auto"/>
              <w:right w:val="single" w:sz="4" w:space="0" w:color="auto"/>
            </w:tcBorders>
          </w:tcPr>
          <w:p w14:paraId="35770638" w14:textId="7379C4E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1.20</w:t>
            </w:r>
          </w:p>
        </w:tc>
        <w:tc>
          <w:tcPr>
            <w:tcW w:w="1108" w:type="dxa"/>
            <w:tcBorders>
              <w:top w:val="single" w:sz="4" w:space="0" w:color="auto"/>
              <w:left w:val="single" w:sz="4" w:space="0" w:color="auto"/>
              <w:bottom w:val="single" w:sz="4" w:space="0" w:color="auto"/>
              <w:right w:val="single" w:sz="4" w:space="0" w:color="auto"/>
            </w:tcBorders>
          </w:tcPr>
          <w:p w14:paraId="32365FBF" w14:textId="3C166F6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0.84</w:t>
            </w:r>
            <w:del w:id="510"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11"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1.71</w:t>
            </w:r>
          </w:p>
        </w:tc>
        <w:tc>
          <w:tcPr>
            <w:tcW w:w="1230" w:type="dxa"/>
            <w:tcBorders>
              <w:top w:val="single" w:sz="4" w:space="0" w:color="auto"/>
              <w:left w:val="single" w:sz="4" w:space="0" w:color="auto"/>
              <w:bottom w:val="single" w:sz="4" w:space="0" w:color="auto"/>
              <w:right w:val="single" w:sz="4" w:space="0" w:color="auto"/>
            </w:tcBorders>
          </w:tcPr>
          <w:p w14:paraId="6B03EE36" w14:textId="7A1B251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0.319</w:t>
            </w:r>
          </w:p>
        </w:tc>
      </w:tr>
      <w:tr w:rsidR="00B47D9B" w:rsidRPr="008B74EC"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w:t>
            </w:r>
          </w:p>
        </w:tc>
      </w:tr>
      <w:tr w:rsidR="00B47D9B" w:rsidRPr="008B74EC"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2D56DEA2"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0.70</w:t>
            </w:r>
            <w:del w:id="512"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13"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43BCFC8B"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0.87</w:t>
            </w:r>
            <w:del w:id="514" w:author="Bikram Adhikari (bdhikari)" w:date="2025-12-09T16:59:00Z" w16du:dateUtc="2025-12-09T22:59:00Z">
              <w:r w:rsidRPr="008B74EC" w:rsidDel="003D04EE">
                <w:rPr>
                  <w:rFonts w:asciiTheme="majorBidi" w:eastAsia="Times New Roman" w:hAnsiTheme="majorBidi" w:cstheme="majorBidi"/>
                  <w:kern w:val="0"/>
                  <w:sz w:val="18"/>
                  <w:szCs w:val="18"/>
                  <w14:ligatures w14:val="none"/>
                </w:rPr>
                <w:delText>,</w:delText>
              </w:r>
            </w:del>
            <w:ins w:id="515" w:author="Bikram Adhikari (bdhikari)" w:date="2025-12-09T16:59:00Z" w16du:dateUtc="2025-12-09T22:59:00Z">
              <w:r w:rsidR="003D04EE">
                <w:rPr>
                  <w:rFonts w:asciiTheme="majorBidi" w:eastAsia="Times New Roman" w:hAnsiTheme="majorBidi" w:cstheme="majorBidi"/>
                  <w:kern w:val="0"/>
                  <w:sz w:val="18"/>
                  <w:szCs w:val="18"/>
                  <w14:ligatures w14:val="none"/>
                </w:rPr>
                <w:t xml:space="preserve"> to</w:t>
              </w:r>
            </w:ins>
            <w:r w:rsidRPr="008B74EC">
              <w:rPr>
                <w:rFonts w:asciiTheme="majorBidi" w:eastAsia="Times New Roman" w:hAnsiTheme="majorBidi" w:cstheme="majorBidi"/>
                <w:kern w:val="0"/>
                <w:sz w:val="18"/>
                <w:szCs w:val="18"/>
                <w14:ligatures w14:val="none"/>
              </w:rPr>
              <w:t xml:space="preserve">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B47D9B" w:rsidRPr="008B74EC" w:rsidRDefault="00B47D9B" w:rsidP="00B47D9B">
            <w:pPr>
              <w:spacing w:after="0" w:line="240" w:lineRule="auto"/>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kern w:val="0"/>
                <w:sz w:val="18"/>
                <w:szCs w:val="18"/>
                <w14:ligatures w14:val="none"/>
              </w:rPr>
              <w:t>0.286</w:t>
            </w:r>
          </w:p>
        </w:tc>
      </w:tr>
    </w:tbl>
    <w:p w14:paraId="041DB33E" w14:textId="77777777" w:rsidR="000B7726"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n: weighted frequency; %: weighted percent</w:t>
      </w:r>
    </w:p>
    <w:p w14:paraId="181E14DC" w14:textId="0AEB68BC" w:rsidR="00396907" w:rsidRPr="008B74EC" w:rsidRDefault="00396907"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Row </w:t>
      </w:r>
      <w:r w:rsidR="0088475D" w:rsidRPr="008B74EC">
        <w:rPr>
          <w:rFonts w:asciiTheme="majorBidi" w:hAnsiTheme="majorBidi" w:cstheme="majorBidi"/>
          <w:i/>
          <w:iCs/>
          <w:sz w:val="18"/>
          <w:szCs w:val="18"/>
        </w:rPr>
        <w:t>percent</w:t>
      </w:r>
    </w:p>
    <w:p w14:paraId="27AE50B4" w14:textId="396D72A2" w:rsidR="0004701C" w:rsidRPr="008B74EC" w:rsidRDefault="00C108F3" w:rsidP="00186D1E">
      <w:pPr>
        <w:spacing w:after="0"/>
        <w:rPr>
          <w:rFonts w:asciiTheme="majorBidi" w:hAnsiTheme="majorBidi" w:cstheme="majorBidi"/>
          <w:i/>
          <w:iCs/>
          <w:sz w:val="18"/>
          <w:szCs w:val="18"/>
        </w:rPr>
      </w:pPr>
      <w:r w:rsidRPr="008B74EC">
        <w:rPr>
          <w:rFonts w:asciiTheme="majorBidi" w:hAnsiTheme="majorBidi" w:cstheme="majorBidi"/>
          <w:i/>
          <w:iCs/>
          <w:sz w:val="18"/>
          <w:szCs w:val="18"/>
        </w:rPr>
        <w:t>R</w:t>
      </w:r>
      <w:r w:rsidR="009B79BC" w:rsidRPr="008B74EC">
        <w:rPr>
          <w:rFonts w:asciiTheme="majorBidi" w:hAnsiTheme="majorBidi" w:cstheme="majorBidi"/>
          <w:i/>
          <w:iCs/>
          <w:sz w:val="18"/>
          <w:szCs w:val="18"/>
        </w:rPr>
        <w:t>ef: reference grou</w:t>
      </w:r>
      <w:r w:rsidR="006A788A" w:rsidRPr="008B74EC">
        <w:rPr>
          <w:rFonts w:asciiTheme="majorBidi" w:hAnsiTheme="majorBidi" w:cstheme="majorBidi"/>
          <w:i/>
          <w:iCs/>
          <w:sz w:val="18"/>
          <w:szCs w:val="18"/>
        </w:rPr>
        <w:t xml:space="preserve">p; </w:t>
      </w:r>
      <w:ins w:id="516" w:author="Bikram Adhikari (bdhikari)" w:date="2025-12-10T16:34:00Z" w16du:dateUtc="2025-12-10T22:34:00Z">
        <w:r w:rsidR="00A5193C">
          <w:rPr>
            <w:rFonts w:asciiTheme="majorBidi" w:hAnsiTheme="majorBidi" w:cstheme="majorBidi"/>
            <w:i/>
            <w:iCs/>
            <w:sz w:val="18"/>
            <w:szCs w:val="18"/>
          </w:rPr>
          <w:t>c</w:t>
        </w:r>
      </w:ins>
      <w:r w:rsidR="006A788A" w:rsidRPr="008B74EC">
        <w:rPr>
          <w:rFonts w:asciiTheme="majorBidi" w:hAnsiTheme="majorBidi" w:cstheme="majorBidi"/>
          <w:i/>
          <w:iCs/>
          <w:sz w:val="18"/>
          <w:szCs w:val="18"/>
        </w:rPr>
        <w:t xml:space="preserve">OR: </w:t>
      </w:r>
      <w:ins w:id="517" w:author="Bikram Adhikari (bdhikari)" w:date="2025-12-10T16:34:00Z" w16du:dateUtc="2025-12-10T22:34:00Z">
        <w:r w:rsidR="00A5193C">
          <w:rPr>
            <w:rFonts w:asciiTheme="majorBidi" w:hAnsiTheme="majorBidi" w:cstheme="majorBidi"/>
            <w:i/>
            <w:iCs/>
            <w:sz w:val="18"/>
            <w:szCs w:val="18"/>
          </w:rPr>
          <w:t xml:space="preserve">crude </w:t>
        </w:r>
      </w:ins>
      <w:r w:rsidR="006A788A" w:rsidRPr="008B74EC">
        <w:rPr>
          <w:rFonts w:asciiTheme="majorBidi" w:hAnsiTheme="majorBidi" w:cstheme="majorBidi"/>
          <w:i/>
          <w:iCs/>
          <w:sz w:val="18"/>
          <w:szCs w:val="18"/>
        </w:rPr>
        <w:t xml:space="preserve">odds ratio; </w:t>
      </w:r>
      <w:del w:id="518" w:author="Bikram Adhikari (bdhikari)" w:date="2025-12-10T16:34:00Z" w16du:dateUtc="2025-12-10T22:34:00Z">
        <w:r w:rsidR="00473791" w:rsidRPr="008B74EC" w:rsidDel="00A5193C">
          <w:rPr>
            <w:rFonts w:asciiTheme="majorBidi" w:hAnsiTheme="majorBidi" w:cstheme="majorBidi"/>
            <w:i/>
            <w:iCs/>
            <w:sz w:val="18"/>
            <w:szCs w:val="18"/>
          </w:rPr>
          <w:delText>AOR</w:delText>
        </w:r>
      </w:del>
      <w:ins w:id="519" w:author="Bikram Adhikari (bdhikari)" w:date="2025-12-10T16:34:00Z" w16du:dateUtc="2025-12-10T22:34:00Z">
        <w:r w:rsidR="00A5193C">
          <w:rPr>
            <w:rFonts w:asciiTheme="majorBidi" w:hAnsiTheme="majorBidi" w:cstheme="majorBidi"/>
            <w:i/>
            <w:iCs/>
            <w:sz w:val="18"/>
            <w:szCs w:val="18"/>
          </w:rPr>
          <w:t>a</w:t>
        </w:r>
        <w:r w:rsidR="00A5193C" w:rsidRPr="008B74EC">
          <w:rPr>
            <w:rFonts w:asciiTheme="majorBidi" w:hAnsiTheme="majorBidi" w:cstheme="majorBidi"/>
            <w:i/>
            <w:iCs/>
            <w:sz w:val="18"/>
            <w:szCs w:val="18"/>
          </w:rPr>
          <w:t>OR</w:t>
        </w:r>
      </w:ins>
      <w:r w:rsidR="00473791" w:rsidRPr="008B74EC">
        <w:rPr>
          <w:rFonts w:asciiTheme="majorBidi" w:hAnsiTheme="majorBidi" w:cstheme="majorBidi"/>
          <w:i/>
          <w:iCs/>
          <w:sz w:val="18"/>
          <w:szCs w:val="18"/>
        </w:rPr>
        <w:t xml:space="preserve">: adjusted odds ratio; </w:t>
      </w:r>
      <w:r w:rsidR="006A788A" w:rsidRPr="008B74EC">
        <w:rPr>
          <w:rFonts w:asciiTheme="majorBidi" w:hAnsiTheme="majorBidi" w:cstheme="majorBidi"/>
          <w:i/>
          <w:iCs/>
          <w:sz w:val="18"/>
          <w:szCs w:val="18"/>
        </w:rPr>
        <w:t xml:space="preserve">CI: confidence </w:t>
      </w:r>
      <w:r w:rsidR="006C480E" w:rsidRPr="008B74EC">
        <w:rPr>
          <w:rFonts w:asciiTheme="majorBidi" w:hAnsiTheme="majorBidi" w:cstheme="majorBidi"/>
          <w:i/>
          <w:iCs/>
          <w:sz w:val="18"/>
          <w:szCs w:val="18"/>
        </w:rPr>
        <w:t>interval</w:t>
      </w:r>
    </w:p>
    <w:p w14:paraId="62EE0879" w14:textId="57ED5B77" w:rsidR="00404587" w:rsidRPr="008B74EC" w:rsidRDefault="00C81C4F" w:rsidP="00404587">
      <w:pPr>
        <w:spacing w:after="0"/>
        <w:rPr>
          <w:rFonts w:asciiTheme="majorBidi" w:hAnsiTheme="majorBidi" w:cstheme="majorBidi"/>
          <w:i/>
          <w:iCs/>
          <w:sz w:val="18"/>
          <w:szCs w:val="18"/>
        </w:rPr>
      </w:pPr>
      <w:r w:rsidRPr="008B74EC">
        <w:rPr>
          <w:rFonts w:asciiTheme="majorBidi" w:hAnsiTheme="majorBidi" w:cstheme="majorBidi"/>
          <w:i/>
          <w:iCs/>
          <w:sz w:val="18"/>
          <w:szCs w:val="18"/>
        </w:rPr>
        <w:t xml:space="preserve"># </w:t>
      </w:r>
      <w:r w:rsidR="002416F0" w:rsidRPr="008B74EC">
        <w:rPr>
          <w:rFonts w:asciiTheme="majorBidi" w:hAnsiTheme="majorBidi" w:cstheme="majorBidi"/>
          <w:i/>
          <w:iCs/>
          <w:sz w:val="18"/>
          <w:szCs w:val="18"/>
        </w:rPr>
        <w:t xml:space="preserve">adjusted for </w:t>
      </w:r>
      <w:del w:id="520" w:author="Bikram Adhikari (bdhikari)" w:date="2025-12-10T16:34:00Z" w16du:dateUtc="2025-12-10T22:34:00Z">
        <w:r w:rsidR="002416F0" w:rsidRPr="008B74EC" w:rsidDel="00DE7B17">
          <w:rPr>
            <w:rFonts w:asciiTheme="majorBidi" w:hAnsiTheme="majorBidi" w:cstheme="majorBidi"/>
            <w:i/>
            <w:iCs/>
            <w:sz w:val="18"/>
            <w:szCs w:val="18"/>
          </w:rPr>
          <w:delText xml:space="preserve">age, </w:delText>
        </w:r>
      </w:del>
      <w:r w:rsidR="002416F0" w:rsidRPr="008B74EC">
        <w:rPr>
          <w:rFonts w:asciiTheme="majorBidi" w:hAnsiTheme="majorBidi" w:cstheme="majorBidi"/>
          <w:i/>
          <w:iCs/>
          <w:sz w:val="18"/>
          <w:szCs w:val="18"/>
        </w:rPr>
        <w:t>sex of child, father’s education, parity, place of residence, ecological belt, mother’s age at childbirth</w:t>
      </w:r>
      <w:r w:rsidR="008234E3" w:rsidRPr="008B74EC">
        <w:rPr>
          <w:rFonts w:asciiTheme="majorBidi" w:hAnsiTheme="majorBidi" w:cstheme="majorBidi"/>
          <w:i/>
          <w:iCs/>
          <w:sz w:val="18"/>
          <w:szCs w:val="18"/>
        </w:rPr>
        <w:t>, mother’s anemia status,</w:t>
      </w:r>
      <w:r w:rsidR="00404587" w:rsidRPr="008B74EC">
        <w:rPr>
          <w:rFonts w:asciiTheme="majorBidi" w:hAnsiTheme="majorBidi" w:cstheme="majorBidi"/>
          <w:i/>
          <w:iCs/>
          <w:sz w:val="18"/>
          <w:szCs w:val="18"/>
        </w:rPr>
        <w:t xml:space="preserve"> and adjusted for each other</w:t>
      </w:r>
    </w:p>
    <w:p w14:paraId="3B819B66" w14:textId="60C7EA50" w:rsidR="002416F0" w:rsidRPr="008B74EC" w:rsidRDefault="002416F0" w:rsidP="002416F0">
      <w:pPr>
        <w:spacing w:after="0"/>
        <w:rPr>
          <w:rFonts w:asciiTheme="majorBidi" w:hAnsiTheme="majorBidi" w:cstheme="majorBidi"/>
          <w:i/>
          <w:iCs/>
          <w:sz w:val="22"/>
          <w:szCs w:val="22"/>
        </w:rPr>
      </w:pPr>
    </w:p>
    <w:p w14:paraId="07AC096E" w14:textId="77777777" w:rsidR="00161063" w:rsidRPr="008B74EC"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60D073EC" w:rsidR="00800B5E" w:rsidRPr="008B74EC" w:rsidRDefault="002B6610">
      <w:pPr>
        <w:pStyle w:val="Caption"/>
        <w:keepNext/>
        <w:spacing w:line="360" w:lineRule="auto"/>
        <w:jc w:val="both"/>
        <w:rPr>
          <w:rFonts w:asciiTheme="majorBidi" w:hAnsiTheme="majorBidi" w:cstheme="majorBidi"/>
          <w:i w:val="0"/>
          <w:iCs w:val="0"/>
          <w:color w:val="auto"/>
          <w:sz w:val="22"/>
          <w:szCs w:val="22"/>
        </w:rPr>
      </w:pPr>
      <w:r w:rsidRPr="008B74EC">
        <w:rPr>
          <w:rFonts w:asciiTheme="majorBidi" w:hAnsiTheme="majorBidi" w:cstheme="majorBidi"/>
          <w:i w:val="0"/>
          <w:iCs w:val="0"/>
          <w:color w:val="auto"/>
          <w:sz w:val="22"/>
          <w:szCs w:val="22"/>
        </w:rPr>
        <w:t xml:space="preserve">Table </w:t>
      </w:r>
      <w:r w:rsidR="004424A0" w:rsidRPr="008B74EC">
        <w:rPr>
          <w:rFonts w:asciiTheme="majorBidi" w:hAnsiTheme="majorBidi" w:cstheme="majorBidi"/>
          <w:i w:val="0"/>
          <w:iCs w:val="0"/>
          <w:color w:val="auto"/>
          <w:sz w:val="22"/>
          <w:szCs w:val="22"/>
        </w:rPr>
        <w:t>7</w:t>
      </w:r>
      <w:r w:rsidR="008B0585"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presents the factors associated with</w:t>
      </w:r>
      <w:r w:rsidR="0088475D" w:rsidRPr="008B74EC">
        <w:rPr>
          <w:rFonts w:asciiTheme="majorBidi" w:hAnsiTheme="majorBidi" w:cstheme="majorBidi"/>
          <w:i w:val="0"/>
          <w:iCs w:val="0"/>
          <w:color w:val="auto"/>
          <w:sz w:val="22"/>
          <w:szCs w:val="22"/>
        </w:rPr>
        <w:t xml:space="preserve"> </w:t>
      </w:r>
      <w:r w:rsidR="0004701C" w:rsidRPr="008B74EC">
        <w:rPr>
          <w:rFonts w:asciiTheme="majorBidi" w:hAnsiTheme="majorBidi" w:cstheme="majorBidi"/>
          <w:i w:val="0"/>
          <w:iCs w:val="0"/>
          <w:color w:val="auto"/>
          <w:sz w:val="22"/>
          <w:szCs w:val="22"/>
        </w:rPr>
        <w:t xml:space="preserve">co-existence of undernutrition and anemia among children aged 6-59 months. </w:t>
      </w:r>
      <w:r w:rsidR="00526DEC" w:rsidRPr="008B74EC">
        <w:rPr>
          <w:rFonts w:asciiTheme="majorBidi" w:hAnsiTheme="majorBidi" w:cstheme="majorBidi"/>
          <w:i w:val="0"/>
          <w:iCs w:val="0"/>
          <w:color w:val="auto"/>
          <w:sz w:val="22"/>
          <w:szCs w:val="22"/>
        </w:rPr>
        <w:t xml:space="preserve">The co-existence of </w:t>
      </w:r>
      <w:r w:rsidR="00EB5638" w:rsidRPr="008B74EC">
        <w:rPr>
          <w:rFonts w:asciiTheme="majorBidi" w:hAnsiTheme="majorBidi" w:cstheme="majorBidi"/>
          <w:i w:val="0"/>
          <w:iCs w:val="0"/>
          <w:color w:val="auto"/>
          <w:sz w:val="22"/>
          <w:szCs w:val="22"/>
        </w:rPr>
        <w:t>undernutrition</w:t>
      </w:r>
      <w:r w:rsidR="00526DEC" w:rsidRPr="008B74EC">
        <w:rPr>
          <w:rFonts w:asciiTheme="majorBidi" w:hAnsiTheme="majorBidi" w:cstheme="majorBidi"/>
          <w:i w:val="0"/>
          <w:iCs w:val="0"/>
          <w:color w:val="auto"/>
          <w:sz w:val="22"/>
          <w:szCs w:val="22"/>
        </w:rPr>
        <w:t xml:space="preserve"> and anemia </w:t>
      </w:r>
      <w:r w:rsidR="00EF10C5" w:rsidRPr="008B74EC">
        <w:rPr>
          <w:rFonts w:asciiTheme="majorBidi" w:hAnsiTheme="majorBidi" w:cstheme="majorBidi"/>
          <w:i w:val="0"/>
          <w:iCs w:val="0"/>
          <w:color w:val="auto"/>
          <w:sz w:val="22"/>
          <w:szCs w:val="22"/>
        </w:rPr>
        <w:t>was</w:t>
      </w:r>
      <w:r w:rsidR="00526DEC" w:rsidRPr="008B74EC">
        <w:rPr>
          <w:rFonts w:asciiTheme="majorBidi" w:hAnsiTheme="majorBidi" w:cstheme="majorBidi"/>
          <w:i w:val="0"/>
          <w:iCs w:val="0"/>
          <w:color w:val="auto"/>
          <w:sz w:val="22"/>
          <w:szCs w:val="22"/>
        </w:rPr>
        <w:t xml:space="preserve"> significantly associated with </w:t>
      </w:r>
      <w:r w:rsidRPr="008B74EC">
        <w:rPr>
          <w:rFonts w:asciiTheme="majorBidi" w:hAnsiTheme="majorBidi" w:cstheme="majorBidi"/>
          <w:i w:val="0"/>
          <w:iCs w:val="0"/>
          <w:color w:val="auto"/>
          <w:sz w:val="22"/>
          <w:szCs w:val="22"/>
        </w:rPr>
        <w:t>the richest</w:t>
      </w:r>
      <w:r w:rsidR="00526DEC" w:rsidRPr="008B74EC">
        <w:rPr>
          <w:rFonts w:asciiTheme="majorBidi" w:hAnsiTheme="majorBidi" w:cstheme="majorBidi"/>
          <w:i w:val="0"/>
          <w:iCs w:val="0"/>
          <w:color w:val="auto"/>
          <w:sz w:val="22"/>
          <w:szCs w:val="22"/>
        </w:rPr>
        <w:t xml:space="preserve"> wealth quintile, </w:t>
      </w:r>
      <w:r w:rsidR="00140EA7" w:rsidRPr="008B74EC">
        <w:rPr>
          <w:rFonts w:asciiTheme="majorBidi" w:hAnsiTheme="majorBidi" w:cstheme="majorBidi"/>
          <w:i w:val="0"/>
          <w:iCs w:val="0"/>
          <w:color w:val="auto"/>
          <w:sz w:val="22"/>
          <w:szCs w:val="22"/>
        </w:rPr>
        <w:t>the mother's</w:t>
      </w:r>
      <w:r w:rsidR="009343C5" w:rsidRPr="008B74EC">
        <w:rPr>
          <w:rFonts w:asciiTheme="majorBidi" w:hAnsiTheme="majorBidi" w:cstheme="majorBidi"/>
          <w:i w:val="0"/>
          <w:iCs w:val="0"/>
          <w:color w:val="auto"/>
          <w:sz w:val="22"/>
          <w:szCs w:val="22"/>
        </w:rPr>
        <w:t xml:space="preserve"> education status</w:t>
      </w:r>
      <w:r w:rsidR="00EB5638" w:rsidRPr="008B74EC">
        <w:rPr>
          <w:rFonts w:asciiTheme="majorBidi" w:hAnsiTheme="majorBidi" w:cstheme="majorBidi"/>
          <w:i w:val="0"/>
          <w:iCs w:val="0"/>
          <w:color w:val="auto"/>
          <w:sz w:val="22"/>
          <w:szCs w:val="22"/>
        </w:rPr>
        <w:t xml:space="preserve">,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mother’s </w:t>
      </w:r>
      <w:r w:rsidR="0001242B" w:rsidRPr="008B74EC">
        <w:rPr>
          <w:rFonts w:asciiTheme="majorBidi" w:hAnsiTheme="majorBidi" w:cstheme="majorBidi"/>
          <w:i w:val="0"/>
          <w:iCs w:val="0"/>
          <w:color w:val="auto"/>
          <w:sz w:val="22"/>
          <w:szCs w:val="22"/>
        </w:rPr>
        <w:t>BMI</w:t>
      </w:r>
      <w:r w:rsidR="000F19A5" w:rsidRPr="008B74EC">
        <w:rPr>
          <w:rFonts w:asciiTheme="majorBidi" w:hAnsiTheme="majorBidi" w:cstheme="majorBidi"/>
          <w:i w:val="0"/>
          <w:iCs w:val="0"/>
          <w:color w:val="auto"/>
          <w:sz w:val="22"/>
          <w:szCs w:val="22"/>
        </w:rPr>
        <w:t>,</w:t>
      </w:r>
      <w:r w:rsidR="00EB5638" w:rsidRPr="008B74EC">
        <w:rPr>
          <w:rFonts w:asciiTheme="majorBidi" w:hAnsiTheme="majorBidi" w:cstheme="majorBidi"/>
          <w:i w:val="0"/>
          <w:iCs w:val="0"/>
          <w:color w:val="auto"/>
          <w:sz w:val="22"/>
          <w:szCs w:val="22"/>
        </w:rPr>
        <w:t xml:space="preserve"> and </w:t>
      </w:r>
      <w:r w:rsidR="00473791" w:rsidRPr="008B74EC">
        <w:rPr>
          <w:rFonts w:asciiTheme="majorBidi" w:hAnsiTheme="majorBidi" w:cstheme="majorBidi"/>
          <w:i w:val="0"/>
          <w:iCs w:val="0"/>
          <w:color w:val="auto"/>
          <w:sz w:val="22"/>
          <w:szCs w:val="22"/>
        </w:rPr>
        <w:t xml:space="preserve">presence </w:t>
      </w:r>
      <w:r w:rsidR="0080088A" w:rsidRPr="008B74EC">
        <w:rPr>
          <w:rFonts w:asciiTheme="majorBidi" w:hAnsiTheme="majorBidi" w:cstheme="majorBidi"/>
          <w:i w:val="0"/>
          <w:iCs w:val="0"/>
          <w:color w:val="auto"/>
          <w:sz w:val="22"/>
          <w:szCs w:val="22"/>
        </w:rPr>
        <w:t xml:space="preserve">of </w:t>
      </w:r>
      <w:r w:rsidR="00EB5638" w:rsidRPr="008B74EC">
        <w:rPr>
          <w:rFonts w:asciiTheme="majorBidi" w:hAnsiTheme="majorBidi" w:cstheme="majorBidi"/>
          <w:i w:val="0"/>
          <w:iCs w:val="0"/>
          <w:color w:val="auto"/>
          <w:sz w:val="22"/>
          <w:szCs w:val="22"/>
        </w:rPr>
        <w:t xml:space="preserve">anemia in children. The children from </w:t>
      </w:r>
      <w:r w:rsidR="00140EA7" w:rsidRPr="008B74EC">
        <w:rPr>
          <w:rFonts w:asciiTheme="majorBidi" w:hAnsiTheme="majorBidi" w:cstheme="majorBidi"/>
          <w:i w:val="0"/>
          <w:iCs w:val="0"/>
          <w:color w:val="auto"/>
          <w:sz w:val="22"/>
          <w:szCs w:val="22"/>
        </w:rPr>
        <w:t xml:space="preserve">the </w:t>
      </w:r>
      <w:r w:rsidR="00EB5638" w:rsidRPr="008B74EC">
        <w:rPr>
          <w:rFonts w:asciiTheme="majorBidi" w:hAnsiTheme="majorBidi" w:cstheme="majorBidi"/>
          <w:i w:val="0"/>
          <w:iCs w:val="0"/>
          <w:color w:val="auto"/>
          <w:sz w:val="22"/>
          <w:szCs w:val="22"/>
        </w:rPr>
        <w:t xml:space="preserve">richest wealth quintile were </w:t>
      </w:r>
      <w:r w:rsidR="00E97C5A" w:rsidRPr="008B74EC">
        <w:rPr>
          <w:rFonts w:asciiTheme="majorBidi" w:hAnsiTheme="majorBidi" w:cstheme="majorBidi"/>
          <w:i w:val="0"/>
          <w:iCs w:val="0"/>
          <w:color w:val="auto"/>
          <w:sz w:val="22"/>
          <w:szCs w:val="22"/>
        </w:rPr>
        <w:t>53</w:t>
      </w:r>
      <w:r w:rsidR="00456825" w:rsidRPr="008B74EC">
        <w:rPr>
          <w:rFonts w:asciiTheme="majorBidi" w:hAnsiTheme="majorBidi" w:cstheme="majorBidi"/>
          <w:i w:val="0"/>
          <w:iCs w:val="0"/>
          <w:color w:val="auto"/>
          <w:sz w:val="22"/>
          <w:szCs w:val="22"/>
        </w:rPr>
        <w:t xml:space="preserve">% </w:t>
      </w:r>
      <w:r w:rsidR="008148E2"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8148E2" w:rsidRPr="008B74EC">
        <w:rPr>
          <w:rFonts w:asciiTheme="majorBidi" w:hAnsiTheme="majorBidi" w:cstheme="majorBidi"/>
          <w:i w:val="0"/>
          <w:iCs w:val="0"/>
          <w:color w:val="auto"/>
          <w:sz w:val="22"/>
          <w:szCs w:val="22"/>
        </w:rPr>
        <w:t xml:space="preserve">OR: </w:t>
      </w:r>
      <w:r w:rsidR="001C5769" w:rsidRPr="008B74EC">
        <w:rPr>
          <w:rFonts w:asciiTheme="majorBidi" w:hAnsiTheme="majorBidi" w:cstheme="majorBidi"/>
          <w:i w:val="0"/>
          <w:iCs w:val="0"/>
          <w:color w:val="auto"/>
          <w:sz w:val="22"/>
          <w:szCs w:val="22"/>
        </w:rPr>
        <w:t>0.4</w:t>
      </w:r>
      <w:r w:rsidR="00B657BB" w:rsidRPr="008B74EC">
        <w:rPr>
          <w:rFonts w:asciiTheme="majorBidi" w:hAnsiTheme="majorBidi" w:cstheme="majorBidi"/>
          <w:i w:val="0"/>
          <w:iCs w:val="0"/>
          <w:color w:val="auto"/>
          <w:sz w:val="22"/>
          <w:szCs w:val="22"/>
        </w:rPr>
        <w:t>7</w:t>
      </w:r>
      <w:r w:rsidR="001C5769" w:rsidRPr="008B74EC">
        <w:rPr>
          <w:rFonts w:asciiTheme="majorBidi" w:hAnsiTheme="majorBidi" w:cstheme="majorBidi"/>
          <w:i w:val="0"/>
          <w:iCs w:val="0"/>
          <w:color w:val="auto"/>
          <w:sz w:val="22"/>
          <w:szCs w:val="22"/>
        </w:rPr>
        <w:t>; 95%CI: 0.26</w:t>
      </w:r>
      <w:r w:rsidR="0003150C" w:rsidRPr="008B74EC">
        <w:rPr>
          <w:rFonts w:asciiTheme="majorBidi" w:hAnsiTheme="majorBidi" w:cstheme="majorBidi"/>
          <w:i w:val="0"/>
          <w:iCs w:val="0"/>
          <w:color w:val="auto"/>
          <w:sz w:val="22"/>
          <w:szCs w:val="22"/>
        </w:rPr>
        <w:t xml:space="preserve"> to</w:t>
      </w:r>
      <w:r w:rsidR="001C5769" w:rsidRPr="008B74EC">
        <w:rPr>
          <w:rFonts w:asciiTheme="majorBidi" w:hAnsiTheme="majorBidi" w:cstheme="majorBidi"/>
          <w:i w:val="0"/>
          <w:iCs w:val="0"/>
          <w:color w:val="auto"/>
          <w:sz w:val="22"/>
          <w:szCs w:val="22"/>
        </w:rPr>
        <w:t xml:space="preserve"> 0.</w:t>
      </w:r>
      <w:r w:rsidR="006D064A" w:rsidRPr="008B74EC">
        <w:rPr>
          <w:rFonts w:asciiTheme="majorBidi" w:hAnsiTheme="majorBidi" w:cstheme="majorBidi"/>
          <w:i w:val="0"/>
          <w:iCs w:val="0"/>
          <w:color w:val="auto"/>
          <w:sz w:val="22"/>
          <w:szCs w:val="22"/>
        </w:rPr>
        <w:t>86</w:t>
      </w:r>
      <w:r w:rsidR="008148E2" w:rsidRPr="008B74EC">
        <w:rPr>
          <w:rFonts w:asciiTheme="majorBidi" w:hAnsiTheme="majorBidi" w:cstheme="majorBidi"/>
          <w:i w:val="0"/>
          <w:iCs w:val="0"/>
          <w:color w:val="auto"/>
          <w:sz w:val="22"/>
          <w:szCs w:val="22"/>
        </w:rPr>
        <w:t>)</w:t>
      </w:r>
      <w:r w:rsidR="001C5769" w:rsidRPr="008B74EC">
        <w:rPr>
          <w:rFonts w:asciiTheme="majorBidi" w:hAnsiTheme="majorBidi" w:cstheme="majorBidi"/>
          <w:i w:val="0"/>
          <w:iCs w:val="0"/>
          <w:color w:val="auto"/>
          <w:sz w:val="22"/>
          <w:szCs w:val="22"/>
        </w:rPr>
        <w:t xml:space="preserve"> </w:t>
      </w:r>
      <w:r w:rsidR="00456825" w:rsidRPr="008B74EC">
        <w:rPr>
          <w:rFonts w:asciiTheme="majorBidi" w:hAnsiTheme="majorBidi" w:cstheme="majorBidi"/>
          <w:i w:val="0"/>
          <w:iCs w:val="0"/>
          <w:color w:val="auto"/>
          <w:sz w:val="22"/>
          <w:szCs w:val="22"/>
        </w:rPr>
        <w:t xml:space="preserve">less likely to have co-existence of </w:t>
      </w:r>
      <w:r w:rsidR="00C81CE6" w:rsidRPr="008B74EC">
        <w:rPr>
          <w:rFonts w:asciiTheme="majorBidi" w:hAnsiTheme="majorBidi" w:cstheme="majorBidi"/>
          <w:i w:val="0"/>
          <w:iCs w:val="0"/>
          <w:color w:val="auto"/>
          <w:sz w:val="22"/>
          <w:szCs w:val="22"/>
        </w:rPr>
        <w:t>undernutrition</w:t>
      </w:r>
      <w:r w:rsidR="00456825" w:rsidRPr="008B74EC">
        <w:rPr>
          <w:rFonts w:asciiTheme="majorBidi" w:hAnsiTheme="majorBidi" w:cstheme="majorBidi"/>
          <w:i w:val="0"/>
          <w:iCs w:val="0"/>
          <w:color w:val="auto"/>
          <w:sz w:val="22"/>
          <w:szCs w:val="22"/>
        </w:rPr>
        <w:t xml:space="preserve"> and anemia </w:t>
      </w:r>
      <w:r w:rsidR="00140EA7" w:rsidRPr="008B74EC">
        <w:rPr>
          <w:rFonts w:asciiTheme="majorBidi" w:hAnsiTheme="majorBidi" w:cstheme="majorBidi"/>
          <w:i w:val="0"/>
          <w:iCs w:val="0"/>
          <w:color w:val="auto"/>
          <w:sz w:val="22"/>
          <w:szCs w:val="22"/>
        </w:rPr>
        <w:t>than</w:t>
      </w:r>
      <w:r w:rsidR="00456825" w:rsidRPr="008B74EC">
        <w:rPr>
          <w:rFonts w:asciiTheme="majorBidi" w:hAnsiTheme="majorBidi" w:cstheme="majorBidi"/>
          <w:i w:val="0"/>
          <w:iCs w:val="0"/>
          <w:color w:val="auto"/>
          <w:sz w:val="22"/>
          <w:szCs w:val="22"/>
        </w:rPr>
        <w:t xml:space="preserve"> children from </w:t>
      </w:r>
      <w:r w:rsidR="0066413E" w:rsidRPr="008B74EC">
        <w:rPr>
          <w:rFonts w:asciiTheme="majorBidi" w:hAnsiTheme="majorBidi" w:cstheme="majorBidi"/>
          <w:i w:val="0"/>
          <w:iCs w:val="0"/>
          <w:color w:val="auto"/>
          <w:sz w:val="22"/>
          <w:szCs w:val="22"/>
        </w:rPr>
        <w:t xml:space="preserve">the </w:t>
      </w:r>
      <w:r w:rsidR="00456825" w:rsidRPr="008B74EC">
        <w:rPr>
          <w:rFonts w:asciiTheme="majorBidi" w:hAnsiTheme="majorBidi" w:cstheme="majorBidi"/>
          <w:i w:val="0"/>
          <w:iCs w:val="0"/>
          <w:color w:val="auto"/>
          <w:sz w:val="22"/>
          <w:szCs w:val="22"/>
        </w:rPr>
        <w:t xml:space="preserve">poorest wealth quintile. The children </w:t>
      </w:r>
      <w:r w:rsidR="000D40B7" w:rsidRPr="008B74EC">
        <w:rPr>
          <w:rFonts w:asciiTheme="majorBidi" w:hAnsiTheme="majorBidi" w:cstheme="majorBidi"/>
          <w:i w:val="0"/>
          <w:iCs w:val="0"/>
          <w:color w:val="auto"/>
          <w:sz w:val="22"/>
          <w:szCs w:val="22"/>
        </w:rPr>
        <w:t xml:space="preserve">whose </w:t>
      </w:r>
      <w:r w:rsidRPr="008B74EC">
        <w:rPr>
          <w:rFonts w:asciiTheme="majorBidi" w:hAnsiTheme="majorBidi" w:cstheme="majorBidi"/>
          <w:i w:val="0"/>
          <w:iCs w:val="0"/>
          <w:color w:val="auto"/>
          <w:sz w:val="22"/>
          <w:szCs w:val="22"/>
        </w:rPr>
        <w:t>mothers</w:t>
      </w:r>
      <w:r w:rsidR="000D40B7"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D40B7" w:rsidRPr="008B74EC">
        <w:rPr>
          <w:rFonts w:asciiTheme="majorBidi" w:hAnsiTheme="majorBidi" w:cstheme="majorBidi"/>
          <w:i w:val="0"/>
          <w:iCs w:val="0"/>
          <w:color w:val="auto"/>
          <w:sz w:val="22"/>
          <w:szCs w:val="22"/>
        </w:rPr>
        <w:t xml:space="preserve"> secondary or </w:t>
      </w:r>
      <w:r w:rsidR="00C81CE6" w:rsidRPr="008B74EC">
        <w:rPr>
          <w:rFonts w:asciiTheme="majorBidi" w:hAnsiTheme="majorBidi" w:cstheme="majorBidi"/>
          <w:i w:val="0"/>
          <w:iCs w:val="0"/>
          <w:color w:val="auto"/>
          <w:sz w:val="22"/>
          <w:szCs w:val="22"/>
        </w:rPr>
        <w:t>higher-level</w:t>
      </w:r>
      <w:r w:rsidR="000D40B7" w:rsidRPr="008B74EC">
        <w:rPr>
          <w:rFonts w:asciiTheme="majorBidi" w:hAnsiTheme="majorBidi" w:cstheme="majorBidi"/>
          <w:i w:val="0"/>
          <w:iCs w:val="0"/>
          <w:color w:val="auto"/>
          <w:sz w:val="22"/>
          <w:szCs w:val="22"/>
        </w:rPr>
        <w:t xml:space="preserve"> education ha</w:t>
      </w:r>
      <w:r w:rsidR="0072662A" w:rsidRPr="008B74EC">
        <w:rPr>
          <w:rFonts w:asciiTheme="majorBidi" w:hAnsiTheme="majorBidi" w:cstheme="majorBidi"/>
          <w:i w:val="0"/>
          <w:iCs w:val="0"/>
          <w:color w:val="auto"/>
          <w:sz w:val="22"/>
          <w:szCs w:val="22"/>
        </w:rPr>
        <w:t xml:space="preserve">d </w:t>
      </w:r>
      <w:r w:rsidR="00C77B5F" w:rsidRPr="008B74EC">
        <w:rPr>
          <w:rFonts w:asciiTheme="majorBidi" w:hAnsiTheme="majorBidi" w:cstheme="majorBidi"/>
          <w:i w:val="0"/>
          <w:iCs w:val="0"/>
          <w:color w:val="auto"/>
          <w:sz w:val="22"/>
          <w:szCs w:val="22"/>
        </w:rPr>
        <w:t>48</w:t>
      </w:r>
      <w:r w:rsidR="000D40B7" w:rsidRPr="008B74EC">
        <w:rPr>
          <w:rFonts w:asciiTheme="majorBidi" w:hAnsiTheme="majorBidi" w:cstheme="majorBidi"/>
          <w:i w:val="0"/>
          <w:iCs w:val="0"/>
          <w:color w:val="auto"/>
          <w:sz w:val="22"/>
          <w:szCs w:val="22"/>
        </w:rPr>
        <w:t xml:space="preserve">% </w:t>
      </w:r>
      <w:r w:rsidR="00B426CB"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B426CB" w:rsidRPr="008B74EC">
        <w:rPr>
          <w:rFonts w:asciiTheme="majorBidi" w:hAnsiTheme="majorBidi" w:cstheme="majorBidi"/>
          <w:i w:val="0"/>
          <w:iCs w:val="0"/>
          <w:color w:val="auto"/>
          <w:sz w:val="22"/>
          <w:szCs w:val="22"/>
        </w:rPr>
        <w:t xml:space="preserve">OR: </w:t>
      </w:r>
      <w:r w:rsidR="009B3B07" w:rsidRPr="008B74EC">
        <w:rPr>
          <w:rFonts w:asciiTheme="majorBidi" w:hAnsiTheme="majorBidi" w:cstheme="majorBidi"/>
          <w:i w:val="0"/>
          <w:iCs w:val="0"/>
          <w:color w:val="auto"/>
          <w:sz w:val="22"/>
          <w:szCs w:val="22"/>
        </w:rPr>
        <w:t>0.5</w:t>
      </w:r>
      <w:r w:rsidR="006D064A" w:rsidRPr="008B74EC">
        <w:rPr>
          <w:rFonts w:asciiTheme="majorBidi" w:hAnsiTheme="majorBidi" w:cstheme="majorBidi"/>
          <w:i w:val="0"/>
          <w:iCs w:val="0"/>
          <w:color w:val="auto"/>
          <w:sz w:val="22"/>
          <w:szCs w:val="22"/>
        </w:rPr>
        <w:t>2</w:t>
      </w:r>
      <w:r w:rsidR="009B3B07" w:rsidRPr="008B74EC">
        <w:rPr>
          <w:rFonts w:asciiTheme="majorBidi" w:hAnsiTheme="majorBidi" w:cstheme="majorBidi"/>
          <w:i w:val="0"/>
          <w:iCs w:val="0"/>
          <w:color w:val="auto"/>
          <w:sz w:val="22"/>
          <w:szCs w:val="22"/>
        </w:rPr>
        <w:t xml:space="preserve">; 95%CI: </w:t>
      </w:r>
      <w:r w:rsidR="008148E2" w:rsidRPr="008B74EC">
        <w:rPr>
          <w:rFonts w:asciiTheme="majorBidi" w:hAnsiTheme="majorBidi" w:cstheme="majorBidi"/>
          <w:i w:val="0"/>
          <w:iCs w:val="0"/>
          <w:color w:val="auto"/>
          <w:sz w:val="22"/>
          <w:szCs w:val="22"/>
        </w:rPr>
        <w:t>0.3</w:t>
      </w:r>
      <w:r w:rsidR="006D064A" w:rsidRPr="008B74EC">
        <w:rPr>
          <w:rFonts w:asciiTheme="majorBidi" w:hAnsiTheme="majorBidi" w:cstheme="majorBidi"/>
          <w:i w:val="0"/>
          <w:iCs w:val="0"/>
          <w:color w:val="auto"/>
          <w:sz w:val="22"/>
          <w:szCs w:val="22"/>
        </w:rPr>
        <w:t>2</w:t>
      </w:r>
      <w:r w:rsidR="0003150C" w:rsidRPr="008B74EC">
        <w:rPr>
          <w:rFonts w:asciiTheme="majorBidi" w:hAnsiTheme="majorBidi" w:cstheme="majorBidi"/>
          <w:i w:val="0"/>
          <w:iCs w:val="0"/>
          <w:color w:val="auto"/>
          <w:sz w:val="22"/>
          <w:szCs w:val="22"/>
        </w:rPr>
        <w:t xml:space="preserve"> to</w:t>
      </w:r>
      <w:r w:rsidR="00686110"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0.</w:t>
      </w:r>
      <w:ins w:id="521" w:author="Bikram Adhikari (bdhikari)" w:date="2025-12-10T20:26:00Z" w16du:dateUtc="2025-12-11T02:26:00Z">
        <w:r w:rsidR="00115F45">
          <w:rPr>
            <w:rFonts w:asciiTheme="majorBidi" w:hAnsiTheme="majorBidi" w:cstheme="majorBidi"/>
            <w:i w:val="0"/>
            <w:iCs w:val="0"/>
            <w:color w:val="auto"/>
            <w:sz w:val="22"/>
            <w:szCs w:val="22"/>
          </w:rPr>
          <w:t>86</w:t>
        </w:r>
      </w:ins>
      <w:del w:id="522" w:author="Bikram Adhikari (bdhikari)" w:date="2025-12-10T20:26:00Z" w16du:dateUtc="2025-12-11T02:26:00Z">
        <w:r w:rsidR="006E3F16" w:rsidRPr="008B74EC" w:rsidDel="00115F45">
          <w:rPr>
            <w:rFonts w:asciiTheme="majorBidi" w:hAnsiTheme="majorBidi" w:cstheme="majorBidi"/>
            <w:i w:val="0"/>
            <w:iCs w:val="0"/>
            <w:color w:val="auto"/>
            <w:sz w:val="22"/>
            <w:szCs w:val="22"/>
          </w:rPr>
          <w:delText>93</w:delText>
        </w:r>
      </w:del>
      <w:r w:rsidR="006E3F16" w:rsidRPr="008B74EC">
        <w:rPr>
          <w:rFonts w:asciiTheme="majorBidi" w:hAnsiTheme="majorBidi" w:cstheme="majorBidi"/>
          <w:i w:val="0"/>
          <w:iCs w:val="0"/>
          <w:color w:val="auto"/>
          <w:sz w:val="22"/>
          <w:szCs w:val="22"/>
        </w:rPr>
        <w:t>)</w:t>
      </w:r>
      <w:r w:rsidR="000D40B7" w:rsidRPr="008B74EC">
        <w:rPr>
          <w:rFonts w:asciiTheme="majorBidi" w:hAnsiTheme="majorBidi" w:cstheme="majorBidi"/>
          <w:i w:val="0"/>
          <w:iCs w:val="0"/>
          <w:color w:val="auto"/>
          <w:sz w:val="22"/>
          <w:szCs w:val="22"/>
        </w:rPr>
        <w:t xml:space="preserve"> lower </w:t>
      </w:r>
      <w:r w:rsidR="0061726B" w:rsidRPr="008B74EC">
        <w:rPr>
          <w:rFonts w:asciiTheme="majorBidi" w:hAnsiTheme="majorBidi" w:cstheme="majorBidi"/>
          <w:i w:val="0"/>
          <w:iCs w:val="0"/>
          <w:color w:val="auto"/>
          <w:sz w:val="22"/>
          <w:szCs w:val="22"/>
        </w:rPr>
        <w:t>odds</w:t>
      </w:r>
      <w:r w:rsidR="000D40B7" w:rsidRPr="008B74EC">
        <w:rPr>
          <w:rFonts w:asciiTheme="majorBidi" w:hAnsiTheme="majorBidi" w:cstheme="majorBidi"/>
          <w:i w:val="0"/>
          <w:iCs w:val="0"/>
          <w:color w:val="auto"/>
          <w:sz w:val="22"/>
          <w:szCs w:val="22"/>
        </w:rPr>
        <w:t xml:space="preserve"> </w:t>
      </w:r>
      <w:r w:rsidR="000A4C71" w:rsidRPr="008B74EC">
        <w:rPr>
          <w:rFonts w:asciiTheme="majorBidi" w:hAnsiTheme="majorBidi" w:cstheme="majorBidi"/>
          <w:i w:val="0"/>
          <w:iCs w:val="0"/>
          <w:color w:val="auto"/>
          <w:sz w:val="22"/>
          <w:szCs w:val="22"/>
        </w:rPr>
        <w:t xml:space="preserve">of having co-existence compared to children whose </w:t>
      </w:r>
      <w:r w:rsidR="007A1156" w:rsidRPr="008B74EC">
        <w:rPr>
          <w:rFonts w:asciiTheme="majorBidi" w:hAnsiTheme="majorBidi" w:cstheme="majorBidi"/>
          <w:i w:val="0"/>
          <w:iCs w:val="0"/>
          <w:color w:val="auto"/>
          <w:sz w:val="22"/>
          <w:szCs w:val="22"/>
        </w:rPr>
        <w:t>mothers</w:t>
      </w:r>
      <w:r w:rsidR="000A4C71" w:rsidRPr="008B74EC">
        <w:rPr>
          <w:rFonts w:asciiTheme="majorBidi" w:hAnsiTheme="majorBidi" w:cstheme="majorBidi"/>
          <w:i w:val="0"/>
          <w:iCs w:val="0"/>
          <w:color w:val="auto"/>
          <w:sz w:val="22"/>
          <w:szCs w:val="22"/>
        </w:rPr>
        <w:t xml:space="preserve"> ha</w:t>
      </w:r>
      <w:r w:rsidR="0072662A" w:rsidRPr="008B74EC">
        <w:rPr>
          <w:rFonts w:asciiTheme="majorBidi" w:hAnsiTheme="majorBidi" w:cstheme="majorBidi"/>
          <w:i w:val="0"/>
          <w:iCs w:val="0"/>
          <w:color w:val="auto"/>
          <w:sz w:val="22"/>
          <w:szCs w:val="22"/>
        </w:rPr>
        <w:t>d</w:t>
      </w:r>
      <w:r w:rsidR="000A4C71" w:rsidRPr="008B74EC">
        <w:rPr>
          <w:rFonts w:asciiTheme="majorBidi" w:hAnsiTheme="majorBidi" w:cstheme="majorBidi"/>
          <w:i w:val="0"/>
          <w:iCs w:val="0"/>
          <w:color w:val="auto"/>
          <w:sz w:val="22"/>
          <w:szCs w:val="22"/>
        </w:rPr>
        <w:t xml:space="preserve"> no formal education</w:t>
      </w:r>
      <w:r w:rsidR="00750F5D" w:rsidRPr="008B74EC">
        <w:rPr>
          <w:rFonts w:asciiTheme="majorBidi" w:hAnsiTheme="majorBidi" w:cstheme="majorBidi"/>
          <w:i w:val="0"/>
          <w:iCs w:val="0"/>
          <w:color w:val="auto"/>
          <w:sz w:val="22"/>
          <w:szCs w:val="22"/>
        </w:rPr>
        <w:t xml:space="preserve">. The odds of </w:t>
      </w:r>
      <w:r w:rsidR="00BE286A" w:rsidRPr="008B74EC">
        <w:rPr>
          <w:rFonts w:asciiTheme="majorBidi" w:hAnsiTheme="majorBidi" w:cstheme="majorBidi"/>
          <w:i w:val="0"/>
          <w:iCs w:val="0"/>
          <w:color w:val="auto"/>
          <w:sz w:val="22"/>
          <w:szCs w:val="22"/>
        </w:rPr>
        <w:t>having co-existence of undernutrition and anemia</w:t>
      </w:r>
      <w:r w:rsidR="000A4C71" w:rsidRPr="008B74EC">
        <w:rPr>
          <w:rFonts w:asciiTheme="majorBidi" w:hAnsiTheme="majorBidi" w:cstheme="majorBidi"/>
          <w:i w:val="0"/>
          <w:iCs w:val="0"/>
          <w:color w:val="auto"/>
          <w:sz w:val="22"/>
          <w:szCs w:val="22"/>
        </w:rPr>
        <w:t xml:space="preserve"> </w:t>
      </w:r>
      <w:r w:rsidR="007A1156" w:rsidRPr="008B74EC">
        <w:rPr>
          <w:rFonts w:asciiTheme="majorBidi" w:hAnsiTheme="majorBidi" w:cstheme="majorBidi"/>
          <w:i w:val="0"/>
          <w:iCs w:val="0"/>
          <w:color w:val="auto"/>
          <w:sz w:val="22"/>
          <w:szCs w:val="22"/>
        </w:rPr>
        <w:t>was</w:t>
      </w:r>
      <w:r w:rsidR="000A4C71" w:rsidRPr="008B74EC">
        <w:rPr>
          <w:rFonts w:asciiTheme="majorBidi" w:hAnsiTheme="majorBidi" w:cstheme="majorBidi"/>
          <w:i w:val="0"/>
          <w:iCs w:val="0"/>
          <w:color w:val="auto"/>
          <w:sz w:val="22"/>
          <w:szCs w:val="22"/>
        </w:rPr>
        <w:t xml:space="preserve"> </w:t>
      </w:r>
      <w:r w:rsidR="00F80CBB" w:rsidRPr="008B74EC">
        <w:rPr>
          <w:rFonts w:asciiTheme="majorBidi" w:hAnsiTheme="majorBidi" w:cstheme="majorBidi"/>
          <w:i w:val="0"/>
          <w:iCs w:val="0"/>
          <w:color w:val="auto"/>
          <w:sz w:val="22"/>
          <w:szCs w:val="22"/>
        </w:rPr>
        <w:t>34</w:t>
      </w:r>
      <w:r w:rsidR="0097177D" w:rsidRPr="008B74EC">
        <w:rPr>
          <w:rFonts w:asciiTheme="majorBidi" w:hAnsiTheme="majorBidi" w:cstheme="majorBidi"/>
          <w:i w:val="0"/>
          <w:iCs w:val="0"/>
          <w:color w:val="auto"/>
          <w:sz w:val="22"/>
          <w:szCs w:val="22"/>
        </w:rPr>
        <w:t xml:space="preserve">% </w:t>
      </w:r>
      <w:r w:rsidR="006E3F16" w:rsidRPr="008B74EC">
        <w:rPr>
          <w:rFonts w:asciiTheme="majorBidi" w:hAnsiTheme="majorBidi" w:cstheme="majorBidi"/>
          <w:i w:val="0"/>
          <w:iCs w:val="0"/>
          <w:color w:val="auto"/>
          <w:sz w:val="22"/>
          <w:szCs w:val="22"/>
        </w:rPr>
        <w:t>(</w:t>
      </w:r>
      <w:r w:rsidR="00A87B52" w:rsidRPr="008B74EC">
        <w:rPr>
          <w:rFonts w:asciiTheme="majorBidi" w:hAnsiTheme="majorBidi" w:cstheme="majorBidi"/>
          <w:i w:val="0"/>
          <w:iCs w:val="0"/>
          <w:color w:val="auto"/>
          <w:sz w:val="22"/>
          <w:szCs w:val="22"/>
        </w:rPr>
        <w:t>a</w:t>
      </w:r>
      <w:r w:rsidR="006E3F16" w:rsidRPr="008B74EC">
        <w:rPr>
          <w:rFonts w:asciiTheme="majorBidi" w:hAnsiTheme="majorBidi" w:cstheme="majorBidi"/>
          <w:i w:val="0"/>
          <w:iCs w:val="0"/>
          <w:color w:val="auto"/>
          <w:sz w:val="22"/>
          <w:szCs w:val="22"/>
        </w:rPr>
        <w:t>OR: 0.</w:t>
      </w:r>
      <w:r w:rsidR="009950B5" w:rsidRPr="008B74EC">
        <w:rPr>
          <w:rFonts w:asciiTheme="majorBidi" w:hAnsiTheme="majorBidi" w:cstheme="majorBidi"/>
          <w:i w:val="0"/>
          <w:iCs w:val="0"/>
          <w:color w:val="auto"/>
          <w:sz w:val="22"/>
          <w:szCs w:val="22"/>
        </w:rPr>
        <w:t>66</w:t>
      </w:r>
      <w:r w:rsidR="006E3F16" w:rsidRPr="008B74EC">
        <w:rPr>
          <w:rFonts w:asciiTheme="majorBidi" w:hAnsiTheme="majorBidi" w:cstheme="majorBidi"/>
          <w:i w:val="0"/>
          <w:iCs w:val="0"/>
          <w:color w:val="auto"/>
          <w:sz w:val="22"/>
          <w:szCs w:val="22"/>
        </w:rPr>
        <w:t xml:space="preserve">; 95%CI: </w:t>
      </w:r>
      <w:r w:rsidR="00DC0B53" w:rsidRPr="008B74EC">
        <w:rPr>
          <w:rFonts w:asciiTheme="majorBidi" w:hAnsiTheme="majorBidi" w:cstheme="majorBidi"/>
          <w:i w:val="0"/>
          <w:iCs w:val="0"/>
          <w:color w:val="auto"/>
          <w:sz w:val="22"/>
          <w:szCs w:val="22"/>
        </w:rPr>
        <w:t>0.4</w:t>
      </w:r>
      <w:r w:rsidR="009950B5" w:rsidRPr="008B74EC">
        <w:rPr>
          <w:rFonts w:asciiTheme="majorBidi" w:hAnsiTheme="majorBidi" w:cstheme="majorBidi"/>
          <w:i w:val="0"/>
          <w:iCs w:val="0"/>
          <w:color w:val="auto"/>
          <w:sz w:val="22"/>
          <w:szCs w:val="22"/>
        </w:rPr>
        <w:t>7</w:t>
      </w:r>
      <w:r w:rsidR="0003150C" w:rsidRPr="008B74EC">
        <w:rPr>
          <w:rFonts w:asciiTheme="majorBidi" w:hAnsiTheme="majorBidi" w:cstheme="majorBidi"/>
          <w:i w:val="0"/>
          <w:iCs w:val="0"/>
          <w:color w:val="auto"/>
          <w:sz w:val="22"/>
          <w:szCs w:val="22"/>
        </w:rPr>
        <w:t xml:space="preserve"> to </w:t>
      </w:r>
      <w:r w:rsidR="00686110" w:rsidRPr="008B74EC">
        <w:rPr>
          <w:rFonts w:asciiTheme="majorBidi" w:hAnsiTheme="majorBidi" w:cstheme="majorBidi"/>
          <w:i w:val="0"/>
          <w:iCs w:val="0"/>
          <w:color w:val="auto"/>
          <w:sz w:val="22"/>
          <w:szCs w:val="22"/>
        </w:rPr>
        <w:t>0.9</w:t>
      </w:r>
      <w:r w:rsidR="009950B5" w:rsidRPr="008B74EC">
        <w:rPr>
          <w:rFonts w:asciiTheme="majorBidi" w:hAnsiTheme="majorBidi" w:cstheme="majorBidi"/>
          <w:i w:val="0"/>
          <w:iCs w:val="0"/>
          <w:color w:val="auto"/>
          <w:sz w:val="22"/>
          <w:szCs w:val="22"/>
        </w:rPr>
        <w:t>4</w:t>
      </w:r>
      <w:r w:rsidR="00686110" w:rsidRPr="008B74EC">
        <w:rPr>
          <w:rFonts w:asciiTheme="majorBidi" w:hAnsiTheme="majorBidi" w:cstheme="majorBidi"/>
          <w:i w:val="0"/>
          <w:iCs w:val="0"/>
          <w:color w:val="auto"/>
          <w:sz w:val="22"/>
          <w:szCs w:val="22"/>
        </w:rPr>
        <w:t xml:space="preserve">) </w:t>
      </w:r>
      <w:r w:rsidR="0097177D" w:rsidRPr="008B74EC">
        <w:rPr>
          <w:rFonts w:asciiTheme="majorBidi" w:hAnsiTheme="majorBidi" w:cstheme="majorBidi"/>
          <w:i w:val="0"/>
          <w:iCs w:val="0"/>
          <w:color w:val="auto"/>
          <w:sz w:val="22"/>
          <w:szCs w:val="22"/>
        </w:rPr>
        <w:t>lower</w:t>
      </w:r>
      <w:r w:rsidR="00BE286A" w:rsidRPr="008B74EC">
        <w:rPr>
          <w:rFonts w:asciiTheme="majorBidi" w:hAnsiTheme="majorBidi" w:cstheme="majorBidi"/>
          <w:i w:val="0"/>
          <w:iCs w:val="0"/>
          <w:color w:val="auto"/>
          <w:sz w:val="22"/>
          <w:szCs w:val="22"/>
        </w:rPr>
        <w:t xml:space="preserve"> in the children whose mother </w:t>
      </w:r>
      <w:r w:rsidR="00E3797F" w:rsidRPr="008B74EC">
        <w:rPr>
          <w:rFonts w:asciiTheme="majorBidi" w:hAnsiTheme="majorBidi" w:cstheme="majorBidi"/>
          <w:i w:val="0"/>
          <w:iCs w:val="0"/>
          <w:color w:val="auto"/>
          <w:sz w:val="22"/>
          <w:szCs w:val="22"/>
        </w:rPr>
        <w:t>participate in household decision</w:t>
      </w:r>
      <w:ins w:id="523" w:author="Bikram Adhikari (bdhikari)" w:date="2025-12-10T20:15:00Z" w16du:dateUtc="2025-12-11T02:15:00Z">
        <w:r w:rsidR="00DB0833">
          <w:rPr>
            <w:rFonts w:asciiTheme="majorBidi" w:hAnsiTheme="majorBidi" w:cstheme="majorBidi"/>
            <w:i w:val="0"/>
            <w:iCs w:val="0"/>
            <w:color w:val="auto"/>
            <w:sz w:val="22"/>
            <w:szCs w:val="22"/>
          </w:rPr>
          <w:t>-</w:t>
        </w:r>
      </w:ins>
      <w:del w:id="524" w:author="Bikram Adhikari (bdhikari)" w:date="2025-12-10T20:15:00Z" w16du:dateUtc="2025-12-11T02:15:00Z">
        <w:r w:rsidR="00E3797F" w:rsidRPr="008B74EC" w:rsidDel="00DB0833">
          <w:rPr>
            <w:rFonts w:asciiTheme="majorBidi" w:hAnsiTheme="majorBidi" w:cstheme="majorBidi"/>
            <w:i w:val="0"/>
            <w:iCs w:val="0"/>
            <w:color w:val="auto"/>
            <w:sz w:val="22"/>
            <w:szCs w:val="22"/>
          </w:rPr>
          <w:delText xml:space="preserve"> </w:delText>
        </w:r>
      </w:del>
      <w:r w:rsidR="00E3797F" w:rsidRPr="008B74EC">
        <w:rPr>
          <w:rFonts w:asciiTheme="majorBidi" w:hAnsiTheme="majorBidi" w:cstheme="majorBidi"/>
          <w:i w:val="0"/>
          <w:iCs w:val="0"/>
          <w:color w:val="auto"/>
          <w:sz w:val="22"/>
          <w:szCs w:val="22"/>
        </w:rPr>
        <w:t xml:space="preserve">making </w:t>
      </w:r>
      <w:r w:rsidR="00C81CE6" w:rsidRPr="008B74EC">
        <w:rPr>
          <w:rFonts w:asciiTheme="majorBidi" w:hAnsiTheme="majorBidi" w:cstheme="majorBidi"/>
          <w:i w:val="0"/>
          <w:iCs w:val="0"/>
          <w:color w:val="auto"/>
          <w:sz w:val="22"/>
          <w:szCs w:val="22"/>
        </w:rPr>
        <w:t xml:space="preserve">after adjusting for </w:t>
      </w:r>
      <w:r w:rsidR="00473791" w:rsidRPr="008B74EC">
        <w:rPr>
          <w:rFonts w:asciiTheme="majorBidi" w:hAnsiTheme="majorBidi" w:cstheme="majorBidi"/>
          <w:i w:val="0"/>
          <w:iCs w:val="0"/>
          <w:color w:val="auto"/>
          <w:sz w:val="22"/>
          <w:szCs w:val="22"/>
        </w:rPr>
        <w:t>confounding</w:t>
      </w:r>
      <w:r w:rsidR="00C81CE6" w:rsidRPr="008B74EC">
        <w:rPr>
          <w:rFonts w:asciiTheme="majorBidi" w:hAnsiTheme="majorBidi" w:cstheme="majorBidi"/>
          <w:i w:val="0"/>
          <w:iCs w:val="0"/>
          <w:color w:val="auto"/>
          <w:sz w:val="22"/>
          <w:szCs w:val="22"/>
        </w:rPr>
        <w:t xml:space="preserve"> variables</w:t>
      </w:r>
      <w:r w:rsidR="0097177D" w:rsidRPr="008B74EC">
        <w:rPr>
          <w:rFonts w:asciiTheme="majorBidi" w:hAnsiTheme="majorBidi" w:cstheme="majorBidi"/>
          <w:i w:val="0"/>
          <w:iCs w:val="0"/>
          <w:color w:val="auto"/>
          <w:sz w:val="22"/>
          <w:szCs w:val="22"/>
        </w:rPr>
        <w:t xml:space="preserve">. </w:t>
      </w:r>
      <w:r w:rsidR="00C81CE6" w:rsidRPr="008B74EC">
        <w:rPr>
          <w:rFonts w:asciiTheme="majorBidi" w:hAnsiTheme="majorBidi" w:cstheme="majorBidi"/>
          <w:i w:val="0"/>
          <w:iCs w:val="0"/>
          <w:color w:val="auto"/>
          <w:sz w:val="22"/>
          <w:szCs w:val="22"/>
        </w:rPr>
        <w:t xml:space="preserve">The child </w:t>
      </w:r>
      <w:del w:id="525" w:author="Bikram Adhikari (bdhikari)" w:date="2025-12-09T16:37:00Z" w16du:dateUtc="2025-12-09T22:37:00Z">
        <w:r w:rsidR="00AC10C2" w:rsidDel="00076AF2">
          <w:rPr>
            <w:rFonts w:asciiTheme="majorBidi" w:hAnsiTheme="majorBidi" w:cstheme="majorBidi"/>
            <w:i w:val="0"/>
            <w:iCs w:val="0"/>
            <w:color w:val="auto"/>
            <w:sz w:val="22"/>
            <w:szCs w:val="22"/>
          </w:rPr>
          <w:delText xml:space="preserve">with </w:delText>
        </w:r>
      </w:del>
      <w:ins w:id="526" w:author="Bikram Adhikari (bdhikari)" w:date="2025-12-09T16:37:00Z" w16du:dateUtc="2025-12-09T22:37:00Z">
        <w:r w:rsidR="00076AF2">
          <w:rPr>
            <w:rFonts w:asciiTheme="majorBidi" w:hAnsiTheme="majorBidi" w:cstheme="majorBidi"/>
            <w:i w:val="0"/>
            <w:iCs w:val="0"/>
            <w:color w:val="auto"/>
            <w:sz w:val="22"/>
            <w:szCs w:val="22"/>
          </w:rPr>
          <w:t xml:space="preserve">whose mother </w:t>
        </w:r>
      </w:ins>
      <w:ins w:id="527" w:author="Bikram Adhikari (bdhikari)" w:date="2025-12-09T16:38:00Z" w16du:dateUtc="2025-12-09T22:38:00Z">
        <w:r w:rsidR="00076AF2">
          <w:rPr>
            <w:rFonts w:asciiTheme="majorBidi" w:hAnsiTheme="majorBidi" w:cstheme="majorBidi"/>
            <w:i w:val="0"/>
            <w:iCs w:val="0"/>
            <w:color w:val="auto"/>
            <w:sz w:val="22"/>
            <w:szCs w:val="22"/>
          </w:rPr>
          <w:t>was</w:t>
        </w:r>
      </w:ins>
      <w:ins w:id="528" w:author="Bikram Adhikari (bdhikari)" w:date="2025-12-09T16:37:00Z" w16du:dateUtc="2025-12-09T22:37:00Z">
        <w:r w:rsidR="00076AF2">
          <w:rPr>
            <w:rFonts w:asciiTheme="majorBidi" w:hAnsiTheme="majorBidi" w:cstheme="majorBidi"/>
            <w:i w:val="0"/>
            <w:iCs w:val="0"/>
            <w:color w:val="auto"/>
            <w:sz w:val="22"/>
            <w:szCs w:val="22"/>
          </w:rPr>
          <w:t xml:space="preserve"> </w:t>
        </w:r>
      </w:ins>
      <w:r w:rsidR="00AC10C2">
        <w:rPr>
          <w:rFonts w:asciiTheme="majorBidi" w:hAnsiTheme="majorBidi" w:cstheme="majorBidi"/>
          <w:i w:val="0"/>
          <w:iCs w:val="0"/>
          <w:color w:val="auto"/>
          <w:sz w:val="22"/>
          <w:szCs w:val="22"/>
        </w:rPr>
        <w:t xml:space="preserve">underweight </w:t>
      </w:r>
      <w:del w:id="529" w:author="Bikram Adhikari (bdhikari)" w:date="2025-12-09T16:38:00Z" w16du:dateUtc="2025-12-09T22:38:00Z">
        <w:r w:rsidR="00BB452C" w:rsidRPr="008B74EC" w:rsidDel="00076AF2">
          <w:rPr>
            <w:rFonts w:asciiTheme="majorBidi" w:hAnsiTheme="majorBidi" w:cstheme="majorBidi"/>
            <w:i w:val="0"/>
            <w:iCs w:val="0"/>
            <w:color w:val="auto"/>
            <w:sz w:val="22"/>
            <w:szCs w:val="22"/>
          </w:rPr>
          <w:delText xml:space="preserve">mother </w:delText>
        </w:r>
      </w:del>
      <w:r w:rsidR="00AC10C2" w:rsidRPr="008B74EC">
        <w:rPr>
          <w:rFonts w:asciiTheme="majorBidi" w:hAnsiTheme="majorBidi" w:cstheme="majorBidi"/>
          <w:i w:val="0"/>
          <w:iCs w:val="0"/>
          <w:color w:val="auto"/>
          <w:sz w:val="22"/>
          <w:szCs w:val="22"/>
        </w:rPr>
        <w:t>was</w:t>
      </w:r>
      <w:r w:rsidR="00BB452C" w:rsidRPr="008B74EC">
        <w:rPr>
          <w:rFonts w:asciiTheme="majorBidi" w:hAnsiTheme="majorBidi" w:cstheme="majorBidi"/>
          <w:i w:val="0"/>
          <w:iCs w:val="0"/>
          <w:color w:val="auto"/>
          <w:sz w:val="22"/>
          <w:szCs w:val="22"/>
        </w:rPr>
        <w:t xml:space="preserve"> 1.</w:t>
      </w:r>
      <w:r w:rsidR="00F80CBB" w:rsidRPr="008B74EC">
        <w:rPr>
          <w:rFonts w:asciiTheme="majorBidi" w:hAnsiTheme="majorBidi" w:cstheme="majorBidi"/>
          <w:i w:val="0"/>
          <w:iCs w:val="0"/>
          <w:color w:val="auto"/>
          <w:sz w:val="22"/>
          <w:szCs w:val="22"/>
        </w:rPr>
        <w:t>8</w:t>
      </w:r>
      <w:r w:rsidR="00C91EE4" w:rsidRPr="008B74EC">
        <w:rPr>
          <w:rFonts w:asciiTheme="majorBidi" w:hAnsiTheme="majorBidi" w:cstheme="majorBidi"/>
          <w:i w:val="0"/>
          <w:iCs w:val="0"/>
          <w:color w:val="auto"/>
          <w:sz w:val="22"/>
          <w:szCs w:val="22"/>
        </w:rPr>
        <w:t>0</w:t>
      </w:r>
      <w:r w:rsidR="00BB452C" w:rsidRPr="008B74EC">
        <w:rPr>
          <w:rFonts w:asciiTheme="majorBidi" w:hAnsiTheme="majorBidi" w:cstheme="majorBidi"/>
          <w:i w:val="0"/>
          <w:iCs w:val="0"/>
          <w:color w:val="auto"/>
          <w:sz w:val="22"/>
          <w:szCs w:val="22"/>
        </w:rPr>
        <w:t xml:space="preserve"> times</w:t>
      </w:r>
      <w:r w:rsidR="00686110" w:rsidRPr="008B74EC">
        <w:rPr>
          <w:rFonts w:asciiTheme="majorBidi" w:hAnsiTheme="majorBidi" w:cstheme="majorBidi"/>
          <w:i w:val="0"/>
          <w:iCs w:val="0"/>
          <w:color w:val="auto"/>
          <w:sz w:val="22"/>
          <w:szCs w:val="22"/>
        </w:rPr>
        <w:t xml:space="preserve"> </w:t>
      </w:r>
      <w:r w:rsidR="00574DDB" w:rsidRPr="008B74EC">
        <w:rPr>
          <w:rFonts w:asciiTheme="majorBidi" w:hAnsiTheme="majorBidi" w:cstheme="majorBidi"/>
          <w:i w:val="0"/>
          <w:iCs w:val="0"/>
          <w:color w:val="auto"/>
          <w:sz w:val="22"/>
          <w:szCs w:val="22"/>
        </w:rPr>
        <w:t xml:space="preserve">(95%CI: </w:t>
      </w:r>
      <w:r w:rsidR="008148E2" w:rsidRPr="008B74EC">
        <w:rPr>
          <w:rFonts w:asciiTheme="majorBidi" w:hAnsiTheme="majorBidi" w:cstheme="majorBidi"/>
          <w:i w:val="0"/>
          <w:iCs w:val="0"/>
          <w:color w:val="auto"/>
          <w:sz w:val="22"/>
          <w:szCs w:val="22"/>
        </w:rPr>
        <w:lastRenderedPageBreak/>
        <w:t>1.2</w:t>
      </w:r>
      <w:r w:rsidR="00F80CBB" w:rsidRPr="008B74EC">
        <w:rPr>
          <w:rFonts w:asciiTheme="majorBidi" w:hAnsiTheme="majorBidi" w:cstheme="majorBidi"/>
          <w:i w:val="0"/>
          <w:iCs w:val="0"/>
          <w:color w:val="auto"/>
          <w:sz w:val="22"/>
          <w:szCs w:val="22"/>
        </w:rPr>
        <w:t>0</w:t>
      </w:r>
      <w:r w:rsidR="0003150C" w:rsidRPr="008B74EC">
        <w:rPr>
          <w:rFonts w:asciiTheme="majorBidi" w:hAnsiTheme="majorBidi" w:cstheme="majorBidi"/>
          <w:i w:val="0"/>
          <w:iCs w:val="0"/>
          <w:color w:val="auto"/>
          <w:sz w:val="22"/>
          <w:szCs w:val="22"/>
        </w:rPr>
        <w:t xml:space="preserve"> to </w:t>
      </w:r>
      <w:r w:rsidR="00574DDB" w:rsidRPr="008B74EC">
        <w:rPr>
          <w:rFonts w:asciiTheme="majorBidi" w:hAnsiTheme="majorBidi" w:cstheme="majorBidi"/>
          <w:i w:val="0"/>
          <w:iCs w:val="0"/>
          <w:color w:val="auto"/>
          <w:sz w:val="22"/>
          <w:szCs w:val="22"/>
        </w:rPr>
        <w:t>2.</w:t>
      </w:r>
      <w:r w:rsidR="00F80CBB" w:rsidRPr="008B74EC">
        <w:rPr>
          <w:rFonts w:asciiTheme="majorBidi" w:hAnsiTheme="majorBidi" w:cstheme="majorBidi"/>
          <w:i w:val="0"/>
          <w:iCs w:val="0"/>
          <w:color w:val="auto"/>
          <w:sz w:val="22"/>
          <w:szCs w:val="22"/>
        </w:rPr>
        <w:t>7</w:t>
      </w:r>
      <w:r w:rsidR="00574DDB" w:rsidRPr="008B74EC">
        <w:rPr>
          <w:rFonts w:asciiTheme="majorBidi" w:hAnsiTheme="majorBidi" w:cstheme="majorBidi"/>
          <w:i w:val="0"/>
          <w:iCs w:val="0"/>
          <w:color w:val="auto"/>
          <w:sz w:val="22"/>
          <w:szCs w:val="22"/>
        </w:rPr>
        <w:t>0</w:t>
      </w:r>
      <w:r w:rsidR="00686110" w:rsidRPr="008B74EC">
        <w:rPr>
          <w:rFonts w:asciiTheme="majorBidi" w:hAnsiTheme="majorBidi" w:cstheme="majorBidi"/>
          <w:i w:val="0"/>
          <w:iCs w:val="0"/>
          <w:color w:val="auto"/>
          <w:sz w:val="22"/>
          <w:szCs w:val="22"/>
        </w:rPr>
        <w:t>)</w:t>
      </w:r>
      <w:r w:rsidR="00BB452C" w:rsidRPr="008B74EC">
        <w:rPr>
          <w:rFonts w:asciiTheme="majorBidi" w:hAnsiTheme="majorBidi" w:cstheme="majorBidi"/>
          <w:i w:val="0"/>
          <w:iCs w:val="0"/>
          <w:color w:val="auto"/>
          <w:sz w:val="22"/>
          <w:szCs w:val="22"/>
        </w:rPr>
        <w:t xml:space="preserve"> more </w:t>
      </w:r>
      <w:r w:rsidR="00CF7227" w:rsidRPr="008B74EC">
        <w:rPr>
          <w:rFonts w:asciiTheme="majorBidi" w:hAnsiTheme="majorBidi" w:cstheme="majorBidi"/>
          <w:i w:val="0"/>
          <w:iCs w:val="0"/>
          <w:color w:val="auto"/>
          <w:sz w:val="22"/>
          <w:szCs w:val="22"/>
        </w:rPr>
        <w:t>likely and</w:t>
      </w:r>
      <w:r w:rsidR="00F80CBB" w:rsidRPr="008B74EC">
        <w:rPr>
          <w:rFonts w:asciiTheme="majorBidi" w:hAnsiTheme="majorBidi" w:cstheme="majorBidi"/>
          <w:i w:val="0"/>
          <w:iCs w:val="0"/>
          <w:color w:val="auto"/>
          <w:sz w:val="22"/>
          <w:szCs w:val="22"/>
        </w:rPr>
        <w:t xml:space="preserve"> mother with anemia were 2.43 times more likely to</w:t>
      </w:r>
      <w:r w:rsidR="00BB452C" w:rsidRPr="008B74EC">
        <w:rPr>
          <w:rFonts w:asciiTheme="majorBidi" w:hAnsiTheme="majorBidi" w:cstheme="majorBidi"/>
          <w:i w:val="0"/>
          <w:iCs w:val="0"/>
          <w:color w:val="auto"/>
          <w:sz w:val="22"/>
          <w:szCs w:val="22"/>
        </w:rPr>
        <w:t xml:space="preserve"> </w:t>
      </w:r>
      <w:r w:rsidRPr="008B74EC">
        <w:rPr>
          <w:rFonts w:asciiTheme="majorBidi" w:hAnsiTheme="majorBidi" w:cstheme="majorBidi"/>
          <w:i w:val="0"/>
          <w:iCs w:val="0"/>
          <w:color w:val="auto"/>
          <w:sz w:val="22"/>
          <w:szCs w:val="22"/>
        </w:rPr>
        <w:t xml:space="preserve">have co-existence compared to </w:t>
      </w:r>
      <w:r w:rsidR="00933D17" w:rsidRPr="008B74EC">
        <w:rPr>
          <w:rFonts w:asciiTheme="majorBidi" w:hAnsiTheme="majorBidi" w:cstheme="majorBidi"/>
          <w:i w:val="0"/>
          <w:iCs w:val="0"/>
          <w:color w:val="auto"/>
          <w:sz w:val="22"/>
          <w:szCs w:val="22"/>
        </w:rPr>
        <w:t xml:space="preserve">a </w:t>
      </w:r>
      <w:r w:rsidRPr="008B74EC">
        <w:rPr>
          <w:rFonts w:asciiTheme="majorBidi" w:hAnsiTheme="majorBidi" w:cstheme="majorBidi"/>
          <w:i w:val="0"/>
          <w:iCs w:val="0"/>
          <w:color w:val="auto"/>
          <w:sz w:val="22"/>
          <w:szCs w:val="22"/>
        </w:rPr>
        <w:t xml:space="preserve">child whose mother </w:t>
      </w:r>
      <w:r w:rsidR="00933D17" w:rsidRPr="008B74EC">
        <w:rPr>
          <w:rFonts w:asciiTheme="majorBidi" w:hAnsiTheme="majorBidi" w:cstheme="majorBidi"/>
          <w:i w:val="0"/>
          <w:iCs w:val="0"/>
          <w:color w:val="auto"/>
          <w:sz w:val="22"/>
          <w:szCs w:val="22"/>
        </w:rPr>
        <w:t>had</w:t>
      </w:r>
      <w:r w:rsidRPr="008B74EC">
        <w:rPr>
          <w:rFonts w:asciiTheme="majorBidi" w:hAnsiTheme="majorBidi" w:cstheme="majorBidi"/>
          <w:i w:val="0"/>
          <w:iCs w:val="0"/>
          <w:color w:val="auto"/>
          <w:sz w:val="22"/>
          <w:szCs w:val="22"/>
        </w:rPr>
        <w:t xml:space="preserve"> normal nutrition status.</w:t>
      </w:r>
    </w:p>
    <w:p w14:paraId="03B9282A" w14:textId="6D5E8345" w:rsidR="0053205B" w:rsidRPr="008B74EC" w:rsidRDefault="00A42A13" w:rsidP="00A42A13">
      <w:pPr>
        <w:pStyle w:val="Caption"/>
        <w:keepNext/>
        <w:rPr>
          <w:rFonts w:asciiTheme="majorBidi" w:hAnsiTheme="majorBidi" w:cstheme="majorBidi"/>
          <w:b/>
          <w:bCs/>
          <w:color w:val="auto"/>
          <w:sz w:val="22"/>
          <w:szCs w:val="22"/>
        </w:rPr>
      </w:pPr>
      <w:r w:rsidRPr="008B74EC">
        <w:rPr>
          <w:rFonts w:asciiTheme="majorBidi" w:hAnsiTheme="majorBidi" w:cstheme="majorBidi"/>
          <w:b/>
          <w:bCs/>
          <w:color w:val="auto"/>
          <w:sz w:val="22"/>
          <w:szCs w:val="22"/>
        </w:rPr>
        <w:t xml:space="preserve">Table </w:t>
      </w:r>
      <w:r w:rsidRPr="008B74EC">
        <w:rPr>
          <w:rFonts w:asciiTheme="majorBidi" w:hAnsiTheme="majorBidi" w:cstheme="majorBidi"/>
          <w:b/>
          <w:bCs/>
          <w:color w:val="auto"/>
          <w:sz w:val="22"/>
          <w:szCs w:val="22"/>
        </w:rPr>
        <w:fldChar w:fldCharType="begin"/>
      </w:r>
      <w:r w:rsidRPr="008B74EC">
        <w:rPr>
          <w:rFonts w:asciiTheme="majorBidi" w:hAnsiTheme="majorBidi" w:cstheme="majorBidi"/>
          <w:b/>
          <w:bCs/>
          <w:color w:val="auto"/>
          <w:sz w:val="22"/>
          <w:szCs w:val="22"/>
        </w:rPr>
        <w:instrText xml:space="preserve"> SEQ Table \* ARABIC </w:instrText>
      </w:r>
      <w:r w:rsidRPr="008B74EC">
        <w:rPr>
          <w:rFonts w:asciiTheme="majorBidi" w:hAnsiTheme="majorBidi" w:cstheme="majorBidi"/>
          <w:b/>
          <w:bCs/>
          <w:color w:val="auto"/>
          <w:sz w:val="22"/>
          <w:szCs w:val="22"/>
        </w:rPr>
        <w:fldChar w:fldCharType="separate"/>
      </w:r>
      <w:r w:rsidR="008B418D" w:rsidRPr="008B74EC">
        <w:rPr>
          <w:rFonts w:asciiTheme="majorBidi" w:hAnsiTheme="majorBidi" w:cstheme="majorBidi"/>
          <w:b/>
          <w:bCs/>
          <w:noProof/>
          <w:color w:val="auto"/>
          <w:sz w:val="22"/>
          <w:szCs w:val="22"/>
        </w:rPr>
        <w:t>7</w:t>
      </w:r>
      <w:r w:rsidRPr="008B74EC">
        <w:rPr>
          <w:rFonts w:asciiTheme="majorBidi" w:hAnsiTheme="majorBidi" w:cstheme="majorBidi"/>
          <w:b/>
          <w:bCs/>
          <w:color w:val="auto"/>
          <w:sz w:val="22"/>
          <w:szCs w:val="22"/>
        </w:rPr>
        <w:fldChar w:fldCharType="end"/>
      </w:r>
      <w:r w:rsidRPr="008B74EC">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87"/>
        <w:gridCol w:w="1254"/>
        <w:gridCol w:w="723"/>
        <w:gridCol w:w="587"/>
        <w:gridCol w:w="1237"/>
        <w:gridCol w:w="703"/>
        <w:gridCol w:w="589"/>
        <w:gridCol w:w="1256"/>
        <w:gridCol w:w="831"/>
      </w:tblGrid>
      <w:tr w:rsidR="00301C32" w:rsidRPr="008B74EC" w14:paraId="4831A09E" w14:textId="77777777" w:rsidTr="008B74EC">
        <w:trPr>
          <w:trHeight w:val="20"/>
        </w:trPr>
        <w:tc>
          <w:tcPr>
            <w:tcW w:w="738" w:type="pct"/>
            <w:vMerge w:val="restart"/>
            <w:shd w:val="clear" w:color="auto" w:fill="C1E4F5" w:themeFill="accent1" w:themeFillTint="33"/>
            <w:vAlign w:val="center"/>
          </w:tcPr>
          <w:p w14:paraId="150000AC" w14:textId="07B7F7C5" w:rsidR="008A5F0F" w:rsidRPr="008B74EC" w:rsidRDefault="008A5F0F" w:rsidP="3F0A6228">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Exposure variables</w:t>
            </w:r>
          </w:p>
        </w:tc>
        <w:tc>
          <w:tcPr>
            <w:tcW w:w="1407" w:type="pct"/>
            <w:gridSpan w:val="3"/>
            <w:shd w:val="clear" w:color="auto" w:fill="C1E4F5" w:themeFill="accent1" w:themeFillTint="33"/>
            <w:vAlign w:val="center"/>
          </w:tcPr>
          <w:p w14:paraId="71F1E4E1" w14:textId="56D4B600"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Anemia only vs Normal</w:t>
            </w:r>
          </w:p>
        </w:tc>
        <w:tc>
          <w:tcPr>
            <w:tcW w:w="1387" w:type="pct"/>
            <w:gridSpan w:val="3"/>
            <w:shd w:val="clear" w:color="auto" w:fill="C1E4F5" w:themeFill="accent1" w:themeFillTint="33"/>
            <w:vAlign w:val="center"/>
          </w:tcPr>
          <w:p w14:paraId="5AF7F435" w14:textId="1465FA04"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Undernutrition only vs Normal</w:t>
            </w:r>
          </w:p>
        </w:tc>
        <w:tc>
          <w:tcPr>
            <w:tcW w:w="1468" w:type="pct"/>
            <w:gridSpan w:val="3"/>
            <w:shd w:val="clear" w:color="auto" w:fill="C1E4F5" w:themeFill="accent1" w:themeFillTint="33"/>
            <w:vAlign w:val="center"/>
          </w:tcPr>
          <w:p w14:paraId="52209CF1" w14:textId="4B857CAF" w:rsidR="008A5F0F" w:rsidRPr="008B74EC" w:rsidRDefault="008A5F0F" w:rsidP="00DE1354">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Co</w:t>
            </w:r>
            <w:ins w:id="530" w:author="Bikram Adhikari (bdhikari)" w:date="2025-12-10T15:51:00Z" w16du:dateUtc="2025-12-10T21:51:00Z">
              <w:r w:rsidR="007C1727">
                <w:rPr>
                  <w:rFonts w:asciiTheme="majorBidi" w:eastAsia="Times New Roman" w:hAnsiTheme="majorBidi" w:cstheme="majorBidi"/>
                  <w:b/>
                  <w:bCs/>
                  <w:kern w:val="0"/>
                  <w:sz w:val="16"/>
                  <w:szCs w:val="16"/>
                  <w14:ligatures w14:val="none"/>
                </w:rPr>
                <w:t>-</w:t>
              </w:r>
            </w:ins>
            <w:r w:rsidRPr="008B74EC">
              <w:rPr>
                <w:rFonts w:asciiTheme="majorBidi" w:eastAsia="Times New Roman" w:hAnsiTheme="majorBidi" w:cstheme="majorBidi"/>
                <w:b/>
                <w:bCs/>
                <w:kern w:val="0"/>
                <w:sz w:val="16"/>
                <w:szCs w:val="16"/>
                <w14:ligatures w14:val="none"/>
              </w:rPr>
              <w:t>existence vs Normal</w:t>
            </w:r>
          </w:p>
        </w:tc>
      </w:tr>
      <w:tr w:rsidR="001245B7" w:rsidRPr="008B74EC" w14:paraId="2C1E11C6" w14:textId="77777777" w:rsidTr="008B74EC">
        <w:trPr>
          <w:trHeight w:val="20"/>
        </w:trPr>
        <w:tc>
          <w:tcPr>
            <w:tcW w:w="738" w:type="pct"/>
            <w:vMerge/>
            <w:shd w:val="clear" w:color="auto" w:fill="C1E4F5" w:themeFill="accent1" w:themeFillTint="33"/>
            <w:vAlign w:val="center"/>
          </w:tcPr>
          <w:p w14:paraId="4790F77F" w14:textId="77777777"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22" w:type="pct"/>
            <w:shd w:val="clear" w:color="auto" w:fill="C1E4F5" w:themeFill="accent1" w:themeFillTint="33"/>
            <w:vAlign w:val="center"/>
          </w:tcPr>
          <w:p w14:paraId="1F73AC30" w14:textId="424E9A3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88" w:type="pct"/>
            <w:shd w:val="clear" w:color="auto" w:fill="C1E4F5" w:themeFill="accent1" w:themeFillTint="33"/>
            <w:vAlign w:val="center"/>
          </w:tcPr>
          <w:p w14:paraId="33A17A3D" w14:textId="3BEF91DB"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97" w:type="pct"/>
            <w:shd w:val="clear" w:color="auto" w:fill="C1E4F5" w:themeFill="accent1" w:themeFillTint="33"/>
            <w:vAlign w:val="center"/>
          </w:tcPr>
          <w:p w14:paraId="54DB56F7" w14:textId="70BB62E3"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2" w:type="pct"/>
            <w:shd w:val="clear" w:color="auto" w:fill="C1E4F5" w:themeFill="accent1" w:themeFillTint="33"/>
            <w:vAlign w:val="center"/>
          </w:tcPr>
          <w:p w14:paraId="7DA435A4" w14:textId="77CA677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79" w:type="pct"/>
            <w:shd w:val="clear" w:color="auto" w:fill="C1E4F5" w:themeFill="accent1" w:themeFillTint="33"/>
            <w:vAlign w:val="center"/>
          </w:tcPr>
          <w:p w14:paraId="1FAAD4B5" w14:textId="69CC2BC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386" w:type="pct"/>
            <w:shd w:val="clear" w:color="auto" w:fill="C1E4F5" w:themeFill="accent1" w:themeFillTint="33"/>
            <w:vAlign w:val="center"/>
          </w:tcPr>
          <w:p w14:paraId="77AEEE9B" w14:textId="58B941B8"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c>
          <w:tcPr>
            <w:tcW w:w="323" w:type="pct"/>
            <w:shd w:val="clear" w:color="auto" w:fill="C1E4F5" w:themeFill="accent1" w:themeFillTint="33"/>
            <w:vAlign w:val="center"/>
          </w:tcPr>
          <w:p w14:paraId="0D049BC2" w14:textId="561B1F69"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aOR</w:t>
            </w:r>
            <w:r w:rsidRPr="008B74EC">
              <w:rPr>
                <w:rFonts w:asciiTheme="majorBidi" w:eastAsia="Times New Roman" w:hAnsiTheme="majorBidi" w:cstheme="majorBidi"/>
                <w:b/>
                <w:bCs/>
                <w:kern w:val="0"/>
                <w:sz w:val="16"/>
                <w:szCs w:val="16"/>
                <w:vertAlign w:val="superscript"/>
                <w14:ligatures w14:val="none"/>
              </w:rPr>
              <w:t>#</w:t>
            </w:r>
          </w:p>
        </w:tc>
        <w:tc>
          <w:tcPr>
            <w:tcW w:w="689" w:type="pct"/>
            <w:shd w:val="clear" w:color="auto" w:fill="C1E4F5" w:themeFill="accent1" w:themeFillTint="33"/>
            <w:vAlign w:val="center"/>
          </w:tcPr>
          <w:p w14:paraId="04D8273D" w14:textId="6990EABD"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95% CI</w:t>
            </w:r>
          </w:p>
        </w:tc>
        <w:tc>
          <w:tcPr>
            <w:tcW w:w="456" w:type="pct"/>
            <w:shd w:val="clear" w:color="auto" w:fill="C1E4F5" w:themeFill="accent1" w:themeFillTint="33"/>
            <w:vAlign w:val="center"/>
          </w:tcPr>
          <w:p w14:paraId="736606C1" w14:textId="778A4E91"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r w:rsidRPr="008B74EC">
              <w:rPr>
                <w:rFonts w:asciiTheme="majorBidi" w:eastAsia="Times New Roman" w:hAnsiTheme="majorBidi" w:cstheme="majorBidi"/>
                <w:b/>
                <w:bCs/>
                <w:kern w:val="0"/>
                <w:sz w:val="16"/>
                <w:szCs w:val="16"/>
                <w14:ligatures w14:val="none"/>
              </w:rPr>
              <w:t>p-value</w:t>
            </w:r>
          </w:p>
        </w:tc>
      </w:tr>
      <w:tr w:rsidR="00301C32" w:rsidRPr="008B74EC" w14:paraId="66F7E423" w14:textId="77777777" w:rsidTr="008B74EC">
        <w:trPr>
          <w:trHeight w:val="20"/>
        </w:trPr>
        <w:tc>
          <w:tcPr>
            <w:tcW w:w="738" w:type="pct"/>
            <w:vAlign w:val="center"/>
          </w:tcPr>
          <w:p w14:paraId="1E9781AB" w14:textId="031CE20D"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Age of child </w:t>
            </w:r>
            <w:r w:rsidRPr="008B74EC">
              <w:rPr>
                <w:rFonts w:asciiTheme="majorBidi" w:eastAsia="Times New Roman" w:hAnsiTheme="majorBidi" w:cstheme="majorBidi"/>
                <w:i/>
                <w:iCs/>
                <w:kern w:val="0"/>
                <w:sz w:val="16"/>
                <w:szCs w:val="16"/>
                <w14:ligatures w14:val="none"/>
              </w:rPr>
              <w:t>(ref: 6-1</w:t>
            </w:r>
            <w:r w:rsidR="00E44A23" w:rsidRPr="008B74EC">
              <w:rPr>
                <w:rFonts w:asciiTheme="majorBidi" w:eastAsia="Times New Roman" w:hAnsiTheme="majorBidi" w:cstheme="majorBidi"/>
                <w:i/>
                <w:iCs/>
                <w:kern w:val="0"/>
                <w:sz w:val="16"/>
                <w:szCs w:val="16"/>
                <w14:ligatures w14:val="none"/>
              </w:rPr>
              <w:t>2</w:t>
            </w:r>
            <w:r w:rsidRPr="008B74EC">
              <w:rPr>
                <w:rFonts w:asciiTheme="majorBidi" w:eastAsia="Times New Roman" w:hAnsiTheme="majorBidi" w:cstheme="majorBidi"/>
                <w:i/>
                <w:iCs/>
                <w:kern w:val="0"/>
                <w:sz w:val="16"/>
                <w:szCs w:val="16"/>
                <w14:ligatures w14:val="none"/>
              </w:rPr>
              <w:t xml:space="preserve"> months chi</w:t>
            </w:r>
            <w:r w:rsidR="00E44A23" w:rsidRPr="008B74EC">
              <w:rPr>
                <w:rFonts w:asciiTheme="majorBidi" w:eastAsia="Times New Roman" w:hAnsiTheme="majorBidi" w:cstheme="majorBidi"/>
                <w:i/>
                <w:iCs/>
                <w:kern w:val="0"/>
                <w:sz w:val="16"/>
                <w:szCs w:val="16"/>
                <w14:ligatures w14:val="none"/>
              </w:rPr>
              <w:t>ld</w:t>
            </w:r>
            <w:r w:rsidRPr="008B74EC">
              <w:rPr>
                <w:rFonts w:asciiTheme="majorBidi" w:eastAsia="Times New Roman" w:hAnsiTheme="majorBidi" w:cstheme="majorBidi"/>
                <w:i/>
                <w:iCs/>
                <w:kern w:val="0"/>
                <w:sz w:val="16"/>
                <w:szCs w:val="16"/>
                <w14:ligatures w14:val="none"/>
              </w:rPr>
              <w:t>)</w:t>
            </w:r>
          </w:p>
        </w:tc>
        <w:tc>
          <w:tcPr>
            <w:tcW w:w="322" w:type="pct"/>
            <w:vAlign w:val="center"/>
          </w:tcPr>
          <w:p w14:paraId="35563159" w14:textId="0045B8A2"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8" w:type="pct"/>
            <w:vAlign w:val="center"/>
          </w:tcPr>
          <w:p w14:paraId="46AFEDF6"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97" w:type="pct"/>
            <w:vAlign w:val="center"/>
          </w:tcPr>
          <w:p w14:paraId="6648CCE8"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2" w:type="pct"/>
            <w:vAlign w:val="center"/>
          </w:tcPr>
          <w:p w14:paraId="11E9D89F" w14:textId="77777777"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5327F44C"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86" w:type="pct"/>
            <w:vAlign w:val="center"/>
          </w:tcPr>
          <w:p w14:paraId="3ED3EBB7"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3" w:type="pct"/>
            <w:vAlign w:val="center"/>
          </w:tcPr>
          <w:p w14:paraId="630698BB"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9" w:type="pct"/>
            <w:vAlign w:val="center"/>
          </w:tcPr>
          <w:p w14:paraId="0F1E223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56" w:type="pct"/>
            <w:vAlign w:val="center"/>
          </w:tcPr>
          <w:p w14:paraId="121266A1" w14:textId="77777777" w:rsidR="008A5F0F" w:rsidRPr="008B74EC"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8B74EC" w14:paraId="49506F84" w14:textId="77777777" w:rsidTr="008B74EC">
        <w:trPr>
          <w:trHeight w:val="20"/>
        </w:trPr>
        <w:tc>
          <w:tcPr>
            <w:tcW w:w="738" w:type="pct"/>
            <w:vAlign w:val="center"/>
          </w:tcPr>
          <w:p w14:paraId="6909BFB0" w14:textId="0618C8D2"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13-36 months</w:t>
            </w:r>
          </w:p>
        </w:tc>
        <w:tc>
          <w:tcPr>
            <w:tcW w:w="322" w:type="pct"/>
            <w:vAlign w:val="center"/>
          </w:tcPr>
          <w:p w14:paraId="360BAA44" w14:textId="010083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w:t>
            </w:r>
          </w:p>
        </w:tc>
        <w:tc>
          <w:tcPr>
            <w:tcW w:w="688" w:type="pct"/>
            <w:vAlign w:val="center"/>
          </w:tcPr>
          <w:p w14:paraId="788FB8AF" w14:textId="3E51B9A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0.25 </w:t>
            </w:r>
            <w:del w:id="531" w:author="Bikram Adhikari (bdhikari)" w:date="2025-12-09T17:00:00Z" w16du:dateUtc="2025-12-09T23:00:00Z">
              <w:r w:rsidRPr="008B74EC" w:rsidDel="003D04EE">
                <w:rPr>
                  <w:rFonts w:asciiTheme="majorBidi" w:hAnsiTheme="majorBidi" w:cstheme="majorBidi"/>
                  <w:sz w:val="18"/>
                  <w:szCs w:val="18"/>
                </w:rPr>
                <w:delText>–</w:delText>
              </w:r>
            </w:del>
            <w:ins w:id="53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0.54</w:t>
            </w:r>
          </w:p>
        </w:tc>
        <w:tc>
          <w:tcPr>
            <w:tcW w:w="397" w:type="pct"/>
            <w:vAlign w:val="center"/>
          </w:tcPr>
          <w:p w14:paraId="3CAD0471" w14:textId="7D053DA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5490280F" w14:textId="3E74ED1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3.02</w:t>
            </w:r>
          </w:p>
        </w:tc>
        <w:tc>
          <w:tcPr>
            <w:tcW w:w="679" w:type="pct"/>
            <w:vAlign w:val="center"/>
          </w:tcPr>
          <w:p w14:paraId="395DAC74" w14:textId="604CDFE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1.32 </w:t>
            </w:r>
            <w:del w:id="533" w:author="Bikram Adhikari (bdhikari)" w:date="2025-12-09T17:00:00Z" w16du:dateUtc="2025-12-09T23:00:00Z">
              <w:r w:rsidRPr="008B74EC" w:rsidDel="003D04EE">
                <w:rPr>
                  <w:rFonts w:asciiTheme="majorBidi" w:hAnsiTheme="majorBidi" w:cstheme="majorBidi"/>
                  <w:sz w:val="18"/>
                  <w:szCs w:val="18"/>
                </w:rPr>
                <w:delText>–</w:delText>
              </w:r>
            </w:del>
            <w:ins w:id="53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6.91</w:t>
            </w:r>
          </w:p>
        </w:tc>
        <w:tc>
          <w:tcPr>
            <w:tcW w:w="386" w:type="pct"/>
            <w:vAlign w:val="center"/>
          </w:tcPr>
          <w:p w14:paraId="59ADB249" w14:textId="27F3141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0.009</w:t>
            </w:r>
          </w:p>
        </w:tc>
        <w:tc>
          <w:tcPr>
            <w:tcW w:w="323" w:type="pct"/>
            <w:vAlign w:val="center"/>
          </w:tcPr>
          <w:p w14:paraId="779D73AE" w14:textId="5CCA47E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0.68</w:t>
            </w:r>
          </w:p>
        </w:tc>
        <w:tc>
          <w:tcPr>
            <w:tcW w:w="689" w:type="pct"/>
            <w:vAlign w:val="center"/>
          </w:tcPr>
          <w:p w14:paraId="6E6BE041" w14:textId="0035F09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0.42 </w:t>
            </w:r>
            <w:del w:id="535" w:author="Bikram Adhikari (bdhikari)" w:date="2025-12-09T17:00:00Z" w16du:dateUtc="2025-12-09T23:00:00Z">
              <w:r w:rsidRPr="008B74EC" w:rsidDel="003D04EE">
                <w:rPr>
                  <w:rFonts w:asciiTheme="majorBidi" w:hAnsiTheme="majorBidi" w:cstheme="majorBidi"/>
                  <w:sz w:val="18"/>
                  <w:szCs w:val="18"/>
                </w:rPr>
                <w:delText>–</w:delText>
              </w:r>
            </w:del>
            <w:ins w:id="53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1.11</w:t>
            </w:r>
          </w:p>
        </w:tc>
        <w:tc>
          <w:tcPr>
            <w:tcW w:w="456" w:type="pct"/>
            <w:vAlign w:val="center"/>
          </w:tcPr>
          <w:p w14:paraId="3B871C2B" w14:textId="5F6F4AE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0.123</w:t>
            </w:r>
          </w:p>
        </w:tc>
      </w:tr>
      <w:tr w:rsidR="00301C32" w:rsidRPr="008B74EC" w14:paraId="02DA8CC6" w14:textId="77777777" w:rsidTr="008B74EC">
        <w:trPr>
          <w:trHeight w:val="20"/>
        </w:trPr>
        <w:tc>
          <w:tcPr>
            <w:tcW w:w="738" w:type="pct"/>
            <w:vAlign w:val="center"/>
          </w:tcPr>
          <w:p w14:paraId="7E0CC0CC" w14:textId="7FDCC753" w:rsidR="008A5F0F" w:rsidRPr="008B74EC" w:rsidRDefault="00A301D4"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37-59 months</w:t>
            </w:r>
          </w:p>
        </w:tc>
        <w:tc>
          <w:tcPr>
            <w:tcW w:w="322" w:type="pct"/>
            <w:vAlign w:val="center"/>
          </w:tcPr>
          <w:p w14:paraId="4A4D57EE" w14:textId="4D1C2F7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0.16</w:t>
            </w:r>
          </w:p>
        </w:tc>
        <w:tc>
          <w:tcPr>
            <w:tcW w:w="688" w:type="pct"/>
            <w:vAlign w:val="center"/>
          </w:tcPr>
          <w:p w14:paraId="14332F30" w14:textId="305BA4A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0.11 </w:t>
            </w:r>
            <w:del w:id="537" w:author="Bikram Adhikari (bdhikari)" w:date="2025-12-09T17:00:00Z" w16du:dateUtc="2025-12-09T23:00:00Z">
              <w:r w:rsidRPr="008B74EC" w:rsidDel="003D04EE">
                <w:rPr>
                  <w:rFonts w:asciiTheme="majorBidi" w:hAnsiTheme="majorBidi" w:cstheme="majorBidi"/>
                  <w:sz w:val="18"/>
                  <w:szCs w:val="18"/>
                </w:rPr>
                <w:delText>–</w:delText>
              </w:r>
            </w:del>
            <w:ins w:id="53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0.24</w:t>
            </w:r>
          </w:p>
        </w:tc>
        <w:tc>
          <w:tcPr>
            <w:tcW w:w="397" w:type="pct"/>
            <w:vAlign w:val="center"/>
          </w:tcPr>
          <w:p w14:paraId="0AA6033B" w14:textId="59206EC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c>
          <w:tcPr>
            <w:tcW w:w="322" w:type="pct"/>
            <w:vAlign w:val="center"/>
          </w:tcPr>
          <w:p w14:paraId="1DD6AA27" w14:textId="335633C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3.16</w:t>
            </w:r>
          </w:p>
        </w:tc>
        <w:tc>
          <w:tcPr>
            <w:tcW w:w="679" w:type="pct"/>
            <w:vAlign w:val="center"/>
          </w:tcPr>
          <w:p w14:paraId="4F4A6B17" w14:textId="46C76AD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1.39 </w:t>
            </w:r>
            <w:del w:id="539" w:author="Bikram Adhikari (bdhikari)" w:date="2025-12-09T17:00:00Z" w16du:dateUtc="2025-12-09T23:00:00Z">
              <w:r w:rsidRPr="008B74EC" w:rsidDel="003D04EE">
                <w:rPr>
                  <w:rFonts w:asciiTheme="majorBidi" w:hAnsiTheme="majorBidi" w:cstheme="majorBidi"/>
                  <w:sz w:val="18"/>
                  <w:szCs w:val="18"/>
                </w:rPr>
                <w:delText>–</w:delText>
              </w:r>
            </w:del>
            <w:ins w:id="54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7.20</w:t>
            </w:r>
          </w:p>
        </w:tc>
        <w:tc>
          <w:tcPr>
            <w:tcW w:w="386" w:type="pct"/>
            <w:vAlign w:val="center"/>
          </w:tcPr>
          <w:p w14:paraId="74FB31C9" w14:textId="7B6AAAF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63B1E374" w14:textId="4B9868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0.21</w:t>
            </w:r>
          </w:p>
        </w:tc>
        <w:tc>
          <w:tcPr>
            <w:tcW w:w="689" w:type="pct"/>
            <w:vAlign w:val="center"/>
          </w:tcPr>
          <w:p w14:paraId="3A6FC7A9" w14:textId="6B5989D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0.12 </w:t>
            </w:r>
            <w:del w:id="541" w:author="Bikram Adhikari (bdhikari)" w:date="2025-12-09T17:00:00Z" w16du:dateUtc="2025-12-09T23:00:00Z">
              <w:r w:rsidRPr="008B74EC" w:rsidDel="003D04EE">
                <w:rPr>
                  <w:rFonts w:asciiTheme="majorBidi" w:hAnsiTheme="majorBidi" w:cstheme="majorBidi"/>
                  <w:sz w:val="18"/>
                  <w:szCs w:val="18"/>
                </w:rPr>
                <w:delText>–</w:delText>
              </w:r>
            </w:del>
            <w:ins w:id="54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0.35</w:t>
            </w:r>
          </w:p>
        </w:tc>
        <w:tc>
          <w:tcPr>
            <w:tcW w:w="456" w:type="pct"/>
            <w:vAlign w:val="center"/>
          </w:tcPr>
          <w:p w14:paraId="6D4B7529" w14:textId="06EBDC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&lt;0.001</w:t>
            </w:r>
          </w:p>
        </w:tc>
      </w:tr>
      <w:tr w:rsidR="00301C32" w:rsidRPr="008B74EC" w14:paraId="69832152" w14:textId="77777777" w:rsidTr="008B74EC">
        <w:trPr>
          <w:trHeight w:val="20"/>
        </w:trPr>
        <w:tc>
          <w:tcPr>
            <w:tcW w:w="738" w:type="pct"/>
            <w:vAlign w:val="center"/>
          </w:tcPr>
          <w:p w14:paraId="4201E5EA" w14:textId="7886CEE3"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Wealth Quintile </w:t>
            </w:r>
            <w:r w:rsidRPr="008B74EC">
              <w:rPr>
                <w:rFonts w:asciiTheme="majorBidi" w:eastAsia="Times New Roman" w:hAnsiTheme="majorBidi" w:cstheme="majorBidi"/>
                <w:i/>
                <w:iCs/>
                <w:kern w:val="0"/>
                <w:sz w:val="16"/>
                <w:szCs w:val="16"/>
                <w14:ligatures w14:val="none"/>
              </w:rPr>
              <w:t>(ref: Poorest)</w:t>
            </w:r>
          </w:p>
        </w:tc>
        <w:tc>
          <w:tcPr>
            <w:tcW w:w="322" w:type="pct"/>
            <w:vAlign w:val="center"/>
          </w:tcPr>
          <w:p w14:paraId="5DDE1E51" w14:textId="26D18FFE"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2D3E013D" w14:textId="508DD29F"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EC245A5" w14:textId="6BD6054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3DF6A588" w14:textId="0C96A8F4"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3A391D09" w14:textId="0ADC58DC"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C1BB8D0" w14:textId="42499696"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E8DD58A" w14:textId="1C22C7D8"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7245B7AB" w14:textId="7D596A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77A3FF39" w14:textId="6A5D89EB"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04BD5" w14:textId="2C0CF375" w:rsidTr="008B74EC">
        <w:trPr>
          <w:trHeight w:val="20"/>
        </w:trPr>
        <w:tc>
          <w:tcPr>
            <w:tcW w:w="738" w:type="pct"/>
            <w:vAlign w:val="center"/>
            <w:hideMark/>
          </w:tcPr>
          <w:p w14:paraId="5AE4A6C9" w14:textId="7EE32923"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Poorer</w:t>
            </w:r>
          </w:p>
        </w:tc>
        <w:tc>
          <w:tcPr>
            <w:tcW w:w="322" w:type="pct"/>
            <w:vAlign w:val="center"/>
          </w:tcPr>
          <w:p w14:paraId="10DF5ADE" w14:textId="5DDEEC1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0.94</w:t>
            </w:r>
          </w:p>
        </w:tc>
        <w:tc>
          <w:tcPr>
            <w:tcW w:w="688" w:type="pct"/>
            <w:vAlign w:val="center"/>
          </w:tcPr>
          <w:p w14:paraId="63ADB510" w14:textId="650B27D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0.63 </w:t>
            </w:r>
            <w:del w:id="543" w:author="Bikram Adhikari (bdhikari)" w:date="2025-12-09T17:00:00Z" w16du:dateUtc="2025-12-09T23:00:00Z">
              <w:r w:rsidRPr="008B74EC" w:rsidDel="003D04EE">
                <w:rPr>
                  <w:rFonts w:asciiTheme="majorBidi" w:hAnsiTheme="majorBidi" w:cstheme="majorBidi"/>
                  <w:sz w:val="18"/>
                  <w:szCs w:val="18"/>
                </w:rPr>
                <w:delText>–</w:delText>
              </w:r>
            </w:del>
            <w:ins w:id="54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1.40</w:t>
            </w:r>
          </w:p>
        </w:tc>
        <w:tc>
          <w:tcPr>
            <w:tcW w:w="397" w:type="pct"/>
            <w:vAlign w:val="center"/>
          </w:tcPr>
          <w:p w14:paraId="1A080C6B" w14:textId="1EB2D2B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0.77</w:t>
            </w:r>
          </w:p>
        </w:tc>
        <w:tc>
          <w:tcPr>
            <w:tcW w:w="322" w:type="pct"/>
            <w:vAlign w:val="center"/>
          </w:tcPr>
          <w:p w14:paraId="3DAA7C53" w14:textId="4D4B515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79" w:type="pct"/>
            <w:vAlign w:val="center"/>
          </w:tcPr>
          <w:p w14:paraId="50704FC6" w14:textId="78038E3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0.65 </w:t>
            </w:r>
            <w:del w:id="545" w:author="Bikram Adhikari (bdhikari)" w:date="2025-12-09T17:00:00Z" w16du:dateUtc="2025-12-09T23:00:00Z">
              <w:r w:rsidRPr="008B74EC" w:rsidDel="003D04EE">
                <w:rPr>
                  <w:rFonts w:asciiTheme="majorBidi" w:hAnsiTheme="majorBidi" w:cstheme="majorBidi"/>
                  <w:sz w:val="18"/>
                  <w:szCs w:val="18"/>
                </w:rPr>
                <w:delText>–</w:delText>
              </w:r>
            </w:del>
            <w:ins w:id="54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1.48</w:t>
            </w:r>
          </w:p>
        </w:tc>
        <w:tc>
          <w:tcPr>
            <w:tcW w:w="386" w:type="pct"/>
            <w:vAlign w:val="center"/>
          </w:tcPr>
          <w:p w14:paraId="7FB12DAD" w14:textId="4FFC462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0.928</w:t>
            </w:r>
          </w:p>
        </w:tc>
        <w:tc>
          <w:tcPr>
            <w:tcW w:w="323" w:type="pct"/>
            <w:vAlign w:val="center"/>
          </w:tcPr>
          <w:p w14:paraId="03D60668" w14:textId="1C1D07E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w:t>
            </w:r>
          </w:p>
        </w:tc>
        <w:tc>
          <w:tcPr>
            <w:tcW w:w="689" w:type="pct"/>
            <w:vAlign w:val="center"/>
          </w:tcPr>
          <w:p w14:paraId="07E4AA3F" w14:textId="3B738F2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0.51 </w:t>
            </w:r>
            <w:del w:id="547" w:author="Bikram Adhikari (bdhikari)" w:date="2025-12-09T17:00:00Z" w16du:dateUtc="2025-12-09T23:00:00Z">
              <w:r w:rsidRPr="008B74EC" w:rsidDel="003D04EE">
                <w:rPr>
                  <w:rFonts w:asciiTheme="majorBidi" w:hAnsiTheme="majorBidi" w:cstheme="majorBidi"/>
                  <w:sz w:val="18"/>
                  <w:szCs w:val="18"/>
                </w:rPr>
                <w:delText>–</w:delText>
              </w:r>
            </w:del>
            <w:ins w:id="54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1.25</w:t>
            </w:r>
          </w:p>
        </w:tc>
        <w:tc>
          <w:tcPr>
            <w:tcW w:w="456" w:type="pct"/>
            <w:vAlign w:val="center"/>
          </w:tcPr>
          <w:p w14:paraId="6A63E516" w14:textId="37F7055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0.325</w:t>
            </w:r>
          </w:p>
        </w:tc>
      </w:tr>
      <w:tr w:rsidR="008A5F0F" w:rsidRPr="008B74EC" w14:paraId="71A803B5" w14:textId="6F047E6C" w:rsidTr="008B74EC">
        <w:trPr>
          <w:trHeight w:val="20"/>
        </w:trPr>
        <w:tc>
          <w:tcPr>
            <w:tcW w:w="738" w:type="pct"/>
            <w:vAlign w:val="center"/>
            <w:hideMark/>
          </w:tcPr>
          <w:p w14:paraId="7C49E6B1" w14:textId="75FF2865"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Middle</w:t>
            </w:r>
          </w:p>
        </w:tc>
        <w:tc>
          <w:tcPr>
            <w:tcW w:w="322" w:type="pct"/>
            <w:vAlign w:val="center"/>
          </w:tcPr>
          <w:p w14:paraId="3A241CF8" w14:textId="1A95F24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0.98</w:t>
            </w:r>
          </w:p>
        </w:tc>
        <w:tc>
          <w:tcPr>
            <w:tcW w:w="688" w:type="pct"/>
            <w:vAlign w:val="center"/>
          </w:tcPr>
          <w:p w14:paraId="16783BED" w14:textId="5B487801"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0.64 </w:t>
            </w:r>
            <w:del w:id="549" w:author="Bikram Adhikari (bdhikari)" w:date="2025-12-09T17:00:00Z" w16du:dateUtc="2025-12-09T23:00:00Z">
              <w:r w:rsidRPr="008B74EC" w:rsidDel="003D04EE">
                <w:rPr>
                  <w:rFonts w:asciiTheme="majorBidi" w:hAnsiTheme="majorBidi" w:cstheme="majorBidi"/>
                  <w:sz w:val="18"/>
                  <w:szCs w:val="18"/>
                </w:rPr>
                <w:delText>–</w:delText>
              </w:r>
            </w:del>
            <w:ins w:id="55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1.49</w:t>
            </w:r>
          </w:p>
        </w:tc>
        <w:tc>
          <w:tcPr>
            <w:tcW w:w="397" w:type="pct"/>
            <w:vAlign w:val="center"/>
          </w:tcPr>
          <w:p w14:paraId="1D9FA0CE" w14:textId="74C639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0.917</w:t>
            </w:r>
          </w:p>
        </w:tc>
        <w:tc>
          <w:tcPr>
            <w:tcW w:w="322" w:type="pct"/>
            <w:vAlign w:val="center"/>
          </w:tcPr>
          <w:p w14:paraId="288B3BB4" w14:textId="738763A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0.83</w:t>
            </w:r>
          </w:p>
        </w:tc>
        <w:tc>
          <w:tcPr>
            <w:tcW w:w="679" w:type="pct"/>
            <w:vAlign w:val="center"/>
          </w:tcPr>
          <w:p w14:paraId="007E21A4" w14:textId="0630A33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0.53 </w:t>
            </w:r>
            <w:del w:id="551" w:author="Bikram Adhikari (bdhikari)" w:date="2025-12-09T17:00:00Z" w16du:dateUtc="2025-12-09T23:00:00Z">
              <w:r w:rsidRPr="008B74EC" w:rsidDel="003D04EE">
                <w:rPr>
                  <w:rFonts w:asciiTheme="majorBidi" w:hAnsiTheme="majorBidi" w:cstheme="majorBidi"/>
                  <w:sz w:val="18"/>
                  <w:szCs w:val="18"/>
                </w:rPr>
                <w:delText>–</w:delText>
              </w:r>
            </w:del>
            <w:ins w:id="55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1.30</w:t>
            </w:r>
          </w:p>
        </w:tc>
        <w:tc>
          <w:tcPr>
            <w:tcW w:w="386" w:type="pct"/>
            <w:vAlign w:val="center"/>
          </w:tcPr>
          <w:p w14:paraId="01DD3B5E" w14:textId="0AACC2E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0.412</w:t>
            </w:r>
          </w:p>
        </w:tc>
        <w:tc>
          <w:tcPr>
            <w:tcW w:w="323" w:type="pct"/>
            <w:vAlign w:val="center"/>
          </w:tcPr>
          <w:p w14:paraId="65DC9F18" w14:textId="20BEAFD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0.61</w:t>
            </w:r>
          </w:p>
        </w:tc>
        <w:tc>
          <w:tcPr>
            <w:tcW w:w="689" w:type="pct"/>
            <w:vAlign w:val="center"/>
          </w:tcPr>
          <w:p w14:paraId="1A72F3A4" w14:textId="12F2618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0.37 </w:t>
            </w:r>
            <w:del w:id="553" w:author="Bikram Adhikari (bdhikari)" w:date="2025-12-09T17:00:00Z" w16du:dateUtc="2025-12-09T23:00:00Z">
              <w:r w:rsidRPr="008B74EC" w:rsidDel="003D04EE">
                <w:rPr>
                  <w:rFonts w:asciiTheme="majorBidi" w:hAnsiTheme="majorBidi" w:cstheme="majorBidi"/>
                  <w:sz w:val="18"/>
                  <w:szCs w:val="18"/>
                </w:rPr>
                <w:delText>–</w:delText>
              </w:r>
            </w:del>
            <w:ins w:id="55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1.01</w:t>
            </w:r>
          </w:p>
        </w:tc>
        <w:tc>
          <w:tcPr>
            <w:tcW w:w="456" w:type="pct"/>
            <w:vAlign w:val="center"/>
          </w:tcPr>
          <w:p w14:paraId="46F99E8A" w14:textId="40E2133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0.054</w:t>
            </w:r>
          </w:p>
        </w:tc>
      </w:tr>
      <w:tr w:rsidR="008A5F0F" w:rsidRPr="008B74EC" w14:paraId="09561B98" w14:textId="4534DF2D" w:rsidTr="008B74EC">
        <w:trPr>
          <w:trHeight w:val="20"/>
        </w:trPr>
        <w:tc>
          <w:tcPr>
            <w:tcW w:w="738" w:type="pct"/>
            <w:vAlign w:val="center"/>
            <w:hideMark/>
          </w:tcPr>
          <w:p w14:paraId="55A334DB" w14:textId="30E2F2B1"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Richer</w:t>
            </w:r>
          </w:p>
        </w:tc>
        <w:tc>
          <w:tcPr>
            <w:tcW w:w="322" w:type="pct"/>
            <w:vAlign w:val="center"/>
          </w:tcPr>
          <w:p w14:paraId="712FAA5E" w14:textId="3C084B3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A7DF2B" w14:textId="77953FA0"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w:t>
            </w:r>
            <w:del w:id="555" w:author="Bikram Adhikari (bdhikari)" w:date="2025-12-09T17:00:00Z" w16du:dateUtc="2025-12-09T23:00:00Z">
              <w:r w:rsidRPr="008B74EC" w:rsidDel="003D04EE">
                <w:rPr>
                  <w:rFonts w:asciiTheme="majorBidi" w:hAnsiTheme="majorBidi" w:cstheme="majorBidi"/>
                  <w:sz w:val="18"/>
                  <w:szCs w:val="18"/>
                </w:rPr>
                <w:delText>–</w:delText>
              </w:r>
            </w:del>
            <w:ins w:id="55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1.61</w:t>
            </w:r>
          </w:p>
        </w:tc>
        <w:tc>
          <w:tcPr>
            <w:tcW w:w="397" w:type="pct"/>
            <w:vAlign w:val="center"/>
          </w:tcPr>
          <w:p w14:paraId="5F295ABF" w14:textId="367BF28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0.869</w:t>
            </w:r>
          </w:p>
        </w:tc>
        <w:tc>
          <w:tcPr>
            <w:tcW w:w="322" w:type="pct"/>
            <w:vAlign w:val="center"/>
          </w:tcPr>
          <w:p w14:paraId="1FFEEF49" w14:textId="4C13A9F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0.48</w:t>
            </w:r>
          </w:p>
        </w:tc>
        <w:tc>
          <w:tcPr>
            <w:tcW w:w="679" w:type="pct"/>
            <w:vAlign w:val="center"/>
          </w:tcPr>
          <w:p w14:paraId="122E7799" w14:textId="33B6E26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0.28 </w:t>
            </w:r>
            <w:del w:id="557" w:author="Bikram Adhikari (bdhikari)" w:date="2025-12-09T17:00:00Z" w16du:dateUtc="2025-12-09T23:00:00Z">
              <w:r w:rsidRPr="008B74EC" w:rsidDel="003D04EE">
                <w:rPr>
                  <w:rFonts w:asciiTheme="majorBidi" w:hAnsiTheme="majorBidi" w:cstheme="majorBidi"/>
                  <w:sz w:val="18"/>
                  <w:szCs w:val="18"/>
                </w:rPr>
                <w:delText>–</w:delText>
              </w:r>
            </w:del>
            <w:ins w:id="55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0.81</w:t>
            </w:r>
          </w:p>
        </w:tc>
        <w:tc>
          <w:tcPr>
            <w:tcW w:w="386" w:type="pct"/>
            <w:vAlign w:val="center"/>
          </w:tcPr>
          <w:p w14:paraId="1BAEE547" w14:textId="6F9B262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0.006</w:t>
            </w:r>
          </w:p>
        </w:tc>
        <w:tc>
          <w:tcPr>
            <w:tcW w:w="323" w:type="pct"/>
            <w:vAlign w:val="center"/>
          </w:tcPr>
          <w:p w14:paraId="166B4D42" w14:textId="2E12C73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0.58</w:t>
            </w:r>
          </w:p>
        </w:tc>
        <w:tc>
          <w:tcPr>
            <w:tcW w:w="689" w:type="pct"/>
            <w:vAlign w:val="center"/>
          </w:tcPr>
          <w:p w14:paraId="1862A947" w14:textId="0A19287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0.34 </w:t>
            </w:r>
            <w:del w:id="559" w:author="Bikram Adhikari (bdhikari)" w:date="2025-12-09T17:00:00Z" w16du:dateUtc="2025-12-09T23:00:00Z">
              <w:r w:rsidRPr="008B74EC" w:rsidDel="003D04EE">
                <w:rPr>
                  <w:rFonts w:asciiTheme="majorBidi" w:hAnsiTheme="majorBidi" w:cstheme="majorBidi"/>
                  <w:sz w:val="18"/>
                  <w:szCs w:val="18"/>
                </w:rPr>
                <w:delText>–</w:delText>
              </w:r>
            </w:del>
            <w:ins w:id="56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0.99</w:t>
            </w:r>
          </w:p>
        </w:tc>
        <w:tc>
          <w:tcPr>
            <w:tcW w:w="456" w:type="pct"/>
            <w:vAlign w:val="center"/>
          </w:tcPr>
          <w:p w14:paraId="1C04B9CC" w14:textId="71F252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0.048</w:t>
            </w:r>
          </w:p>
        </w:tc>
      </w:tr>
      <w:tr w:rsidR="008A5F0F" w:rsidRPr="008B74EC" w14:paraId="4DC4C359" w14:textId="305602EE" w:rsidTr="008B74EC">
        <w:trPr>
          <w:trHeight w:val="20"/>
        </w:trPr>
        <w:tc>
          <w:tcPr>
            <w:tcW w:w="738" w:type="pct"/>
            <w:vAlign w:val="center"/>
            <w:hideMark/>
          </w:tcPr>
          <w:p w14:paraId="476D5529" w14:textId="785746F0"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Richest</w:t>
            </w:r>
          </w:p>
        </w:tc>
        <w:tc>
          <w:tcPr>
            <w:tcW w:w="322" w:type="pct"/>
            <w:vAlign w:val="center"/>
          </w:tcPr>
          <w:p w14:paraId="4868CF8D" w14:textId="47496E8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0.49</w:t>
            </w:r>
          </w:p>
        </w:tc>
        <w:tc>
          <w:tcPr>
            <w:tcW w:w="688" w:type="pct"/>
            <w:vAlign w:val="center"/>
          </w:tcPr>
          <w:p w14:paraId="77EF1CE6" w14:textId="0232584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0.30 </w:t>
            </w:r>
            <w:del w:id="561" w:author="Bikram Adhikari (bdhikari)" w:date="2025-12-09T17:00:00Z" w16du:dateUtc="2025-12-09T23:00:00Z">
              <w:r w:rsidRPr="008B74EC" w:rsidDel="003D04EE">
                <w:rPr>
                  <w:rFonts w:asciiTheme="majorBidi" w:hAnsiTheme="majorBidi" w:cstheme="majorBidi"/>
                  <w:sz w:val="18"/>
                  <w:szCs w:val="18"/>
                </w:rPr>
                <w:delText>–</w:delText>
              </w:r>
            </w:del>
            <w:ins w:id="56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0.79</w:t>
            </w:r>
          </w:p>
        </w:tc>
        <w:tc>
          <w:tcPr>
            <w:tcW w:w="397" w:type="pct"/>
            <w:vAlign w:val="center"/>
          </w:tcPr>
          <w:p w14:paraId="2B34AB1A" w14:textId="457E448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0.004</w:t>
            </w:r>
          </w:p>
        </w:tc>
        <w:tc>
          <w:tcPr>
            <w:tcW w:w="322" w:type="pct"/>
            <w:vAlign w:val="center"/>
          </w:tcPr>
          <w:p w14:paraId="35477A55" w14:textId="1818FC8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0.38</w:t>
            </w:r>
          </w:p>
        </w:tc>
        <w:tc>
          <w:tcPr>
            <w:tcW w:w="679" w:type="pct"/>
            <w:vAlign w:val="center"/>
          </w:tcPr>
          <w:p w14:paraId="122CD863" w14:textId="6070E5E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0.21 </w:t>
            </w:r>
            <w:del w:id="563" w:author="Bikram Adhikari (bdhikari)" w:date="2025-12-09T17:00:00Z" w16du:dateUtc="2025-12-09T23:00:00Z">
              <w:r w:rsidRPr="008B74EC" w:rsidDel="003D04EE">
                <w:rPr>
                  <w:rFonts w:asciiTheme="majorBidi" w:hAnsiTheme="majorBidi" w:cstheme="majorBidi"/>
                  <w:sz w:val="18"/>
                  <w:szCs w:val="18"/>
                </w:rPr>
                <w:delText>–</w:delText>
              </w:r>
            </w:del>
            <w:ins w:id="56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0.67</w:t>
            </w:r>
          </w:p>
        </w:tc>
        <w:tc>
          <w:tcPr>
            <w:tcW w:w="386" w:type="pct"/>
            <w:vAlign w:val="center"/>
          </w:tcPr>
          <w:p w14:paraId="5D7608B5" w14:textId="6A908E4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0.001</w:t>
            </w:r>
          </w:p>
        </w:tc>
        <w:tc>
          <w:tcPr>
            <w:tcW w:w="323" w:type="pct"/>
            <w:vAlign w:val="center"/>
          </w:tcPr>
          <w:p w14:paraId="688F159B" w14:textId="46B0042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w:t>
            </w:r>
          </w:p>
        </w:tc>
        <w:tc>
          <w:tcPr>
            <w:tcW w:w="689" w:type="pct"/>
            <w:vAlign w:val="center"/>
          </w:tcPr>
          <w:p w14:paraId="6EBB2CD7" w14:textId="6631519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0.26 </w:t>
            </w:r>
            <w:del w:id="565" w:author="Bikram Adhikari (bdhikari)" w:date="2025-12-09T17:00:00Z" w16du:dateUtc="2025-12-09T23:00:00Z">
              <w:r w:rsidRPr="008B74EC" w:rsidDel="003D04EE">
                <w:rPr>
                  <w:rFonts w:asciiTheme="majorBidi" w:hAnsiTheme="majorBidi" w:cstheme="majorBidi"/>
                  <w:sz w:val="18"/>
                  <w:szCs w:val="18"/>
                </w:rPr>
                <w:delText>–</w:delText>
              </w:r>
            </w:del>
            <w:ins w:id="56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0.86</w:t>
            </w:r>
          </w:p>
        </w:tc>
        <w:tc>
          <w:tcPr>
            <w:tcW w:w="456" w:type="pct"/>
            <w:vAlign w:val="center"/>
          </w:tcPr>
          <w:p w14:paraId="1DB41FC8" w14:textId="58360A6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0.015</w:t>
            </w:r>
          </w:p>
        </w:tc>
      </w:tr>
      <w:tr w:rsidR="00301C32" w:rsidRPr="008B74EC" w14:paraId="223AA604" w14:textId="77777777" w:rsidTr="008B74EC">
        <w:trPr>
          <w:trHeight w:val="20"/>
        </w:trPr>
        <w:tc>
          <w:tcPr>
            <w:tcW w:w="738" w:type="pct"/>
            <w:vAlign w:val="center"/>
          </w:tcPr>
          <w:p w14:paraId="410EF502" w14:textId="33680E89" w:rsidR="008A5F0F" w:rsidRPr="008B74EC" w:rsidRDefault="008A5F0F"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Mother’s education </w:t>
            </w:r>
            <w:r w:rsidRPr="008B74EC">
              <w:rPr>
                <w:rFonts w:asciiTheme="majorBidi" w:eastAsia="Times New Roman" w:hAnsiTheme="majorBidi" w:cstheme="majorBidi"/>
                <w:i/>
                <w:iCs/>
                <w:kern w:val="0"/>
                <w:sz w:val="16"/>
                <w:szCs w:val="16"/>
                <w14:ligatures w14:val="none"/>
              </w:rPr>
              <w:t>(ref: no education)</w:t>
            </w:r>
          </w:p>
        </w:tc>
        <w:tc>
          <w:tcPr>
            <w:tcW w:w="322" w:type="pct"/>
            <w:vAlign w:val="center"/>
          </w:tcPr>
          <w:p w14:paraId="75DA1714" w14:textId="2180E2F3"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4AB453CD" w14:textId="688F514D"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02FFAAEE" w14:textId="5D2EECA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254D1C91" w14:textId="6C3ADD1F"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1A4DB1AF" w14:textId="2941EF84"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1A64A3C" w14:textId="618E5B2A"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537ABA76" w14:textId="2D4C4DA6"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26501277" w14:textId="634BA8A7"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E131A6" w14:textId="6891F637" w:rsidR="008A5F0F" w:rsidRPr="008B74EC" w:rsidRDefault="008A5F0F" w:rsidP="008A5F0F">
            <w:pPr>
              <w:spacing w:after="0" w:line="240" w:lineRule="auto"/>
              <w:jc w:val="center"/>
              <w:rPr>
                <w:rFonts w:asciiTheme="majorBidi" w:hAnsiTheme="majorBidi" w:cstheme="majorBidi"/>
                <w:sz w:val="18"/>
                <w:szCs w:val="18"/>
              </w:rPr>
            </w:pPr>
          </w:p>
        </w:tc>
      </w:tr>
      <w:tr w:rsidR="008A5F0F" w:rsidRPr="008B74EC" w14:paraId="0F63168C" w14:textId="6604994A" w:rsidTr="008B74EC">
        <w:trPr>
          <w:trHeight w:val="20"/>
        </w:trPr>
        <w:tc>
          <w:tcPr>
            <w:tcW w:w="738" w:type="pct"/>
            <w:vAlign w:val="center"/>
            <w:hideMark/>
          </w:tcPr>
          <w:p w14:paraId="10871C27" w14:textId="2EB0CF1B"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Basic</w:t>
            </w:r>
          </w:p>
        </w:tc>
        <w:tc>
          <w:tcPr>
            <w:tcW w:w="322" w:type="pct"/>
            <w:vAlign w:val="center"/>
          </w:tcPr>
          <w:p w14:paraId="2A4FD072" w14:textId="2C3B0BA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88" w:type="pct"/>
            <w:vAlign w:val="center"/>
          </w:tcPr>
          <w:p w14:paraId="52FC7BCE" w14:textId="0D133FC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0.60 </w:t>
            </w:r>
            <w:del w:id="567" w:author="Bikram Adhikari (bdhikari)" w:date="2025-12-09T17:00:00Z" w16du:dateUtc="2025-12-09T23:00:00Z">
              <w:r w:rsidRPr="008B74EC" w:rsidDel="003D04EE">
                <w:rPr>
                  <w:rFonts w:asciiTheme="majorBidi" w:hAnsiTheme="majorBidi" w:cstheme="majorBidi"/>
                  <w:sz w:val="18"/>
                  <w:szCs w:val="18"/>
                </w:rPr>
                <w:delText>–</w:delText>
              </w:r>
            </w:del>
            <w:ins w:id="56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1.27</w:t>
            </w:r>
          </w:p>
        </w:tc>
        <w:tc>
          <w:tcPr>
            <w:tcW w:w="397" w:type="pct"/>
            <w:vAlign w:val="center"/>
          </w:tcPr>
          <w:p w14:paraId="3B26783C" w14:textId="6AD0C89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0.473</w:t>
            </w:r>
          </w:p>
        </w:tc>
        <w:tc>
          <w:tcPr>
            <w:tcW w:w="322" w:type="pct"/>
            <w:vAlign w:val="center"/>
          </w:tcPr>
          <w:p w14:paraId="69D18DBE" w14:textId="66ABFFC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737A08B" w14:textId="3682AB2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w:t>
            </w:r>
            <w:del w:id="569" w:author="Bikram Adhikari (bdhikari)" w:date="2025-12-09T17:00:00Z" w16du:dateUtc="2025-12-09T23:00:00Z">
              <w:r w:rsidRPr="008B74EC" w:rsidDel="003D04EE">
                <w:rPr>
                  <w:rFonts w:asciiTheme="majorBidi" w:hAnsiTheme="majorBidi" w:cstheme="majorBidi"/>
                  <w:sz w:val="18"/>
                  <w:szCs w:val="18"/>
                </w:rPr>
                <w:delText>–</w:delText>
              </w:r>
            </w:del>
            <w:ins w:id="57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1.49</w:t>
            </w:r>
          </w:p>
        </w:tc>
        <w:tc>
          <w:tcPr>
            <w:tcW w:w="386" w:type="pct"/>
            <w:vAlign w:val="center"/>
          </w:tcPr>
          <w:p w14:paraId="1C16CB44" w14:textId="06968646"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38FB37DA" w14:textId="57A9D8C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w:t>
            </w:r>
          </w:p>
        </w:tc>
        <w:tc>
          <w:tcPr>
            <w:tcW w:w="689" w:type="pct"/>
            <w:vAlign w:val="center"/>
          </w:tcPr>
          <w:p w14:paraId="5979A14B" w14:textId="4DECECA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0.46 </w:t>
            </w:r>
            <w:del w:id="571" w:author="Bikram Adhikari (bdhikari)" w:date="2025-12-09T17:00:00Z" w16du:dateUtc="2025-12-09T23:00:00Z">
              <w:r w:rsidRPr="008B74EC" w:rsidDel="003D04EE">
                <w:rPr>
                  <w:rFonts w:asciiTheme="majorBidi" w:hAnsiTheme="majorBidi" w:cstheme="majorBidi"/>
                  <w:sz w:val="18"/>
                  <w:szCs w:val="18"/>
                </w:rPr>
                <w:delText>–</w:delText>
              </w:r>
            </w:del>
            <w:ins w:id="57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1.06</w:t>
            </w:r>
          </w:p>
        </w:tc>
        <w:tc>
          <w:tcPr>
            <w:tcW w:w="456" w:type="pct"/>
            <w:vAlign w:val="center"/>
          </w:tcPr>
          <w:p w14:paraId="2A2DAC4A" w14:textId="7C2DA5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0.094</w:t>
            </w:r>
          </w:p>
        </w:tc>
      </w:tr>
      <w:tr w:rsidR="008A5F0F" w:rsidRPr="008B74EC" w14:paraId="0F03518C" w14:textId="60CECAD8" w:rsidTr="008B74EC">
        <w:trPr>
          <w:trHeight w:val="20"/>
        </w:trPr>
        <w:tc>
          <w:tcPr>
            <w:tcW w:w="738" w:type="pct"/>
            <w:vAlign w:val="center"/>
            <w:hideMark/>
          </w:tcPr>
          <w:p w14:paraId="6764A6CA" w14:textId="052C2976"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Secondary and higher</w:t>
            </w:r>
          </w:p>
        </w:tc>
        <w:tc>
          <w:tcPr>
            <w:tcW w:w="322" w:type="pct"/>
            <w:vAlign w:val="center"/>
          </w:tcPr>
          <w:p w14:paraId="1B5F7A7D" w14:textId="7E40437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1.02</w:t>
            </w:r>
          </w:p>
        </w:tc>
        <w:tc>
          <w:tcPr>
            <w:tcW w:w="688" w:type="pct"/>
            <w:vAlign w:val="center"/>
          </w:tcPr>
          <w:p w14:paraId="38EABE7D" w14:textId="153FBBA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0.67 </w:t>
            </w:r>
            <w:del w:id="573" w:author="Bikram Adhikari (bdhikari)" w:date="2025-12-09T17:00:00Z" w16du:dateUtc="2025-12-09T23:00:00Z">
              <w:r w:rsidRPr="008B74EC" w:rsidDel="003D04EE">
                <w:rPr>
                  <w:rFonts w:asciiTheme="majorBidi" w:hAnsiTheme="majorBidi" w:cstheme="majorBidi"/>
                  <w:sz w:val="18"/>
                  <w:szCs w:val="18"/>
                </w:rPr>
                <w:delText>–</w:delText>
              </w:r>
            </w:del>
            <w:ins w:id="57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1.56</w:t>
            </w:r>
          </w:p>
        </w:tc>
        <w:tc>
          <w:tcPr>
            <w:tcW w:w="397" w:type="pct"/>
            <w:vAlign w:val="center"/>
          </w:tcPr>
          <w:p w14:paraId="209A9A47" w14:textId="3440EDD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0.923</w:t>
            </w:r>
          </w:p>
        </w:tc>
        <w:tc>
          <w:tcPr>
            <w:tcW w:w="322" w:type="pct"/>
            <w:vAlign w:val="center"/>
          </w:tcPr>
          <w:p w14:paraId="31F4DEC8" w14:textId="39F1DA0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0.87</w:t>
            </w:r>
          </w:p>
        </w:tc>
        <w:tc>
          <w:tcPr>
            <w:tcW w:w="679" w:type="pct"/>
            <w:vAlign w:val="center"/>
          </w:tcPr>
          <w:p w14:paraId="1A136B76" w14:textId="490FC319"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0.54 </w:t>
            </w:r>
            <w:del w:id="575" w:author="Bikram Adhikari (bdhikari)" w:date="2025-12-09T17:00:00Z" w16du:dateUtc="2025-12-09T23:00:00Z">
              <w:r w:rsidRPr="008B74EC" w:rsidDel="003D04EE">
                <w:rPr>
                  <w:rFonts w:asciiTheme="majorBidi" w:hAnsiTheme="majorBidi" w:cstheme="majorBidi"/>
                  <w:sz w:val="18"/>
                  <w:szCs w:val="18"/>
                </w:rPr>
                <w:delText>–</w:delText>
              </w:r>
            </w:del>
            <w:ins w:id="57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1.38</w:t>
            </w:r>
          </w:p>
        </w:tc>
        <w:tc>
          <w:tcPr>
            <w:tcW w:w="386" w:type="pct"/>
            <w:vAlign w:val="center"/>
          </w:tcPr>
          <w:p w14:paraId="760E484F" w14:textId="33E09AD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0.543</w:t>
            </w:r>
          </w:p>
        </w:tc>
        <w:tc>
          <w:tcPr>
            <w:tcW w:w="323" w:type="pct"/>
            <w:vAlign w:val="center"/>
          </w:tcPr>
          <w:p w14:paraId="53E75260" w14:textId="4AA23E0B"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w:t>
            </w:r>
          </w:p>
        </w:tc>
        <w:tc>
          <w:tcPr>
            <w:tcW w:w="689" w:type="pct"/>
            <w:vAlign w:val="center"/>
          </w:tcPr>
          <w:p w14:paraId="7848A026" w14:textId="7CBC7B7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0.32 </w:t>
            </w:r>
            <w:del w:id="577" w:author="Bikram Adhikari (bdhikari)" w:date="2025-12-09T17:00:00Z" w16du:dateUtc="2025-12-09T23:00:00Z">
              <w:r w:rsidRPr="008B74EC" w:rsidDel="003D04EE">
                <w:rPr>
                  <w:rFonts w:asciiTheme="majorBidi" w:hAnsiTheme="majorBidi" w:cstheme="majorBidi"/>
                  <w:sz w:val="18"/>
                  <w:szCs w:val="18"/>
                </w:rPr>
                <w:delText>–</w:delText>
              </w:r>
            </w:del>
            <w:ins w:id="57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0.86</w:t>
            </w:r>
          </w:p>
        </w:tc>
        <w:tc>
          <w:tcPr>
            <w:tcW w:w="456" w:type="pct"/>
            <w:vAlign w:val="center"/>
          </w:tcPr>
          <w:p w14:paraId="1534D049" w14:textId="0765901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0.010</w:t>
            </w:r>
          </w:p>
        </w:tc>
      </w:tr>
      <w:tr w:rsidR="00301C32" w:rsidRPr="008B74EC" w14:paraId="22E8F351" w14:textId="4C385484" w:rsidTr="008B74EC">
        <w:trPr>
          <w:trHeight w:val="20"/>
        </w:trPr>
        <w:tc>
          <w:tcPr>
            <w:tcW w:w="738" w:type="pct"/>
            <w:vAlign w:val="center"/>
            <w:hideMark/>
          </w:tcPr>
          <w:p w14:paraId="6F60C0BE" w14:textId="3C671558" w:rsidR="008A5F0F" w:rsidRPr="008B74EC" w:rsidRDefault="008A5F0F"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Participation in HH decision</w:t>
            </w:r>
            <w:ins w:id="579" w:author="Bikram Adhikari (bdhikari)" w:date="2025-12-10T20:15:00Z" w16du:dateUtc="2025-12-11T02:15:00Z">
              <w:r w:rsidR="00DB0833">
                <w:rPr>
                  <w:rFonts w:asciiTheme="majorBidi" w:eastAsia="Times New Roman" w:hAnsiTheme="majorBidi" w:cstheme="majorBidi"/>
                  <w:kern w:val="0"/>
                  <w:sz w:val="16"/>
                  <w:szCs w:val="16"/>
                  <w14:ligatures w14:val="none"/>
                </w:rPr>
                <w:t xml:space="preserve">-making </w:t>
              </w:r>
            </w:ins>
            <w:del w:id="580" w:author="Bikram Adhikari (bdhikari)" w:date="2025-12-10T20:15:00Z" w16du:dateUtc="2025-12-11T02:15:00Z">
              <w:r w:rsidRPr="008B74EC" w:rsidDel="00DB0833">
                <w:rPr>
                  <w:rFonts w:asciiTheme="majorBidi" w:eastAsia="Times New Roman" w:hAnsiTheme="majorBidi" w:cstheme="majorBidi"/>
                  <w:kern w:val="0"/>
                  <w:sz w:val="16"/>
                  <w:szCs w:val="16"/>
                  <w14:ligatures w14:val="none"/>
                </w:rPr>
                <w:delText xml:space="preserve"> </w:delText>
              </w:r>
            </w:del>
            <w:r w:rsidRPr="008B74EC">
              <w:rPr>
                <w:rFonts w:asciiTheme="majorBidi" w:eastAsia="Times New Roman" w:hAnsiTheme="majorBidi" w:cstheme="majorBidi"/>
                <w:i/>
                <w:iCs/>
                <w:kern w:val="0"/>
                <w:sz w:val="16"/>
                <w:szCs w:val="16"/>
                <w14:ligatures w14:val="none"/>
              </w:rPr>
              <w:t>(ref: nonparticipation)</w:t>
            </w:r>
          </w:p>
        </w:tc>
        <w:tc>
          <w:tcPr>
            <w:tcW w:w="322" w:type="pct"/>
            <w:vAlign w:val="center"/>
          </w:tcPr>
          <w:p w14:paraId="6DCF3301" w14:textId="5E55EBD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0.69</w:t>
            </w:r>
          </w:p>
        </w:tc>
        <w:tc>
          <w:tcPr>
            <w:tcW w:w="688" w:type="pct"/>
            <w:vAlign w:val="center"/>
          </w:tcPr>
          <w:p w14:paraId="40E4A27A" w14:textId="65D92E7D"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0.51 </w:t>
            </w:r>
            <w:del w:id="581" w:author="Bikram Adhikari (bdhikari)" w:date="2025-12-09T17:00:00Z" w16du:dateUtc="2025-12-09T23:00:00Z">
              <w:r w:rsidRPr="008B74EC" w:rsidDel="003D04EE">
                <w:rPr>
                  <w:rFonts w:asciiTheme="majorBidi" w:hAnsiTheme="majorBidi" w:cstheme="majorBidi"/>
                  <w:sz w:val="18"/>
                  <w:szCs w:val="18"/>
                </w:rPr>
                <w:delText>–</w:delText>
              </w:r>
            </w:del>
            <w:ins w:id="58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0.93</w:t>
            </w:r>
          </w:p>
        </w:tc>
        <w:tc>
          <w:tcPr>
            <w:tcW w:w="397" w:type="pct"/>
            <w:vAlign w:val="center"/>
          </w:tcPr>
          <w:p w14:paraId="1E39F891" w14:textId="6B2F3AC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0.016</w:t>
            </w:r>
          </w:p>
        </w:tc>
        <w:tc>
          <w:tcPr>
            <w:tcW w:w="322" w:type="pct"/>
            <w:vAlign w:val="center"/>
          </w:tcPr>
          <w:p w14:paraId="232D1E48" w14:textId="0DEE18D8"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0.73</w:t>
            </w:r>
          </w:p>
        </w:tc>
        <w:tc>
          <w:tcPr>
            <w:tcW w:w="679" w:type="pct"/>
            <w:vAlign w:val="center"/>
          </w:tcPr>
          <w:p w14:paraId="14EF8414" w14:textId="57D95C5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0.52 </w:t>
            </w:r>
            <w:del w:id="583" w:author="Bikram Adhikari (bdhikari)" w:date="2025-12-09T17:00:00Z" w16du:dateUtc="2025-12-09T23:00:00Z">
              <w:r w:rsidRPr="008B74EC" w:rsidDel="003D04EE">
                <w:rPr>
                  <w:rFonts w:asciiTheme="majorBidi" w:hAnsiTheme="majorBidi" w:cstheme="majorBidi"/>
                  <w:sz w:val="18"/>
                  <w:szCs w:val="18"/>
                </w:rPr>
                <w:delText>–</w:delText>
              </w:r>
            </w:del>
            <w:ins w:id="58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1.02</w:t>
            </w:r>
          </w:p>
        </w:tc>
        <w:tc>
          <w:tcPr>
            <w:tcW w:w="386" w:type="pct"/>
            <w:vAlign w:val="center"/>
          </w:tcPr>
          <w:p w14:paraId="43AAB787" w14:textId="7949BDA7"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0.064</w:t>
            </w:r>
          </w:p>
        </w:tc>
        <w:tc>
          <w:tcPr>
            <w:tcW w:w="323" w:type="pct"/>
            <w:vAlign w:val="center"/>
          </w:tcPr>
          <w:p w14:paraId="4C05213D" w14:textId="1CFDB69E"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0.66</w:t>
            </w:r>
          </w:p>
        </w:tc>
        <w:tc>
          <w:tcPr>
            <w:tcW w:w="689" w:type="pct"/>
            <w:vAlign w:val="center"/>
          </w:tcPr>
          <w:p w14:paraId="280F2558" w14:textId="48B80A6F"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0.47 </w:t>
            </w:r>
            <w:del w:id="585" w:author="Bikram Adhikari (bdhikari)" w:date="2025-12-09T17:00:00Z" w16du:dateUtc="2025-12-09T23:00:00Z">
              <w:r w:rsidRPr="008B74EC" w:rsidDel="003D04EE">
                <w:rPr>
                  <w:rFonts w:asciiTheme="majorBidi" w:hAnsiTheme="majorBidi" w:cstheme="majorBidi"/>
                  <w:sz w:val="18"/>
                  <w:szCs w:val="18"/>
                </w:rPr>
                <w:delText>–</w:delText>
              </w:r>
            </w:del>
            <w:ins w:id="58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0.94</w:t>
            </w:r>
          </w:p>
        </w:tc>
        <w:tc>
          <w:tcPr>
            <w:tcW w:w="456" w:type="pct"/>
            <w:vAlign w:val="center"/>
          </w:tcPr>
          <w:p w14:paraId="68186F31" w14:textId="086BA42C"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0.02</w:t>
            </w:r>
          </w:p>
        </w:tc>
      </w:tr>
      <w:tr w:rsidR="00301C32" w:rsidRPr="008B74EC" w14:paraId="1EDFC788" w14:textId="6157ACAD" w:rsidTr="008B74EC">
        <w:trPr>
          <w:trHeight w:val="20"/>
        </w:trPr>
        <w:tc>
          <w:tcPr>
            <w:tcW w:w="738" w:type="pct"/>
            <w:vAlign w:val="center"/>
            <w:hideMark/>
          </w:tcPr>
          <w:p w14:paraId="3A7375E0" w14:textId="2485E768" w:rsidR="008A5F0F" w:rsidRPr="008B74EC" w:rsidRDefault="00924ADA" w:rsidP="008A5F0F">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b/>
                <w:bCs/>
                <w:kern w:val="0"/>
                <w:sz w:val="16"/>
                <w:szCs w:val="16"/>
                <w14:ligatures w14:val="none"/>
              </w:rPr>
              <w:t xml:space="preserve">Exposure to health programs </w:t>
            </w:r>
            <w:r w:rsidR="00696FE3" w:rsidRPr="008B74EC">
              <w:rPr>
                <w:rFonts w:asciiTheme="majorBidi" w:eastAsia="Times New Roman" w:hAnsiTheme="majorBidi" w:cstheme="majorBidi"/>
                <w:b/>
                <w:bCs/>
                <w:kern w:val="0"/>
                <w:sz w:val="16"/>
                <w:szCs w:val="16"/>
                <w14:ligatures w14:val="none"/>
              </w:rPr>
              <w:t>on</w:t>
            </w:r>
            <w:r w:rsidRPr="008B74EC">
              <w:rPr>
                <w:rFonts w:asciiTheme="majorBidi" w:eastAsia="Times New Roman" w:hAnsiTheme="majorBidi" w:cstheme="majorBidi"/>
                <w:b/>
                <w:bCs/>
                <w:kern w:val="0"/>
                <w:sz w:val="16"/>
                <w:szCs w:val="16"/>
                <w14:ligatures w14:val="none"/>
              </w:rPr>
              <w:t xml:space="preserve"> TV</w:t>
            </w:r>
            <w:r w:rsidR="007109DA" w:rsidRPr="008B74EC">
              <w:rPr>
                <w:rFonts w:asciiTheme="majorBidi" w:eastAsia="Times New Roman" w:hAnsiTheme="majorBidi" w:cstheme="majorBidi"/>
                <w:b/>
                <w:bCs/>
                <w:kern w:val="0"/>
                <w:sz w:val="16"/>
                <w:szCs w:val="16"/>
                <w14:ligatures w14:val="none"/>
              </w:rPr>
              <w:t>/radio</w:t>
            </w:r>
            <w:r w:rsidR="008A5F0F" w:rsidRPr="008B74EC">
              <w:rPr>
                <w:rFonts w:asciiTheme="majorBidi" w:eastAsia="Times New Roman" w:hAnsiTheme="majorBidi" w:cstheme="majorBidi"/>
                <w:kern w:val="0"/>
                <w:sz w:val="16"/>
                <w:szCs w:val="16"/>
                <w14:ligatures w14:val="none"/>
              </w:rPr>
              <w:t xml:space="preserve"> </w:t>
            </w:r>
            <w:r w:rsidR="008A5F0F" w:rsidRPr="008B74EC">
              <w:rPr>
                <w:rFonts w:asciiTheme="majorBidi" w:eastAsia="Times New Roman" w:hAnsiTheme="majorBidi" w:cstheme="majorBidi"/>
                <w:i/>
                <w:iCs/>
                <w:kern w:val="0"/>
                <w:sz w:val="16"/>
                <w:szCs w:val="16"/>
                <w14:ligatures w14:val="none"/>
              </w:rPr>
              <w:t>(ref: No)</w:t>
            </w:r>
          </w:p>
        </w:tc>
        <w:tc>
          <w:tcPr>
            <w:tcW w:w="322" w:type="pct"/>
            <w:vAlign w:val="center"/>
          </w:tcPr>
          <w:p w14:paraId="7A7DF281" w14:textId="400B35D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1.04</w:t>
            </w:r>
          </w:p>
        </w:tc>
        <w:tc>
          <w:tcPr>
            <w:tcW w:w="688" w:type="pct"/>
            <w:vAlign w:val="center"/>
          </w:tcPr>
          <w:p w14:paraId="4CCD40CA" w14:textId="57753132"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0.77 </w:t>
            </w:r>
            <w:del w:id="587" w:author="Bikram Adhikari (bdhikari)" w:date="2025-12-09T17:00:00Z" w16du:dateUtc="2025-12-09T23:00:00Z">
              <w:r w:rsidRPr="008B74EC" w:rsidDel="003D04EE">
                <w:rPr>
                  <w:rFonts w:asciiTheme="majorBidi" w:hAnsiTheme="majorBidi" w:cstheme="majorBidi"/>
                  <w:sz w:val="18"/>
                  <w:szCs w:val="18"/>
                </w:rPr>
                <w:delText>–</w:delText>
              </w:r>
            </w:del>
            <w:ins w:id="58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1.42</w:t>
            </w:r>
          </w:p>
        </w:tc>
        <w:tc>
          <w:tcPr>
            <w:tcW w:w="397" w:type="pct"/>
            <w:vAlign w:val="center"/>
          </w:tcPr>
          <w:p w14:paraId="793B5E05" w14:textId="4FF2315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0.783</w:t>
            </w:r>
          </w:p>
        </w:tc>
        <w:tc>
          <w:tcPr>
            <w:tcW w:w="322" w:type="pct"/>
            <w:vAlign w:val="center"/>
          </w:tcPr>
          <w:p w14:paraId="39A5EA25" w14:textId="195B4B2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1.00</w:t>
            </w:r>
          </w:p>
        </w:tc>
        <w:tc>
          <w:tcPr>
            <w:tcW w:w="679" w:type="pct"/>
            <w:vAlign w:val="center"/>
          </w:tcPr>
          <w:p w14:paraId="2D144DF5" w14:textId="45ED221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0.70 </w:t>
            </w:r>
            <w:del w:id="589" w:author="Bikram Adhikari (bdhikari)" w:date="2025-12-09T17:00:00Z" w16du:dateUtc="2025-12-09T23:00:00Z">
              <w:r w:rsidRPr="008B74EC" w:rsidDel="003D04EE">
                <w:rPr>
                  <w:rFonts w:asciiTheme="majorBidi" w:hAnsiTheme="majorBidi" w:cstheme="majorBidi"/>
                  <w:sz w:val="18"/>
                  <w:szCs w:val="18"/>
                </w:rPr>
                <w:delText>–</w:delText>
              </w:r>
            </w:del>
            <w:ins w:id="59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1.42</w:t>
            </w:r>
          </w:p>
        </w:tc>
        <w:tc>
          <w:tcPr>
            <w:tcW w:w="386" w:type="pct"/>
            <w:vAlign w:val="center"/>
          </w:tcPr>
          <w:p w14:paraId="7EFF7289" w14:textId="2DFBCEE3"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0.996</w:t>
            </w:r>
          </w:p>
        </w:tc>
        <w:tc>
          <w:tcPr>
            <w:tcW w:w="323" w:type="pct"/>
            <w:vAlign w:val="center"/>
          </w:tcPr>
          <w:p w14:paraId="5727A096" w14:textId="303CAD0A"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89" w:type="pct"/>
            <w:vAlign w:val="center"/>
          </w:tcPr>
          <w:p w14:paraId="7B88544B" w14:textId="35414E14"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0.59 </w:t>
            </w:r>
            <w:del w:id="591" w:author="Bikram Adhikari (bdhikari)" w:date="2025-12-09T17:00:00Z" w16du:dateUtc="2025-12-09T23:00:00Z">
              <w:r w:rsidRPr="008B74EC" w:rsidDel="003D04EE">
                <w:rPr>
                  <w:rFonts w:asciiTheme="majorBidi" w:hAnsiTheme="majorBidi" w:cstheme="majorBidi"/>
                  <w:sz w:val="18"/>
                  <w:szCs w:val="18"/>
                </w:rPr>
                <w:delText>–</w:delText>
              </w:r>
            </w:del>
            <w:ins w:id="59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1.34</w:t>
            </w:r>
          </w:p>
        </w:tc>
        <w:tc>
          <w:tcPr>
            <w:tcW w:w="456" w:type="pct"/>
            <w:vAlign w:val="center"/>
          </w:tcPr>
          <w:p w14:paraId="3816AD38" w14:textId="6C3D4995" w:rsidR="008A5F0F" w:rsidRPr="008B74EC" w:rsidRDefault="008A5F0F" w:rsidP="008A5F0F">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0.572</w:t>
            </w:r>
          </w:p>
        </w:tc>
      </w:tr>
      <w:tr w:rsidR="00301C32" w:rsidRPr="008B74EC" w14:paraId="121AA72E" w14:textId="77777777" w:rsidTr="008B74EC">
        <w:trPr>
          <w:trHeight w:val="20"/>
        </w:trPr>
        <w:tc>
          <w:tcPr>
            <w:tcW w:w="738" w:type="pct"/>
            <w:vAlign w:val="center"/>
          </w:tcPr>
          <w:p w14:paraId="47D8207A" w14:textId="53D7C456" w:rsidR="008A5F0F" w:rsidRPr="008B74EC" w:rsidRDefault="00F6514D" w:rsidP="008A5F0F">
            <w:pPr>
              <w:spacing w:after="0" w:line="240" w:lineRule="auto"/>
              <w:rPr>
                <w:rFonts w:asciiTheme="majorBidi" w:eastAsia="Times New Roman" w:hAnsiTheme="majorBidi" w:cstheme="majorBidi"/>
                <w:b/>
                <w:bCs/>
                <w:kern w:val="0"/>
                <w:sz w:val="16"/>
                <w:szCs w:val="16"/>
                <w14:ligatures w14:val="none"/>
              </w:rPr>
            </w:pPr>
            <w:r w:rsidRPr="008B74EC">
              <w:rPr>
                <w:rFonts w:asciiTheme="majorBidi" w:eastAsia="Times New Roman" w:hAnsiTheme="majorBidi" w:cstheme="majorBidi"/>
                <w:b/>
                <w:bCs/>
                <w:kern w:val="0"/>
                <w:sz w:val="16"/>
                <w:szCs w:val="16"/>
                <w14:ligatures w14:val="none"/>
              </w:rPr>
              <w:t>Mother’s</w:t>
            </w:r>
            <w:r w:rsidR="00075FBA" w:rsidRPr="008B74EC">
              <w:rPr>
                <w:rFonts w:asciiTheme="majorBidi" w:eastAsia="Times New Roman" w:hAnsiTheme="majorBidi" w:cstheme="majorBidi"/>
                <w:b/>
                <w:bCs/>
                <w:kern w:val="0"/>
                <w:sz w:val="16"/>
                <w:szCs w:val="16"/>
                <w14:ligatures w14:val="none"/>
              </w:rPr>
              <w:t xml:space="preserve"> BMI</w:t>
            </w:r>
            <w:r w:rsidR="00075FBA" w:rsidRPr="008B74EC" w:rsidDel="00075FBA">
              <w:rPr>
                <w:rFonts w:asciiTheme="majorBidi" w:eastAsia="Times New Roman" w:hAnsiTheme="majorBidi" w:cstheme="majorBidi"/>
                <w:b/>
                <w:bCs/>
                <w:kern w:val="0"/>
                <w:sz w:val="12"/>
                <w:szCs w:val="12"/>
                <w14:ligatures w14:val="none"/>
              </w:rPr>
              <w:t xml:space="preserve"> </w:t>
            </w:r>
            <w:r w:rsidR="008A5F0F" w:rsidRPr="008B74EC">
              <w:rPr>
                <w:rFonts w:asciiTheme="majorBidi" w:eastAsia="Times New Roman" w:hAnsiTheme="majorBidi" w:cstheme="majorBidi"/>
                <w:i/>
                <w:iCs/>
                <w:kern w:val="0"/>
                <w:sz w:val="16"/>
                <w:szCs w:val="16"/>
                <w14:ligatures w14:val="none"/>
              </w:rPr>
              <w:t xml:space="preserve">(ref: </w:t>
            </w:r>
            <w:r w:rsidR="00B026BB" w:rsidRPr="008B74EC">
              <w:rPr>
                <w:rFonts w:asciiTheme="majorBidi" w:eastAsia="Times New Roman" w:hAnsiTheme="majorBidi" w:cstheme="majorBidi"/>
                <w:i/>
                <w:iCs/>
                <w:kern w:val="0"/>
                <w:sz w:val="16"/>
                <w:szCs w:val="16"/>
                <w14:ligatures w14:val="none"/>
              </w:rPr>
              <w:t xml:space="preserve">normal </w:t>
            </w:r>
            <w:r w:rsidR="008A5F0F" w:rsidRPr="008B74EC">
              <w:rPr>
                <w:rFonts w:asciiTheme="majorBidi" w:eastAsia="Times New Roman" w:hAnsiTheme="majorBidi" w:cstheme="majorBidi"/>
                <w:i/>
                <w:iCs/>
                <w:kern w:val="0"/>
                <w:sz w:val="16"/>
                <w:szCs w:val="16"/>
                <w14:ligatures w14:val="none"/>
              </w:rPr>
              <w:t>weight)</w:t>
            </w:r>
          </w:p>
        </w:tc>
        <w:tc>
          <w:tcPr>
            <w:tcW w:w="322" w:type="pct"/>
            <w:vAlign w:val="center"/>
          </w:tcPr>
          <w:p w14:paraId="4962B4F9" w14:textId="2E57586B" w:rsidR="008A5F0F" w:rsidRPr="008B74EC" w:rsidRDefault="008A5F0F" w:rsidP="008A5F0F">
            <w:pPr>
              <w:spacing w:after="0" w:line="240" w:lineRule="auto"/>
              <w:jc w:val="center"/>
              <w:rPr>
                <w:rFonts w:asciiTheme="majorBidi" w:hAnsiTheme="majorBidi" w:cstheme="majorBidi"/>
                <w:sz w:val="18"/>
                <w:szCs w:val="18"/>
              </w:rPr>
            </w:pPr>
          </w:p>
        </w:tc>
        <w:tc>
          <w:tcPr>
            <w:tcW w:w="688" w:type="pct"/>
            <w:vAlign w:val="center"/>
          </w:tcPr>
          <w:p w14:paraId="6AC58753" w14:textId="67E7CA26" w:rsidR="008A5F0F" w:rsidRPr="008B74EC"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6E5774F" w14:textId="4243065F" w:rsidR="008A5F0F" w:rsidRPr="008B74EC" w:rsidRDefault="008A5F0F" w:rsidP="008A5F0F">
            <w:pPr>
              <w:spacing w:after="0" w:line="240" w:lineRule="auto"/>
              <w:jc w:val="center"/>
              <w:rPr>
                <w:rFonts w:asciiTheme="majorBidi" w:hAnsiTheme="majorBidi" w:cstheme="majorBidi"/>
                <w:sz w:val="18"/>
                <w:szCs w:val="18"/>
              </w:rPr>
            </w:pPr>
          </w:p>
        </w:tc>
        <w:tc>
          <w:tcPr>
            <w:tcW w:w="322" w:type="pct"/>
            <w:vAlign w:val="center"/>
          </w:tcPr>
          <w:p w14:paraId="1C1EEACB" w14:textId="205839F0" w:rsidR="008A5F0F" w:rsidRPr="008B74EC" w:rsidRDefault="008A5F0F" w:rsidP="008A5F0F">
            <w:pPr>
              <w:spacing w:after="0" w:line="240" w:lineRule="auto"/>
              <w:jc w:val="center"/>
              <w:rPr>
                <w:rFonts w:asciiTheme="majorBidi" w:hAnsiTheme="majorBidi" w:cstheme="majorBidi"/>
                <w:sz w:val="18"/>
                <w:szCs w:val="18"/>
              </w:rPr>
            </w:pPr>
          </w:p>
        </w:tc>
        <w:tc>
          <w:tcPr>
            <w:tcW w:w="679" w:type="pct"/>
            <w:vAlign w:val="center"/>
          </w:tcPr>
          <w:p w14:paraId="69222019" w14:textId="73B37457" w:rsidR="008A5F0F" w:rsidRPr="008B74EC" w:rsidRDefault="008A5F0F" w:rsidP="008A5F0F">
            <w:pPr>
              <w:spacing w:after="0" w:line="240" w:lineRule="auto"/>
              <w:jc w:val="center"/>
              <w:rPr>
                <w:rFonts w:asciiTheme="majorBidi" w:hAnsiTheme="majorBidi" w:cstheme="majorBidi"/>
                <w:sz w:val="18"/>
                <w:szCs w:val="18"/>
              </w:rPr>
            </w:pPr>
          </w:p>
        </w:tc>
        <w:tc>
          <w:tcPr>
            <w:tcW w:w="386" w:type="pct"/>
            <w:vAlign w:val="center"/>
          </w:tcPr>
          <w:p w14:paraId="5D363B51" w14:textId="46832ABC" w:rsidR="008A5F0F" w:rsidRPr="008B74EC"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48E8346" w14:textId="310B5553" w:rsidR="008A5F0F" w:rsidRPr="008B74EC" w:rsidRDefault="008A5F0F" w:rsidP="008A5F0F">
            <w:pPr>
              <w:spacing w:after="0" w:line="240" w:lineRule="auto"/>
              <w:jc w:val="center"/>
              <w:rPr>
                <w:rFonts w:asciiTheme="majorBidi" w:hAnsiTheme="majorBidi" w:cstheme="majorBidi"/>
                <w:sz w:val="18"/>
                <w:szCs w:val="18"/>
              </w:rPr>
            </w:pPr>
          </w:p>
        </w:tc>
        <w:tc>
          <w:tcPr>
            <w:tcW w:w="689" w:type="pct"/>
            <w:vAlign w:val="center"/>
          </w:tcPr>
          <w:p w14:paraId="6A4EB6AB" w14:textId="1AD521A1" w:rsidR="008A5F0F" w:rsidRPr="008B74EC" w:rsidRDefault="008A5F0F" w:rsidP="008A5F0F">
            <w:pPr>
              <w:spacing w:after="0" w:line="240" w:lineRule="auto"/>
              <w:jc w:val="center"/>
              <w:rPr>
                <w:rFonts w:asciiTheme="majorBidi" w:hAnsiTheme="majorBidi" w:cstheme="majorBidi"/>
                <w:sz w:val="18"/>
                <w:szCs w:val="18"/>
              </w:rPr>
            </w:pPr>
          </w:p>
        </w:tc>
        <w:tc>
          <w:tcPr>
            <w:tcW w:w="456" w:type="pct"/>
            <w:vAlign w:val="center"/>
          </w:tcPr>
          <w:p w14:paraId="68C2BEB2" w14:textId="7D77D41C" w:rsidR="008A5F0F" w:rsidRPr="008B74EC" w:rsidRDefault="008A5F0F" w:rsidP="008A5F0F">
            <w:pPr>
              <w:spacing w:after="0" w:line="240" w:lineRule="auto"/>
              <w:jc w:val="center"/>
              <w:rPr>
                <w:rFonts w:asciiTheme="majorBidi" w:hAnsiTheme="majorBidi" w:cstheme="majorBidi"/>
                <w:sz w:val="18"/>
                <w:szCs w:val="18"/>
              </w:rPr>
            </w:pPr>
          </w:p>
        </w:tc>
      </w:tr>
      <w:tr w:rsidR="00B47D9B" w:rsidRPr="008B74EC" w14:paraId="348D4295" w14:textId="77777777" w:rsidTr="008B74EC">
        <w:trPr>
          <w:trHeight w:val="20"/>
        </w:trPr>
        <w:tc>
          <w:tcPr>
            <w:tcW w:w="738" w:type="pct"/>
            <w:vAlign w:val="center"/>
          </w:tcPr>
          <w:p w14:paraId="51A7A016" w14:textId="669157D9"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Underweight</w:t>
            </w:r>
          </w:p>
        </w:tc>
        <w:tc>
          <w:tcPr>
            <w:tcW w:w="322" w:type="pct"/>
            <w:vAlign w:val="center"/>
          </w:tcPr>
          <w:p w14:paraId="26B553D8" w14:textId="70E40E80"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1.17</w:t>
            </w:r>
          </w:p>
        </w:tc>
        <w:tc>
          <w:tcPr>
            <w:tcW w:w="688" w:type="pct"/>
            <w:vAlign w:val="center"/>
          </w:tcPr>
          <w:p w14:paraId="155E55DF" w14:textId="255D35E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0.80 </w:t>
            </w:r>
            <w:del w:id="593" w:author="Bikram Adhikari (bdhikari)" w:date="2025-12-09T17:00:00Z" w16du:dateUtc="2025-12-09T23:00:00Z">
              <w:r w:rsidRPr="008B74EC" w:rsidDel="003D04EE">
                <w:rPr>
                  <w:rFonts w:asciiTheme="majorBidi" w:hAnsiTheme="majorBidi" w:cstheme="majorBidi"/>
                  <w:sz w:val="18"/>
                  <w:szCs w:val="18"/>
                </w:rPr>
                <w:delText>–</w:delText>
              </w:r>
            </w:del>
            <w:ins w:id="59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1.71</w:t>
            </w:r>
          </w:p>
        </w:tc>
        <w:tc>
          <w:tcPr>
            <w:tcW w:w="397" w:type="pct"/>
            <w:vAlign w:val="center"/>
          </w:tcPr>
          <w:p w14:paraId="5F10FBAA" w14:textId="2BF28E87"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0.426</w:t>
            </w:r>
          </w:p>
        </w:tc>
        <w:tc>
          <w:tcPr>
            <w:tcW w:w="322" w:type="pct"/>
            <w:vAlign w:val="center"/>
          </w:tcPr>
          <w:p w14:paraId="299396AE" w14:textId="13529468"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1.44</w:t>
            </w:r>
          </w:p>
        </w:tc>
        <w:tc>
          <w:tcPr>
            <w:tcW w:w="679" w:type="pct"/>
            <w:vAlign w:val="center"/>
          </w:tcPr>
          <w:p w14:paraId="1E085699" w14:textId="03EA84B7"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0.96 </w:t>
            </w:r>
            <w:del w:id="595" w:author="Bikram Adhikari (bdhikari)" w:date="2025-12-09T17:00:00Z" w16du:dateUtc="2025-12-09T23:00:00Z">
              <w:r w:rsidRPr="008B74EC" w:rsidDel="003D04EE">
                <w:rPr>
                  <w:rFonts w:asciiTheme="majorBidi" w:hAnsiTheme="majorBidi" w:cstheme="majorBidi"/>
                  <w:sz w:val="18"/>
                  <w:szCs w:val="18"/>
                </w:rPr>
                <w:delText>–</w:delText>
              </w:r>
            </w:del>
            <w:ins w:id="596"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2.16</w:t>
            </w:r>
          </w:p>
        </w:tc>
        <w:tc>
          <w:tcPr>
            <w:tcW w:w="386" w:type="pct"/>
            <w:vAlign w:val="center"/>
          </w:tcPr>
          <w:p w14:paraId="40EEE6B3" w14:textId="37FF7B1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0.075</w:t>
            </w:r>
          </w:p>
        </w:tc>
        <w:tc>
          <w:tcPr>
            <w:tcW w:w="323" w:type="pct"/>
            <w:vAlign w:val="center"/>
          </w:tcPr>
          <w:p w14:paraId="281546EE" w14:textId="5F23252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1.80</w:t>
            </w:r>
          </w:p>
        </w:tc>
        <w:tc>
          <w:tcPr>
            <w:tcW w:w="689" w:type="pct"/>
            <w:vAlign w:val="center"/>
          </w:tcPr>
          <w:p w14:paraId="534EF37F" w14:textId="56F21C1F"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1.20 </w:t>
            </w:r>
            <w:del w:id="597" w:author="Bikram Adhikari (bdhikari)" w:date="2025-12-09T17:00:00Z" w16du:dateUtc="2025-12-09T23:00:00Z">
              <w:r w:rsidRPr="008B74EC" w:rsidDel="003D04EE">
                <w:rPr>
                  <w:rFonts w:asciiTheme="majorBidi" w:hAnsiTheme="majorBidi" w:cstheme="majorBidi"/>
                  <w:sz w:val="18"/>
                  <w:szCs w:val="18"/>
                </w:rPr>
                <w:delText>–</w:delText>
              </w:r>
            </w:del>
            <w:ins w:id="598"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2.70</w:t>
            </w:r>
          </w:p>
        </w:tc>
        <w:tc>
          <w:tcPr>
            <w:tcW w:w="456" w:type="pct"/>
            <w:vAlign w:val="center"/>
          </w:tcPr>
          <w:p w14:paraId="16E04394" w14:textId="2627B84D"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0.005</w:t>
            </w:r>
          </w:p>
        </w:tc>
      </w:tr>
      <w:tr w:rsidR="00B47D9B" w:rsidRPr="008B74EC" w14:paraId="25477E2C" w14:textId="3BB8F4E0" w:rsidTr="008B74EC">
        <w:trPr>
          <w:trHeight w:val="20"/>
        </w:trPr>
        <w:tc>
          <w:tcPr>
            <w:tcW w:w="738" w:type="pct"/>
            <w:vAlign w:val="center"/>
            <w:hideMark/>
          </w:tcPr>
          <w:p w14:paraId="26A39753" w14:textId="45FAA57D" w:rsidR="00B47D9B" w:rsidRPr="008B74EC" w:rsidRDefault="00B47D9B" w:rsidP="00B47D9B">
            <w:pPr>
              <w:spacing w:after="0" w:line="240" w:lineRule="auto"/>
              <w:rPr>
                <w:rFonts w:asciiTheme="majorBidi" w:eastAsia="Times New Roman" w:hAnsiTheme="majorBidi" w:cstheme="majorBidi"/>
                <w:kern w:val="0"/>
                <w:sz w:val="16"/>
                <w:szCs w:val="16"/>
                <w14:ligatures w14:val="none"/>
              </w:rPr>
            </w:pPr>
            <w:r w:rsidRPr="008B74EC">
              <w:rPr>
                <w:rFonts w:asciiTheme="majorBidi" w:eastAsia="Times New Roman" w:hAnsiTheme="majorBidi" w:cstheme="majorBidi"/>
                <w:kern w:val="0"/>
                <w:sz w:val="16"/>
                <w:szCs w:val="16"/>
                <w14:ligatures w14:val="none"/>
              </w:rPr>
              <w:t>Overweight and obese</w:t>
            </w:r>
          </w:p>
        </w:tc>
        <w:tc>
          <w:tcPr>
            <w:tcW w:w="322" w:type="pct"/>
            <w:vAlign w:val="center"/>
          </w:tcPr>
          <w:p w14:paraId="6CF10020" w14:textId="65E934F4"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1.30</w:t>
            </w:r>
          </w:p>
        </w:tc>
        <w:tc>
          <w:tcPr>
            <w:tcW w:w="688" w:type="pct"/>
            <w:vAlign w:val="center"/>
          </w:tcPr>
          <w:p w14:paraId="749EB592" w14:textId="212DC195"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0.97 </w:t>
            </w:r>
            <w:del w:id="599" w:author="Bikram Adhikari (bdhikari)" w:date="2025-12-09T17:00:00Z" w16du:dateUtc="2025-12-09T23:00:00Z">
              <w:r w:rsidRPr="008B74EC" w:rsidDel="003D04EE">
                <w:rPr>
                  <w:rFonts w:asciiTheme="majorBidi" w:hAnsiTheme="majorBidi" w:cstheme="majorBidi"/>
                  <w:sz w:val="18"/>
                  <w:szCs w:val="18"/>
                </w:rPr>
                <w:delText>–</w:delText>
              </w:r>
            </w:del>
            <w:ins w:id="600"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1.74</w:t>
            </w:r>
          </w:p>
        </w:tc>
        <w:tc>
          <w:tcPr>
            <w:tcW w:w="397" w:type="pct"/>
            <w:vAlign w:val="center"/>
          </w:tcPr>
          <w:p w14:paraId="07A89C40" w14:textId="412B669A"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0.076</w:t>
            </w:r>
          </w:p>
        </w:tc>
        <w:tc>
          <w:tcPr>
            <w:tcW w:w="322" w:type="pct"/>
            <w:vAlign w:val="center"/>
          </w:tcPr>
          <w:p w14:paraId="6E71A3CC" w14:textId="390BFFC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0.89</w:t>
            </w:r>
          </w:p>
        </w:tc>
        <w:tc>
          <w:tcPr>
            <w:tcW w:w="679" w:type="pct"/>
            <w:vAlign w:val="center"/>
          </w:tcPr>
          <w:p w14:paraId="18A5BEAD" w14:textId="73682F5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0.63 </w:t>
            </w:r>
            <w:del w:id="601" w:author="Bikram Adhikari (bdhikari)" w:date="2025-12-09T17:00:00Z" w16du:dateUtc="2025-12-09T23:00:00Z">
              <w:r w:rsidRPr="008B74EC" w:rsidDel="003D04EE">
                <w:rPr>
                  <w:rFonts w:asciiTheme="majorBidi" w:hAnsiTheme="majorBidi" w:cstheme="majorBidi"/>
                  <w:sz w:val="18"/>
                  <w:szCs w:val="18"/>
                </w:rPr>
                <w:delText>–</w:delText>
              </w:r>
            </w:del>
            <w:ins w:id="602"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1.28</w:t>
            </w:r>
          </w:p>
        </w:tc>
        <w:tc>
          <w:tcPr>
            <w:tcW w:w="386" w:type="pct"/>
            <w:vAlign w:val="center"/>
          </w:tcPr>
          <w:p w14:paraId="2990A62D" w14:textId="1A57535B"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0.539</w:t>
            </w:r>
          </w:p>
        </w:tc>
        <w:tc>
          <w:tcPr>
            <w:tcW w:w="323" w:type="pct"/>
            <w:vAlign w:val="center"/>
          </w:tcPr>
          <w:p w14:paraId="590B2A14" w14:textId="23258421"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0.88</w:t>
            </w:r>
          </w:p>
        </w:tc>
        <w:tc>
          <w:tcPr>
            <w:tcW w:w="689" w:type="pct"/>
            <w:vAlign w:val="center"/>
          </w:tcPr>
          <w:p w14:paraId="41970D1E" w14:textId="7EEC2D7C"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0.59 </w:t>
            </w:r>
            <w:del w:id="603" w:author="Bikram Adhikari (bdhikari)" w:date="2025-12-09T17:00:00Z" w16du:dateUtc="2025-12-09T23:00:00Z">
              <w:r w:rsidRPr="008B74EC" w:rsidDel="003D04EE">
                <w:rPr>
                  <w:rFonts w:asciiTheme="majorBidi" w:hAnsiTheme="majorBidi" w:cstheme="majorBidi"/>
                  <w:sz w:val="18"/>
                  <w:szCs w:val="18"/>
                </w:rPr>
                <w:delText>–</w:delText>
              </w:r>
            </w:del>
            <w:ins w:id="604" w:author="Bikram Adhikari (bdhikari)" w:date="2025-12-09T17:00:00Z" w16du:dateUtc="2025-12-09T23:00:00Z">
              <w:r w:rsidR="003D04EE">
                <w:rPr>
                  <w:rFonts w:asciiTheme="majorBidi" w:hAnsiTheme="majorBidi" w:cstheme="majorBidi"/>
                  <w:sz w:val="18"/>
                  <w:szCs w:val="18"/>
                </w:rPr>
                <w:t xml:space="preserve"> to</w:t>
              </w:r>
            </w:ins>
            <w:r w:rsidRPr="008B74EC">
              <w:rPr>
                <w:rFonts w:asciiTheme="majorBidi" w:hAnsiTheme="majorBidi" w:cstheme="majorBidi"/>
                <w:sz w:val="18"/>
                <w:szCs w:val="18"/>
              </w:rPr>
              <w:t> 1.32</w:t>
            </w:r>
          </w:p>
        </w:tc>
        <w:tc>
          <w:tcPr>
            <w:tcW w:w="456" w:type="pct"/>
            <w:vAlign w:val="center"/>
          </w:tcPr>
          <w:p w14:paraId="5ADF0646" w14:textId="7C5ED2E2" w:rsidR="00B47D9B" w:rsidRPr="008B74EC" w:rsidRDefault="00B47D9B" w:rsidP="00B47D9B">
            <w:pPr>
              <w:spacing w:after="0" w:line="240" w:lineRule="auto"/>
              <w:jc w:val="center"/>
              <w:rPr>
                <w:rFonts w:asciiTheme="majorBidi" w:hAnsiTheme="majorBidi" w:cstheme="majorBidi"/>
                <w:sz w:val="18"/>
                <w:szCs w:val="18"/>
              </w:rPr>
            </w:pPr>
            <w:r w:rsidRPr="008B74EC">
              <w:rPr>
                <w:rFonts w:asciiTheme="majorBidi" w:hAnsiTheme="majorBidi" w:cstheme="majorBidi"/>
                <w:sz w:val="18"/>
                <w:szCs w:val="18"/>
              </w:rPr>
              <w:t>0.529</w:t>
            </w:r>
          </w:p>
        </w:tc>
      </w:tr>
    </w:tbl>
    <w:p w14:paraId="44F6FBB2" w14:textId="4949D8DE" w:rsidR="008C752F" w:rsidRPr="008B74EC" w:rsidRDefault="008C752F"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Normal: </w:t>
      </w:r>
      <w:r w:rsidR="00A226E0" w:rsidRPr="008B74EC">
        <w:rPr>
          <w:rFonts w:asciiTheme="majorBidi" w:hAnsiTheme="majorBidi" w:cstheme="majorBidi"/>
          <w:i/>
          <w:iCs/>
          <w:sz w:val="18"/>
          <w:szCs w:val="18"/>
        </w:rPr>
        <w:t xml:space="preserve">participants </w:t>
      </w:r>
      <w:r w:rsidRPr="008B74EC">
        <w:rPr>
          <w:rFonts w:asciiTheme="majorBidi" w:hAnsiTheme="majorBidi" w:cstheme="majorBidi"/>
          <w:i/>
          <w:iCs/>
          <w:sz w:val="18"/>
          <w:szCs w:val="18"/>
        </w:rPr>
        <w:t>having neither undernutrition nor anemia</w:t>
      </w:r>
    </w:p>
    <w:p w14:paraId="2DFEEA0F" w14:textId="5DE84859" w:rsidR="00AD461A" w:rsidRPr="008B74EC" w:rsidRDefault="00AD461A" w:rsidP="00186D1E">
      <w:pPr>
        <w:spacing w:after="0"/>
        <w:rPr>
          <w:rFonts w:asciiTheme="majorBidi" w:hAnsiTheme="majorBidi" w:cstheme="majorBidi"/>
          <w:i/>
          <w:iCs/>
          <w:sz w:val="18"/>
          <w:szCs w:val="18"/>
        </w:rPr>
      </w:pPr>
      <w:r w:rsidRPr="008B74EC">
        <w:rPr>
          <w:rFonts w:asciiTheme="majorBidi" w:hAnsiTheme="majorBidi" w:cstheme="majorBidi"/>
          <w:b/>
          <w:bCs/>
          <w:i/>
          <w:iCs/>
          <w:sz w:val="18"/>
          <w:szCs w:val="18"/>
        </w:rPr>
        <w:t xml:space="preserve">ref: </w:t>
      </w:r>
      <w:r w:rsidRPr="008B74EC">
        <w:rPr>
          <w:rFonts w:asciiTheme="majorBidi" w:hAnsiTheme="majorBidi" w:cstheme="majorBidi"/>
          <w:i/>
          <w:iCs/>
          <w:sz w:val="18"/>
          <w:szCs w:val="18"/>
        </w:rPr>
        <w:t>reference group</w:t>
      </w:r>
      <w:r w:rsidRPr="008B74EC">
        <w:rPr>
          <w:rFonts w:asciiTheme="majorBidi" w:hAnsiTheme="majorBidi" w:cstheme="majorBidi"/>
          <w:b/>
          <w:bCs/>
          <w:i/>
          <w:iCs/>
          <w:sz w:val="18"/>
          <w:szCs w:val="18"/>
        </w:rPr>
        <w:t xml:space="preserve">; </w:t>
      </w:r>
      <w:r w:rsidR="00243338" w:rsidRPr="008B74EC">
        <w:rPr>
          <w:rFonts w:asciiTheme="majorBidi" w:hAnsiTheme="majorBidi" w:cstheme="majorBidi"/>
          <w:b/>
          <w:bCs/>
          <w:i/>
          <w:iCs/>
          <w:sz w:val="18"/>
          <w:szCs w:val="18"/>
        </w:rPr>
        <w:t>a</w:t>
      </w:r>
      <w:r w:rsidRPr="008B74EC">
        <w:rPr>
          <w:rFonts w:asciiTheme="majorBidi" w:hAnsiTheme="majorBidi" w:cstheme="majorBidi"/>
          <w:b/>
          <w:bCs/>
          <w:i/>
          <w:iCs/>
          <w:sz w:val="18"/>
          <w:szCs w:val="18"/>
        </w:rPr>
        <w:t xml:space="preserve">OR: </w:t>
      </w:r>
      <w:r w:rsidR="00243338" w:rsidRPr="008B74EC">
        <w:rPr>
          <w:rFonts w:asciiTheme="majorBidi" w:hAnsiTheme="majorBidi" w:cstheme="majorBidi"/>
          <w:i/>
          <w:iCs/>
          <w:sz w:val="18"/>
          <w:szCs w:val="18"/>
        </w:rPr>
        <w:t xml:space="preserve">adjusted </w:t>
      </w:r>
      <w:r w:rsidR="00C0031A" w:rsidRPr="008B74EC">
        <w:rPr>
          <w:rFonts w:asciiTheme="majorBidi" w:hAnsiTheme="majorBidi" w:cstheme="majorBidi"/>
          <w:i/>
          <w:iCs/>
          <w:sz w:val="18"/>
          <w:szCs w:val="18"/>
        </w:rPr>
        <w:t>odds</w:t>
      </w:r>
      <w:r w:rsidR="00243338" w:rsidRPr="008B74EC">
        <w:rPr>
          <w:rFonts w:asciiTheme="majorBidi" w:hAnsiTheme="majorBidi" w:cstheme="majorBidi"/>
          <w:i/>
          <w:iCs/>
          <w:sz w:val="18"/>
          <w:szCs w:val="18"/>
        </w:rPr>
        <w:t xml:space="preserve"> </w:t>
      </w:r>
      <w:r w:rsidRPr="008B74EC">
        <w:rPr>
          <w:rFonts w:asciiTheme="majorBidi" w:hAnsiTheme="majorBidi" w:cstheme="majorBidi"/>
          <w:i/>
          <w:iCs/>
          <w:sz w:val="18"/>
          <w:szCs w:val="18"/>
        </w:rPr>
        <w:t>ratio</w:t>
      </w:r>
      <w:r w:rsidRPr="008B74EC">
        <w:rPr>
          <w:rFonts w:asciiTheme="majorBidi" w:hAnsiTheme="majorBidi" w:cstheme="majorBidi"/>
          <w:b/>
          <w:bCs/>
          <w:i/>
          <w:iCs/>
          <w:sz w:val="18"/>
          <w:szCs w:val="18"/>
        </w:rPr>
        <w:t xml:space="preserve">; CI: </w:t>
      </w:r>
      <w:r w:rsidRPr="008B74EC">
        <w:rPr>
          <w:rFonts w:asciiTheme="majorBidi" w:hAnsiTheme="majorBidi" w:cstheme="majorBidi"/>
          <w:i/>
          <w:iCs/>
          <w:sz w:val="18"/>
          <w:szCs w:val="18"/>
        </w:rPr>
        <w:t>confidence interval</w:t>
      </w:r>
    </w:p>
    <w:p w14:paraId="4E19F4D3" w14:textId="76E8E050" w:rsidR="00C108F3" w:rsidRPr="008B74EC" w:rsidRDefault="00396907" w:rsidP="00186D1E">
      <w:pPr>
        <w:spacing w:after="0"/>
        <w:rPr>
          <w:rFonts w:asciiTheme="majorBidi" w:hAnsiTheme="majorBidi" w:cstheme="majorBidi"/>
          <w:b/>
          <w:bCs/>
          <w:i/>
          <w:iCs/>
          <w:sz w:val="18"/>
          <w:szCs w:val="18"/>
        </w:rPr>
      </w:pPr>
      <w:r w:rsidRPr="008B74EC">
        <w:rPr>
          <w:rFonts w:asciiTheme="majorBidi" w:hAnsiTheme="majorBidi" w:cstheme="majorBidi"/>
          <w:b/>
          <w:bCs/>
          <w:i/>
          <w:iCs/>
          <w:sz w:val="18"/>
          <w:szCs w:val="18"/>
        </w:rPr>
        <w:t>B</w:t>
      </w:r>
      <w:r w:rsidR="00C108F3" w:rsidRPr="008B74EC">
        <w:rPr>
          <w:rFonts w:asciiTheme="majorBidi" w:hAnsiTheme="majorBidi" w:cstheme="majorBidi"/>
          <w:b/>
          <w:bCs/>
          <w:i/>
          <w:iCs/>
          <w:sz w:val="18"/>
          <w:szCs w:val="18"/>
        </w:rPr>
        <w:t xml:space="preserve">old </w:t>
      </w:r>
      <w:r w:rsidR="00C108F3" w:rsidRPr="008B74EC">
        <w:rPr>
          <w:rFonts w:asciiTheme="majorBidi" w:hAnsiTheme="majorBidi" w:cstheme="majorBidi"/>
          <w:i/>
          <w:iCs/>
          <w:sz w:val="18"/>
          <w:szCs w:val="18"/>
        </w:rPr>
        <w:t xml:space="preserve">represents significance at 95% confidence </w:t>
      </w:r>
      <w:r w:rsidRPr="008B74EC">
        <w:rPr>
          <w:rFonts w:asciiTheme="majorBidi" w:hAnsiTheme="majorBidi" w:cstheme="majorBidi"/>
          <w:i/>
          <w:iCs/>
          <w:sz w:val="18"/>
          <w:szCs w:val="18"/>
        </w:rPr>
        <w:t>level</w:t>
      </w:r>
    </w:p>
    <w:p w14:paraId="4D26649B" w14:textId="303B6F50" w:rsidR="002B5F19" w:rsidRPr="008B74EC" w:rsidRDefault="00473791" w:rsidP="002B5F19">
      <w:pPr>
        <w:spacing w:after="0"/>
        <w:rPr>
          <w:rFonts w:asciiTheme="majorBidi" w:hAnsiTheme="majorBidi" w:cstheme="majorBidi"/>
          <w:i/>
          <w:iCs/>
          <w:sz w:val="18"/>
          <w:szCs w:val="18"/>
        </w:rPr>
      </w:pPr>
      <w:r w:rsidRPr="008B74EC">
        <w:rPr>
          <w:rFonts w:asciiTheme="majorBidi" w:eastAsia="Times New Roman" w:hAnsiTheme="majorBidi" w:cstheme="majorBidi"/>
          <w:b/>
          <w:bCs/>
          <w:kern w:val="0"/>
          <w:sz w:val="16"/>
          <w:szCs w:val="16"/>
          <w:vertAlign w:val="superscript"/>
          <w14:ligatures w14:val="none"/>
        </w:rPr>
        <w:t xml:space="preserve"># </w:t>
      </w:r>
      <w:r w:rsidR="002B5F19" w:rsidRPr="008B74EC">
        <w:rPr>
          <w:rFonts w:asciiTheme="majorBidi" w:hAnsiTheme="majorBidi" w:cstheme="majorBidi"/>
          <w:i/>
          <w:iCs/>
          <w:sz w:val="18"/>
          <w:szCs w:val="18"/>
        </w:rPr>
        <w:t xml:space="preserve">adjusted for </w:t>
      </w:r>
      <w:del w:id="605" w:author="Bikram Adhikari (bdhikari)" w:date="2025-12-10T16:35:00Z" w16du:dateUtc="2025-12-10T22:35:00Z">
        <w:r w:rsidR="002B5F19" w:rsidRPr="008B74EC" w:rsidDel="005413A5">
          <w:rPr>
            <w:rFonts w:asciiTheme="majorBidi" w:hAnsiTheme="majorBidi" w:cstheme="majorBidi"/>
            <w:i/>
            <w:iCs/>
            <w:sz w:val="18"/>
            <w:szCs w:val="18"/>
          </w:rPr>
          <w:delText xml:space="preserve">age, </w:delText>
        </w:r>
      </w:del>
      <w:r w:rsidR="002B5F19" w:rsidRPr="008B74EC">
        <w:rPr>
          <w:rFonts w:asciiTheme="majorBidi" w:hAnsiTheme="majorBidi" w:cstheme="majorBidi"/>
          <w:i/>
          <w:iCs/>
          <w:sz w:val="18"/>
          <w:szCs w:val="18"/>
        </w:rPr>
        <w:t>sex of child, father’s education, parity, place of residence, ecological belt, mother’s age at childbirth</w:t>
      </w:r>
      <w:r w:rsidR="008234E3" w:rsidRPr="008B74EC">
        <w:rPr>
          <w:rFonts w:asciiTheme="majorBidi" w:hAnsiTheme="majorBidi" w:cstheme="majorBidi"/>
          <w:i/>
          <w:iCs/>
          <w:sz w:val="18"/>
          <w:szCs w:val="18"/>
        </w:rPr>
        <w:t xml:space="preserve">, mother’s anemia status, and </w:t>
      </w:r>
      <w:r w:rsidR="00404587" w:rsidRPr="008B74EC">
        <w:rPr>
          <w:rFonts w:asciiTheme="majorBidi" w:hAnsiTheme="majorBidi" w:cstheme="majorBidi"/>
          <w:i/>
          <w:iCs/>
          <w:sz w:val="18"/>
          <w:szCs w:val="18"/>
        </w:rPr>
        <w:t>adjusted for each other</w:t>
      </w:r>
    </w:p>
    <w:p w14:paraId="1388C3E2" w14:textId="77777777" w:rsidR="009214C2" w:rsidRPr="008B74EC" w:rsidRDefault="009214C2">
      <w:pPr>
        <w:rPr>
          <w:rFonts w:asciiTheme="majorBidi" w:hAnsiTheme="majorBidi" w:cstheme="majorBidi"/>
          <w:b/>
          <w:bCs/>
          <w:sz w:val="22"/>
          <w:szCs w:val="22"/>
        </w:rPr>
      </w:pPr>
      <w:r w:rsidRPr="008B74EC">
        <w:rPr>
          <w:rFonts w:asciiTheme="majorBidi" w:hAnsiTheme="majorBidi" w:cstheme="majorBidi"/>
          <w:b/>
          <w:bCs/>
          <w:sz w:val="22"/>
          <w:szCs w:val="22"/>
        </w:rPr>
        <w:br w:type="page"/>
      </w:r>
    </w:p>
    <w:p w14:paraId="0B547562" w14:textId="02435615" w:rsidR="00C13359" w:rsidRPr="008B74EC" w:rsidRDefault="007C3F06" w:rsidP="000B7726">
      <w:pPr>
        <w:rPr>
          <w:rFonts w:asciiTheme="majorBidi" w:hAnsiTheme="majorBidi" w:cstheme="majorBidi"/>
          <w:b/>
          <w:bCs/>
          <w:sz w:val="22"/>
          <w:szCs w:val="22"/>
        </w:rPr>
      </w:pPr>
      <w:r w:rsidRPr="008B74EC">
        <w:rPr>
          <w:rFonts w:asciiTheme="majorBidi" w:hAnsiTheme="majorBidi" w:cstheme="majorBidi"/>
          <w:b/>
          <w:bCs/>
          <w:sz w:val="22"/>
          <w:szCs w:val="22"/>
        </w:rPr>
        <w:lastRenderedPageBreak/>
        <w:t>Discussion</w:t>
      </w:r>
      <w:r w:rsidR="009E5BB8" w:rsidRPr="008B74EC">
        <w:rPr>
          <w:rFonts w:asciiTheme="majorBidi" w:hAnsiTheme="majorBidi" w:cstheme="majorBidi"/>
          <w:b/>
          <w:bCs/>
          <w:sz w:val="22"/>
          <w:szCs w:val="22"/>
        </w:rPr>
        <w:t>:</w:t>
      </w:r>
    </w:p>
    <w:p w14:paraId="159E67C7" w14:textId="77777777" w:rsidR="003C241E" w:rsidRDefault="38EBAF10" w:rsidP="0ECD4335">
      <w:pPr>
        <w:spacing w:line="360" w:lineRule="auto"/>
        <w:jc w:val="both"/>
        <w:rPr>
          <w:ins w:id="606" w:author="Bikram Adhikari (bdhikari)" w:date="2025-12-10T20:09:00Z" w16du:dateUtc="2025-12-11T02:09:00Z"/>
          <w:rFonts w:asciiTheme="majorBidi" w:hAnsiTheme="majorBidi" w:cstheme="majorBidi"/>
          <w:sz w:val="22"/>
          <w:szCs w:val="22"/>
        </w:rPr>
      </w:pPr>
      <w:r w:rsidRPr="008B74EC">
        <w:rPr>
          <w:rFonts w:asciiTheme="majorBidi" w:hAnsiTheme="majorBidi" w:cstheme="majorBidi"/>
          <w:sz w:val="22"/>
          <w:szCs w:val="22"/>
        </w:rPr>
        <w:t xml:space="preserve">Our </w:t>
      </w:r>
      <w:r w:rsidR="3AE2A805" w:rsidRPr="008B74EC">
        <w:rPr>
          <w:rFonts w:asciiTheme="majorBidi" w:hAnsiTheme="majorBidi" w:cstheme="majorBidi"/>
          <w:sz w:val="22"/>
          <w:szCs w:val="22"/>
        </w:rPr>
        <w:t>analysis</w:t>
      </w:r>
      <w:r w:rsidR="669252D1" w:rsidRPr="008B74EC">
        <w:rPr>
          <w:rFonts w:asciiTheme="majorBidi" w:hAnsiTheme="majorBidi" w:cstheme="majorBidi"/>
          <w:sz w:val="22"/>
          <w:szCs w:val="22"/>
        </w:rPr>
        <w:t xml:space="preserve"> of a national survey</w:t>
      </w:r>
      <w:r w:rsidR="3AE2A805" w:rsidRPr="008B74EC">
        <w:rPr>
          <w:rFonts w:asciiTheme="majorBidi" w:hAnsiTheme="majorBidi" w:cstheme="majorBidi"/>
          <w:sz w:val="22"/>
          <w:szCs w:val="22"/>
        </w:rPr>
        <w:t xml:space="preserve"> </w:t>
      </w:r>
      <w:r w:rsidR="02E37DCE" w:rsidRPr="008B74EC">
        <w:rPr>
          <w:rFonts w:asciiTheme="majorBidi" w:hAnsiTheme="majorBidi" w:cstheme="majorBidi"/>
          <w:sz w:val="22"/>
          <w:szCs w:val="22"/>
        </w:rPr>
        <w:t xml:space="preserve">revealed significant issues </w:t>
      </w:r>
      <w:r w:rsidR="00041F35" w:rsidRPr="008B74EC">
        <w:rPr>
          <w:rFonts w:asciiTheme="majorBidi" w:hAnsiTheme="majorBidi" w:cstheme="majorBidi"/>
          <w:sz w:val="22"/>
          <w:szCs w:val="22"/>
        </w:rPr>
        <w:t>related to</w:t>
      </w:r>
      <w:r w:rsidR="02E37DCE" w:rsidRPr="008B74EC">
        <w:rPr>
          <w:rFonts w:asciiTheme="majorBidi" w:hAnsiTheme="majorBidi" w:cstheme="majorBidi"/>
          <w:sz w:val="22"/>
          <w:szCs w:val="22"/>
        </w:rPr>
        <w:t xml:space="preserve"> </w:t>
      </w:r>
      <w:r w:rsidR="616ECDD0" w:rsidRPr="008B74EC">
        <w:rPr>
          <w:rFonts w:asciiTheme="majorBidi" w:hAnsiTheme="majorBidi" w:cstheme="majorBidi"/>
          <w:sz w:val="22"/>
          <w:szCs w:val="22"/>
        </w:rPr>
        <w:t xml:space="preserve">undernutrition, anemia and </w:t>
      </w:r>
      <w:r w:rsidR="006E2E67" w:rsidRPr="008B74EC">
        <w:rPr>
          <w:rFonts w:asciiTheme="majorBidi" w:hAnsiTheme="majorBidi" w:cstheme="majorBidi"/>
          <w:sz w:val="22"/>
          <w:szCs w:val="22"/>
        </w:rPr>
        <w:t xml:space="preserve">their </w:t>
      </w:r>
      <w:r w:rsidR="616ECDD0" w:rsidRPr="008B74EC">
        <w:rPr>
          <w:rFonts w:asciiTheme="majorBidi" w:hAnsiTheme="majorBidi" w:cstheme="majorBidi"/>
          <w:sz w:val="22"/>
          <w:szCs w:val="22"/>
        </w:rPr>
        <w:t>co-existence</w:t>
      </w:r>
      <w:r w:rsidR="2D8EB5F4" w:rsidRPr="008B74EC">
        <w:rPr>
          <w:rFonts w:asciiTheme="majorBidi" w:hAnsiTheme="majorBidi" w:cstheme="majorBidi"/>
          <w:sz w:val="22"/>
          <w:szCs w:val="22"/>
        </w:rPr>
        <w:t xml:space="preserve"> among </w:t>
      </w:r>
      <w:r w:rsidR="6505A97A" w:rsidRPr="008B74EC">
        <w:rPr>
          <w:rFonts w:asciiTheme="majorBidi" w:hAnsiTheme="majorBidi" w:cstheme="majorBidi"/>
          <w:sz w:val="22"/>
          <w:szCs w:val="22"/>
        </w:rPr>
        <w:t>Nepalese children in 2022</w:t>
      </w:r>
      <w:r w:rsidR="006E2E67" w:rsidRPr="008B74EC">
        <w:rPr>
          <w:rFonts w:asciiTheme="majorBidi" w:hAnsiTheme="majorBidi" w:cstheme="majorBidi"/>
          <w:sz w:val="22"/>
          <w:szCs w:val="22"/>
        </w:rPr>
        <w:t>. Overall</w:t>
      </w:r>
      <w:r w:rsidR="00AB12B9" w:rsidRPr="008B74EC">
        <w:rPr>
          <w:rFonts w:asciiTheme="majorBidi" w:hAnsiTheme="majorBidi" w:cstheme="majorBidi"/>
          <w:sz w:val="22"/>
          <w:szCs w:val="22"/>
        </w:rPr>
        <w:t>, the</w:t>
      </w:r>
      <w:r w:rsidR="006E2E67" w:rsidRPr="008B74EC">
        <w:rPr>
          <w:rFonts w:asciiTheme="majorBidi" w:hAnsiTheme="majorBidi" w:cstheme="majorBidi"/>
          <w:sz w:val="22"/>
          <w:szCs w:val="22"/>
        </w:rPr>
        <w:t xml:space="preserve"> </w:t>
      </w:r>
      <w:r w:rsidR="4C0C3B2B" w:rsidRPr="008B74EC">
        <w:rPr>
          <w:rFonts w:asciiTheme="majorBidi" w:hAnsiTheme="majorBidi" w:cstheme="majorBidi"/>
          <w:sz w:val="22"/>
          <w:szCs w:val="22"/>
        </w:rPr>
        <w:t xml:space="preserve">prevalence of undernutrition and anemia </w:t>
      </w:r>
      <w:r w:rsidR="426BC248" w:rsidRPr="008B74EC">
        <w:rPr>
          <w:rFonts w:asciiTheme="majorBidi" w:hAnsiTheme="majorBidi" w:cstheme="majorBidi"/>
          <w:sz w:val="22"/>
          <w:szCs w:val="22"/>
        </w:rPr>
        <w:t>was</w:t>
      </w:r>
      <w:r w:rsidR="4C0C3B2B" w:rsidRPr="008B74EC">
        <w:rPr>
          <w:rFonts w:asciiTheme="majorBidi" w:hAnsiTheme="majorBidi" w:cstheme="majorBidi"/>
          <w:sz w:val="22"/>
          <w:szCs w:val="22"/>
        </w:rPr>
        <w:t xml:space="preserve"> </w:t>
      </w:r>
      <w:r w:rsidR="3D9CBD04" w:rsidRPr="008B74EC">
        <w:rPr>
          <w:rFonts w:asciiTheme="majorBidi" w:hAnsiTheme="majorBidi" w:cstheme="majorBidi"/>
          <w:sz w:val="22"/>
          <w:szCs w:val="22"/>
        </w:rPr>
        <w:t>33.5% and 43.</w:t>
      </w:r>
      <w:r w:rsidR="00C03A8E" w:rsidRPr="008B74EC">
        <w:rPr>
          <w:rFonts w:asciiTheme="majorBidi" w:hAnsiTheme="majorBidi" w:cstheme="majorBidi"/>
          <w:sz w:val="22"/>
          <w:szCs w:val="22"/>
        </w:rPr>
        <w:t>4</w:t>
      </w:r>
      <w:r w:rsidR="3D9CBD04" w:rsidRPr="008B74EC">
        <w:rPr>
          <w:rFonts w:asciiTheme="majorBidi" w:hAnsiTheme="majorBidi" w:cstheme="majorBidi"/>
          <w:sz w:val="22"/>
          <w:szCs w:val="22"/>
        </w:rPr>
        <w:t>%</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 </w:t>
      </w:r>
      <w:r w:rsidR="32D6BAD8" w:rsidRPr="008B74EC">
        <w:rPr>
          <w:rFonts w:asciiTheme="majorBidi" w:hAnsiTheme="majorBidi" w:cstheme="majorBidi"/>
          <w:sz w:val="22"/>
          <w:szCs w:val="22"/>
        </w:rPr>
        <w:t xml:space="preserve">The </w:t>
      </w:r>
      <w:r w:rsidR="072296D1" w:rsidRPr="008B74EC">
        <w:rPr>
          <w:rFonts w:asciiTheme="majorBidi" w:hAnsiTheme="majorBidi" w:cstheme="majorBidi"/>
          <w:sz w:val="22"/>
          <w:szCs w:val="22"/>
        </w:rPr>
        <w:t>prevalence of co</w:t>
      </w:r>
      <w:r w:rsidR="00041F35"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existence </w:t>
      </w:r>
      <w:r w:rsidR="226ABB07" w:rsidRPr="008B74EC">
        <w:rPr>
          <w:rFonts w:asciiTheme="majorBidi" w:hAnsiTheme="majorBidi" w:cstheme="majorBidi"/>
          <w:sz w:val="22"/>
          <w:szCs w:val="22"/>
        </w:rPr>
        <w:t>between undernutrition and anemia was 16.0%</w:t>
      </w:r>
      <w:r w:rsidR="00041F35" w:rsidRPr="008B74EC">
        <w:rPr>
          <w:rFonts w:asciiTheme="majorBidi" w:hAnsiTheme="majorBidi" w:cstheme="majorBidi"/>
          <w:sz w:val="22"/>
          <w:szCs w:val="22"/>
        </w:rPr>
        <w:t xml:space="preserve">. </w:t>
      </w:r>
      <w:r w:rsidR="00E722C5" w:rsidRPr="008B74EC">
        <w:rPr>
          <w:rFonts w:asciiTheme="majorBidi" w:hAnsiTheme="majorBidi" w:cstheme="majorBidi"/>
          <w:sz w:val="22"/>
          <w:szCs w:val="22"/>
        </w:rPr>
        <w:t>Specifically, the</w:t>
      </w:r>
      <w:r w:rsidR="226ABB07" w:rsidRPr="008B74EC">
        <w:rPr>
          <w:rFonts w:asciiTheme="majorBidi" w:hAnsiTheme="majorBidi" w:cstheme="majorBidi"/>
          <w:sz w:val="22"/>
          <w:szCs w:val="22"/>
        </w:rPr>
        <w:t xml:space="preserve"> co-existence of </w:t>
      </w:r>
      <w:r w:rsidR="072296D1" w:rsidRPr="008B74EC">
        <w:rPr>
          <w:rFonts w:asciiTheme="majorBidi" w:hAnsiTheme="majorBidi" w:cstheme="majorBidi"/>
          <w:sz w:val="22"/>
          <w:szCs w:val="22"/>
        </w:rPr>
        <w:t xml:space="preserve">stunting, </w:t>
      </w:r>
      <w:r w:rsidR="3D9CBD04" w:rsidRPr="008B74EC">
        <w:rPr>
          <w:rFonts w:asciiTheme="majorBidi" w:hAnsiTheme="majorBidi" w:cstheme="majorBidi"/>
          <w:sz w:val="22"/>
          <w:szCs w:val="22"/>
        </w:rPr>
        <w:t>wasting, and underweight</w:t>
      </w:r>
      <w:r w:rsidR="072296D1" w:rsidRPr="008B74EC">
        <w:rPr>
          <w:rFonts w:asciiTheme="majorBidi" w:hAnsiTheme="majorBidi" w:cstheme="majorBidi"/>
          <w:sz w:val="22"/>
          <w:szCs w:val="22"/>
        </w:rPr>
        <w:t xml:space="preserve"> with anemia </w:t>
      </w:r>
      <w:r w:rsidR="1ED2D87A" w:rsidRPr="008B74EC">
        <w:rPr>
          <w:rFonts w:asciiTheme="majorBidi" w:hAnsiTheme="majorBidi" w:cstheme="majorBidi"/>
          <w:sz w:val="22"/>
          <w:szCs w:val="22"/>
        </w:rPr>
        <w:t xml:space="preserve">was </w:t>
      </w:r>
      <w:r w:rsidR="3D9CBD04" w:rsidRPr="008B74EC">
        <w:rPr>
          <w:rFonts w:asciiTheme="majorBidi" w:hAnsiTheme="majorBidi" w:cstheme="majorBidi"/>
          <w:sz w:val="22"/>
          <w:szCs w:val="22"/>
        </w:rPr>
        <w:t>12.5%, 4.0%</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and 9.7%</w:t>
      </w:r>
      <w:r w:rsidR="00041F35" w:rsidRPr="008B74EC">
        <w:rPr>
          <w:rFonts w:asciiTheme="majorBidi" w:hAnsiTheme="majorBidi" w:cstheme="majorBidi"/>
          <w:sz w:val="22"/>
          <w:szCs w:val="22"/>
        </w:rPr>
        <w:t>,</w:t>
      </w:r>
      <w:r w:rsidR="3D9CBD04" w:rsidRPr="008B74EC">
        <w:rPr>
          <w:rFonts w:asciiTheme="majorBidi" w:hAnsiTheme="majorBidi" w:cstheme="majorBidi"/>
          <w:sz w:val="22"/>
          <w:szCs w:val="22"/>
        </w:rPr>
        <w:t xml:space="preserve"> respectively</w:t>
      </w:r>
      <w:r w:rsidR="0901EB5A" w:rsidRPr="008B74EC">
        <w:rPr>
          <w:rFonts w:asciiTheme="majorBidi" w:hAnsiTheme="majorBidi" w:cstheme="majorBidi"/>
          <w:sz w:val="22"/>
          <w:szCs w:val="22"/>
        </w:rPr>
        <w:t>.</w:t>
      </w:r>
      <w:r w:rsidR="072296D1"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Undernutrition demonstrated significant association</w:t>
      </w:r>
      <w:r w:rsidR="00041F35" w:rsidRPr="008B74EC">
        <w:rPr>
          <w:rFonts w:asciiTheme="majorBidi" w:hAnsiTheme="majorBidi" w:cstheme="majorBidi"/>
          <w:sz w:val="22"/>
          <w:szCs w:val="22"/>
        </w:rPr>
        <w:t>s</w:t>
      </w:r>
      <w:r w:rsidR="003130C1" w:rsidRPr="008B74EC">
        <w:rPr>
          <w:rFonts w:asciiTheme="majorBidi" w:hAnsiTheme="majorBidi" w:cstheme="majorBidi"/>
          <w:sz w:val="22"/>
          <w:szCs w:val="22"/>
        </w:rPr>
        <w:t xml:space="preserve"> with </w:t>
      </w:r>
      <w:ins w:id="607" w:author="Bikram Adhikari (bdhikari)" w:date="2025-12-10T16:37:00Z" w16du:dateUtc="2025-12-10T22:37:00Z">
        <w:r w:rsidR="00AA2296">
          <w:rPr>
            <w:rFonts w:asciiTheme="majorBidi" w:hAnsiTheme="majorBidi" w:cstheme="majorBidi"/>
            <w:sz w:val="22"/>
            <w:szCs w:val="22"/>
          </w:rPr>
          <w:t xml:space="preserve">age of child, </w:t>
        </w:r>
      </w:ins>
      <w:r w:rsidR="6048D4F9"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 xml:space="preserve">wealth, </w:t>
      </w:r>
      <w:del w:id="608" w:author="Bikram Adhikari (bdhikari)" w:date="2025-12-10T20:08:00Z" w16du:dateUtc="2025-12-11T02:08:00Z">
        <w:r w:rsidR="003130C1" w:rsidRPr="008B74EC" w:rsidDel="004E7F88">
          <w:rPr>
            <w:rFonts w:asciiTheme="majorBidi" w:hAnsiTheme="majorBidi" w:cstheme="majorBidi"/>
            <w:sz w:val="22"/>
            <w:szCs w:val="22"/>
          </w:rPr>
          <w:delText xml:space="preserve">maternal </w:delText>
        </w:r>
      </w:del>
      <w:ins w:id="609" w:author="Bikram Adhikari (bdhikari)" w:date="2025-12-10T20:08:00Z" w16du:dateUtc="2025-12-11T02:08:00Z">
        <w:r w:rsidR="004E7F88">
          <w:rPr>
            <w:rFonts w:asciiTheme="majorBidi" w:hAnsiTheme="majorBidi" w:cstheme="majorBidi"/>
            <w:sz w:val="22"/>
            <w:szCs w:val="22"/>
          </w:rPr>
          <w:t>mother’s</w:t>
        </w:r>
        <w:r w:rsidR="004E7F88" w:rsidRPr="008B74EC">
          <w:rPr>
            <w:rFonts w:asciiTheme="majorBidi" w:hAnsiTheme="majorBidi" w:cstheme="majorBidi"/>
            <w:sz w:val="22"/>
            <w:szCs w:val="22"/>
          </w:rPr>
          <w:t xml:space="preserve"> </w:t>
        </w:r>
      </w:ins>
      <w:r w:rsidR="003130C1" w:rsidRPr="008B74EC">
        <w:rPr>
          <w:rFonts w:asciiTheme="majorBidi" w:hAnsiTheme="majorBidi" w:cstheme="majorBidi"/>
          <w:sz w:val="22"/>
          <w:szCs w:val="22"/>
        </w:rPr>
        <w:t xml:space="preserve">education, </w:t>
      </w:r>
      <w:del w:id="610" w:author="Bikram Adhikari (bdhikari)" w:date="2025-12-10T16:37:00Z" w16du:dateUtc="2025-12-10T22:37:00Z">
        <w:r w:rsidR="003130C1" w:rsidRPr="008B74EC" w:rsidDel="00AA2296">
          <w:rPr>
            <w:rFonts w:asciiTheme="majorBidi" w:hAnsiTheme="majorBidi" w:cstheme="majorBidi"/>
            <w:sz w:val="22"/>
            <w:szCs w:val="22"/>
          </w:rPr>
          <w:delText xml:space="preserve">parity, </w:delText>
        </w:r>
      </w:del>
      <w:r w:rsidR="003130C1" w:rsidRPr="008B74EC">
        <w:rPr>
          <w:rFonts w:asciiTheme="majorBidi" w:hAnsiTheme="majorBidi" w:cstheme="majorBidi"/>
          <w:sz w:val="22"/>
          <w:szCs w:val="22"/>
        </w:rPr>
        <w:t xml:space="preserve">and </w:t>
      </w:r>
      <w:ins w:id="611" w:author="Bikram Adhikari (bdhikari)" w:date="2025-12-10T20:08:00Z" w16du:dateUtc="2025-12-11T02:08:00Z">
        <w:r w:rsidR="004E7F88">
          <w:rPr>
            <w:rFonts w:asciiTheme="majorBidi" w:hAnsiTheme="majorBidi" w:cstheme="majorBidi"/>
            <w:sz w:val="22"/>
            <w:szCs w:val="22"/>
          </w:rPr>
          <w:t>mother’s</w:t>
        </w:r>
      </w:ins>
      <w:del w:id="612" w:author="Bikram Adhikari (bdhikari)" w:date="2025-12-10T20:08:00Z" w16du:dateUtc="2025-12-11T02:08:00Z">
        <w:r w:rsidR="003130C1" w:rsidRPr="008B74EC" w:rsidDel="004E7F88">
          <w:rPr>
            <w:rFonts w:asciiTheme="majorBidi" w:hAnsiTheme="majorBidi" w:cstheme="majorBidi"/>
            <w:sz w:val="22"/>
            <w:szCs w:val="22"/>
          </w:rPr>
          <w:delText>m</w:delText>
        </w:r>
        <w:r w:rsidR="00041F35" w:rsidRPr="008B74EC" w:rsidDel="004E7F88">
          <w:rPr>
            <w:rFonts w:asciiTheme="majorBidi" w:hAnsiTheme="majorBidi" w:cstheme="majorBidi"/>
            <w:sz w:val="22"/>
            <w:szCs w:val="22"/>
          </w:rPr>
          <w:delText>aternal</w:delText>
        </w:r>
      </w:del>
      <w:r w:rsidR="003130C1"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xml:space="preserve">. Anemia was associated with both </w:t>
      </w:r>
      <w:r w:rsidR="00041F35" w:rsidRPr="008B74EC">
        <w:rPr>
          <w:rFonts w:asciiTheme="majorBidi" w:hAnsiTheme="majorBidi" w:cstheme="majorBidi"/>
          <w:sz w:val="22"/>
          <w:szCs w:val="22"/>
        </w:rPr>
        <w:t xml:space="preserve">household </w:t>
      </w:r>
      <w:r w:rsidR="003130C1" w:rsidRPr="008B74EC">
        <w:rPr>
          <w:rFonts w:asciiTheme="majorBidi" w:hAnsiTheme="majorBidi" w:cstheme="majorBidi"/>
          <w:sz w:val="22"/>
          <w:szCs w:val="22"/>
        </w:rPr>
        <w:t>wealt</w:t>
      </w:r>
      <w:r w:rsidR="10606ABC"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and </w:t>
      </w:r>
      <w:r w:rsidR="3C1D2FDC" w:rsidRPr="008B74EC">
        <w:rPr>
          <w:rFonts w:asciiTheme="majorBidi" w:hAnsiTheme="majorBidi" w:cstheme="majorBidi"/>
          <w:sz w:val="22"/>
          <w:szCs w:val="22"/>
        </w:rPr>
        <w:t>m</w:t>
      </w:r>
      <w:r w:rsidR="00041F35" w:rsidRPr="008B74EC">
        <w:rPr>
          <w:rFonts w:asciiTheme="majorBidi" w:hAnsiTheme="majorBidi" w:cstheme="majorBidi"/>
          <w:sz w:val="22"/>
          <w:szCs w:val="22"/>
        </w:rPr>
        <w:t>aternal</w:t>
      </w:r>
      <w:r w:rsidR="3C1D2FDC"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anemia status</w:t>
      </w:r>
      <w:r w:rsidR="50FB80F4"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 xml:space="preserve">The </w:t>
      </w:r>
      <w:r w:rsidR="17205F29" w:rsidRPr="008B74EC">
        <w:rPr>
          <w:rFonts w:asciiTheme="majorBidi" w:hAnsiTheme="majorBidi" w:cstheme="majorBidi"/>
          <w:sz w:val="22"/>
          <w:szCs w:val="22"/>
        </w:rPr>
        <w:t>co-existence</w:t>
      </w:r>
      <w:r w:rsidR="003130C1" w:rsidRPr="008B74EC">
        <w:rPr>
          <w:rFonts w:asciiTheme="majorBidi" w:hAnsiTheme="majorBidi" w:cstheme="majorBidi"/>
          <w:sz w:val="22"/>
          <w:szCs w:val="22"/>
        </w:rPr>
        <w:t xml:space="preserve"> of undernutrition and anemia exhibited significant associations with wealt</w:t>
      </w:r>
      <w:r w:rsidR="75632032" w:rsidRPr="008B74EC">
        <w:rPr>
          <w:rFonts w:asciiTheme="majorBidi" w:hAnsiTheme="majorBidi" w:cstheme="majorBidi"/>
          <w:sz w:val="22"/>
          <w:szCs w:val="22"/>
        </w:rPr>
        <w:t>h</w:t>
      </w:r>
      <w:r w:rsidR="003130C1" w:rsidRPr="008B74EC">
        <w:rPr>
          <w:rFonts w:asciiTheme="majorBidi" w:hAnsiTheme="majorBidi" w:cstheme="majorBidi"/>
          <w:sz w:val="22"/>
          <w:szCs w:val="22"/>
        </w:rPr>
        <w:t xml:space="preserve">, maternal education, maternal involvement in household decision-making, parity, </w:t>
      </w:r>
      <w:r w:rsidR="00F6514D" w:rsidRPr="008B74EC">
        <w:rPr>
          <w:rFonts w:asciiTheme="majorBidi" w:hAnsiTheme="majorBidi" w:cstheme="majorBidi"/>
          <w:sz w:val="22"/>
          <w:szCs w:val="22"/>
        </w:rPr>
        <w:t>m</w:t>
      </w:r>
      <w:ins w:id="613" w:author="Bikram Adhikari (bdhikari)" w:date="2025-12-10T20:08:00Z" w16du:dateUtc="2025-12-11T02:08:00Z">
        <w:r w:rsidR="004E7F88">
          <w:rPr>
            <w:rFonts w:asciiTheme="majorBidi" w:hAnsiTheme="majorBidi" w:cstheme="majorBidi"/>
            <w:sz w:val="22"/>
            <w:szCs w:val="22"/>
          </w:rPr>
          <w:t>other’s</w:t>
        </w:r>
      </w:ins>
    </w:p>
    <w:p w14:paraId="5F6CBD97" w14:textId="3AA63725" w:rsidR="007C3F06" w:rsidRPr="008B74EC" w:rsidRDefault="00041F35" w:rsidP="0ECD4335">
      <w:pPr>
        <w:spacing w:line="360" w:lineRule="auto"/>
        <w:jc w:val="both"/>
        <w:rPr>
          <w:rFonts w:asciiTheme="majorBidi" w:hAnsiTheme="majorBidi" w:cstheme="majorBidi"/>
          <w:sz w:val="22"/>
          <w:szCs w:val="22"/>
        </w:rPr>
      </w:pPr>
      <w:del w:id="614" w:author="Bikram Adhikari (bdhikari)" w:date="2025-12-10T20:08:00Z" w16du:dateUtc="2025-12-11T02:08:00Z">
        <w:r w:rsidRPr="008B74EC" w:rsidDel="004E7F88">
          <w:rPr>
            <w:rFonts w:asciiTheme="majorBidi" w:hAnsiTheme="majorBidi" w:cstheme="majorBidi"/>
            <w:sz w:val="22"/>
            <w:szCs w:val="22"/>
          </w:rPr>
          <w:delText>aternal</w:delText>
        </w:r>
      </w:del>
      <w:r w:rsidR="00F6514D" w:rsidRPr="008B74EC">
        <w:rPr>
          <w:rFonts w:asciiTheme="majorBidi" w:hAnsiTheme="majorBidi" w:cstheme="majorBidi"/>
          <w:sz w:val="22"/>
          <w:szCs w:val="22"/>
        </w:rPr>
        <w:t xml:space="preserve"> </w:t>
      </w:r>
      <w:r w:rsidR="0001242B" w:rsidRPr="008B74EC">
        <w:rPr>
          <w:rFonts w:asciiTheme="majorBidi" w:hAnsiTheme="majorBidi" w:cstheme="majorBidi"/>
          <w:sz w:val="22"/>
          <w:szCs w:val="22"/>
        </w:rPr>
        <w:t>BMI</w:t>
      </w:r>
      <w:r w:rsidR="003130C1" w:rsidRPr="008B74EC">
        <w:rPr>
          <w:rFonts w:asciiTheme="majorBidi" w:hAnsiTheme="majorBidi" w:cstheme="majorBidi"/>
          <w:sz w:val="22"/>
          <w:szCs w:val="22"/>
        </w:rPr>
        <w:t>, and the child's anemia status. However,</w:t>
      </w:r>
      <w:ins w:id="615" w:author="Bikram Adhikari (bdhikari)" w:date="2025-12-10T16:38:00Z" w16du:dateUtc="2025-12-10T22:38:00Z">
        <w:r w:rsidR="00D57A31">
          <w:rPr>
            <w:rFonts w:asciiTheme="majorBidi" w:hAnsiTheme="majorBidi" w:cstheme="majorBidi"/>
            <w:sz w:val="22"/>
            <w:szCs w:val="22"/>
          </w:rPr>
          <w:t xml:space="preserve"> none of the three outcome</w:t>
        </w:r>
        <w:r w:rsidR="00073F01">
          <w:rPr>
            <w:rFonts w:asciiTheme="majorBidi" w:hAnsiTheme="majorBidi" w:cstheme="majorBidi"/>
            <w:sz w:val="22"/>
            <w:szCs w:val="22"/>
          </w:rPr>
          <w:t xml:space="preserve">s </w:t>
        </w:r>
      </w:ins>
      <w:del w:id="616" w:author="Bikram Adhikari (bdhikari)" w:date="2025-12-10T16:42:00Z" w16du:dateUtc="2025-12-10T22:42:00Z">
        <w:r w:rsidR="003130C1" w:rsidRPr="008B74EC" w:rsidDel="006A72EF">
          <w:rPr>
            <w:rFonts w:asciiTheme="majorBidi" w:hAnsiTheme="majorBidi" w:cstheme="majorBidi"/>
            <w:sz w:val="22"/>
            <w:szCs w:val="22"/>
          </w:rPr>
          <w:delText xml:space="preserve"> undernutrition</w:delText>
        </w:r>
      </w:del>
      <w:ins w:id="617" w:author="Bikram Adhikari (bdhikari)" w:date="2025-12-10T16:42:00Z" w16du:dateUtc="2025-12-10T22:42:00Z">
        <w:r w:rsidR="006A72EF">
          <w:rPr>
            <w:rFonts w:asciiTheme="majorBidi" w:hAnsiTheme="majorBidi" w:cstheme="majorBidi"/>
            <w:sz w:val="22"/>
            <w:szCs w:val="22"/>
          </w:rPr>
          <w:t>(</w:t>
        </w:r>
        <w:r w:rsidR="006A72EF" w:rsidRPr="008B74EC">
          <w:rPr>
            <w:rFonts w:asciiTheme="majorBidi" w:hAnsiTheme="majorBidi" w:cstheme="majorBidi"/>
            <w:sz w:val="22"/>
            <w:szCs w:val="22"/>
          </w:rPr>
          <w:t>undernutrition</w:t>
        </w:r>
      </w:ins>
      <w:r w:rsidR="003130C1" w:rsidRPr="008B74EC">
        <w:rPr>
          <w:rFonts w:asciiTheme="majorBidi" w:hAnsiTheme="majorBidi" w:cstheme="majorBidi"/>
          <w:sz w:val="22"/>
          <w:szCs w:val="22"/>
        </w:rPr>
        <w:t>, anemia, and their co-occurrence</w:t>
      </w:r>
      <w:ins w:id="618" w:author="Bikram Adhikari (bdhikari)" w:date="2025-12-10T16:38:00Z" w16du:dateUtc="2025-12-10T22:38:00Z">
        <w:r w:rsidR="00073F01">
          <w:rPr>
            <w:rFonts w:asciiTheme="majorBidi" w:hAnsiTheme="majorBidi" w:cstheme="majorBidi"/>
            <w:sz w:val="22"/>
            <w:szCs w:val="22"/>
          </w:rPr>
          <w:t>)</w:t>
        </w:r>
      </w:ins>
      <w:ins w:id="619" w:author="Bikram Adhikari (bdhikari)" w:date="2025-12-10T16:39:00Z" w16du:dateUtc="2025-12-10T22:39:00Z">
        <w:r w:rsidR="00073F01">
          <w:rPr>
            <w:rFonts w:asciiTheme="majorBidi" w:hAnsiTheme="majorBidi" w:cstheme="majorBidi"/>
            <w:sz w:val="22"/>
            <w:szCs w:val="22"/>
          </w:rPr>
          <w:t xml:space="preserve"> </w:t>
        </w:r>
      </w:ins>
      <w:del w:id="620" w:author="Bikram Adhikari (bdhikari)" w:date="2025-12-10T16:38:00Z" w16du:dateUtc="2025-12-10T22:38:00Z">
        <w:r w:rsidR="003130C1" w:rsidRPr="008B74EC" w:rsidDel="00073F01">
          <w:rPr>
            <w:rFonts w:asciiTheme="majorBidi" w:hAnsiTheme="majorBidi" w:cstheme="majorBidi"/>
            <w:sz w:val="22"/>
            <w:szCs w:val="22"/>
          </w:rPr>
          <w:delText xml:space="preserve"> </w:delText>
        </w:r>
      </w:del>
      <w:r w:rsidR="003130C1" w:rsidRPr="008B74EC">
        <w:rPr>
          <w:rFonts w:asciiTheme="majorBidi" w:hAnsiTheme="majorBidi" w:cstheme="majorBidi"/>
          <w:sz w:val="22"/>
          <w:szCs w:val="22"/>
        </w:rPr>
        <w:t xml:space="preserve">were </w:t>
      </w:r>
      <w:del w:id="621" w:author="Bikram Adhikari (bdhikari)" w:date="2025-12-10T16:42:00Z" w16du:dateUtc="2025-12-10T22:42:00Z">
        <w:r w:rsidR="003130C1" w:rsidRPr="008B74EC" w:rsidDel="006A72EF">
          <w:rPr>
            <w:rFonts w:asciiTheme="majorBidi" w:hAnsiTheme="majorBidi" w:cstheme="majorBidi"/>
            <w:sz w:val="22"/>
            <w:szCs w:val="22"/>
          </w:rPr>
          <w:delText xml:space="preserve">not </w:delText>
        </w:r>
      </w:del>
      <w:r w:rsidR="003130C1" w:rsidRPr="008B74EC">
        <w:rPr>
          <w:rFonts w:asciiTheme="majorBidi" w:hAnsiTheme="majorBidi" w:cstheme="majorBidi"/>
          <w:sz w:val="22"/>
          <w:szCs w:val="22"/>
        </w:rPr>
        <w:t xml:space="preserve">found to be associated with maternal exposure to health programs </w:t>
      </w:r>
      <w:r w:rsidR="002A7A49" w:rsidRPr="008B74EC">
        <w:rPr>
          <w:rFonts w:asciiTheme="majorBidi" w:hAnsiTheme="majorBidi" w:cstheme="majorBidi"/>
          <w:sz w:val="22"/>
          <w:szCs w:val="22"/>
        </w:rPr>
        <w:t>on</w:t>
      </w:r>
      <w:r w:rsidR="003130C1" w:rsidRPr="008B74EC">
        <w:rPr>
          <w:rFonts w:asciiTheme="majorBidi" w:hAnsiTheme="majorBidi" w:cstheme="majorBidi"/>
          <w:sz w:val="22"/>
          <w:szCs w:val="22"/>
        </w:rPr>
        <w:t xml:space="preserve"> television and radio.</w:t>
      </w:r>
    </w:p>
    <w:p w14:paraId="3CE930CE" w14:textId="1F92BAFC" w:rsidR="00660C26" w:rsidRPr="008B74EC" w:rsidRDefault="00DC44CB" w:rsidP="00766B24">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A</w:t>
      </w:r>
      <w:r w:rsidR="008E2D7E" w:rsidRPr="008B74EC">
        <w:rPr>
          <w:rFonts w:asciiTheme="majorBidi" w:hAnsiTheme="majorBidi" w:cstheme="majorBidi"/>
          <w:sz w:val="22"/>
          <w:szCs w:val="22"/>
        </w:rPr>
        <w:t xml:space="preserve"> study in </w:t>
      </w:r>
      <w:r w:rsidR="00890332" w:rsidRPr="008B74EC">
        <w:rPr>
          <w:rFonts w:asciiTheme="majorBidi" w:hAnsiTheme="majorBidi" w:cstheme="majorBidi"/>
          <w:sz w:val="22"/>
          <w:szCs w:val="22"/>
        </w:rPr>
        <w:t>Ethiopia</w:t>
      </w:r>
      <w:r w:rsidR="2F878FAD" w:rsidRPr="008B74EC">
        <w:rPr>
          <w:rFonts w:asciiTheme="majorBidi" w:hAnsiTheme="majorBidi" w:cstheme="majorBidi"/>
          <w:sz w:val="22"/>
          <w:szCs w:val="22"/>
        </w:rPr>
        <w:t xml:space="preserve"> reported a higher</w:t>
      </w:r>
      <w:r w:rsidR="000679AA" w:rsidRPr="008B74EC">
        <w:rPr>
          <w:rFonts w:asciiTheme="majorBidi" w:hAnsiTheme="majorBidi" w:cstheme="majorBidi"/>
          <w:sz w:val="22"/>
          <w:szCs w:val="22"/>
        </w:rPr>
        <w:t xml:space="preserve"> prevalence of </w:t>
      </w:r>
      <w:r w:rsidR="00D10E18" w:rsidRPr="008B74EC">
        <w:rPr>
          <w:rFonts w:asciiTheme="majorBidi" w:hAnsiTheme="majorBidi" w:cstheme="majorBidi"/>
          <w:sz w:val="22"/>
          <w:szCs w:val="22"/>
        </w:rPr>
        <w:t>undernutrition</w:t>
      </w:r>
      <w:r w:rsidR="000679AA" w:rsidRPr="008B74EC">
        <w:rPr>
          <w:rFonts w:asciiTheme="majorBidi" w:hAnsiTheme="majorBidi" w:cstheme="majorBidi"/>
          <w:sz w:val="22"/>
          <w:szCs w:val="22"/>
        </w:rPr>
        <w:t xml:space="preserve"> </w:t>
      </w:r>
      <w:r w:rsidR="59D10501" w:rsidRPr="008B74EC">
        <w:rPr>
          <w:rFonts w:asciiTheme="majorBidi" w:hAnsiTheme="majorBidi" w:cstheme="majorBidi"/>
          <w:sz w:val="22"/>
          <w:szCs w:val="22"/>
        </w:rPr>
        <w:t>among</w:t>
      </w:r>
      <w:r w:rsidR="000679AA" w:rsidRPr="008B74EC">
        <w:rPr>
          <w:rFonts w:asciiTheme="majorBidi" w:hAnsiTheme="majorBidi" w:cstheme="majorBidi"/>
          <w:sz w:val="22"/>
          <w:szCs w:val="22"/>
        </w:rPr>
        <w:t xml:space="preserve"> </w:t>
      </w:r>
      <w:r w:rsidR="00FD3E61" w:rsidRPr="008B74EC">
        <w:rPr>
          <w:rFonts w:asciiTheme="majorBidi" w:hAnsiTheme="majorBidi" w:cstheme="majorBidi"/>
          <w:sz w:val="22"/>
          <w:szCs w:val="22"/>
        </w:rPr>
        <w:t>preschool</w:t>
      </w:r>
      <w:r w:rsidR="59D10501" w:rsidRPr="008B74EC">
        <w:rPr>
          <w:rFonts w:asciiTheme="majorBidi" w:hAnsiTheme="majorBidi" w:cstheme="majorBidi"/>
          <w:sz w:val="22"/>
          <w:szCs w:val="22"/>
        </w:rPr>
        <w:t xml:space="preserve"> children </w:t>
      </w:r>
      <w:r w:rsidR="437B3092" w:rsidRPr="008B74EC">
        <w:rPr>
          <w:rFonts w:asciiTheme="majorBidi" w:hAnsiTheme="majorBidi" w:cstheme="majorBidi"/>
          <w:sz w:val="22"/>
          <w:szCs w:val="22"/>
        </w:rPr>
        <w:t>(</w:t>
      </w:r>
      <w:r w:rsidR="00716C54" w:rsidRPr="008B74EC">
        <w:rPr>
          <w:rFonts w:asciiTheme="majorBidi" w:hAnsiTheme="majorBidi" w:cstheme="majorBidi"/>
          <w:sz w:val="22"/>
          <w:szCs w:val="22"/>
        </w:rPr>
        <w:t>50.8%</w:t>
      </w:r>
      <w:r w:rsidR="03F104EB" w:rsidRPr="008B74EC">
        <w:rPr>
          <w:rFonts w:asciiTheme="majorBidi" w:hAnsiTheme="majorBidi" w:cstheme="majorBidi"/>
          <w:sz w:val="22"/>
          <w:szCs w:val="22"/>
        </w:rPr>
        <w:t>)</w:t>
      </w:r>
      <w:r w:rsidR="001701AB" w:rsidRPr="008B74EC">
        <w:rPr>
          <w:rFonts w:asciiTheme="majorBidi" w:hAnsiTheme="majorBidi" w:cstheme="majorBidi"/>
          <w:sz w:val="22"/>
          <w:szCs w:val="22"/>
        </w:rPr>
        <w:t xml:space="preserve"> </w:t>
      </w:r>
      <w:r w:rsidR="009E211C" w:rsidRPr="008B74EC">
        <w:rPr>
          <w:rFonts w:asciiTheme="majorBidi" w:hAnsiTheme="majorBidi" w:cstheme="majorBidi"/>
          <w:sz w:val="22"/>
          <w:szCs w:val="22"/>
        </w:rPr>
        <w:t>and</w:t>
      </w:r>
      <w:r w:rsidR="004E451D"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 xml:space="preserve">among </w:t>
      </w:r>
      <w:r w:rsidR="56415590" w:rsidRPr="008B74EC">
        <w:rPr>
          <w:rFonts w:asciiTheme="majorBidi" w:hAnsiTheme="majorBidi" w:cstheme="majorBidi"/>
          <w:sz w:val="22"/>
          <w:szCs w:val="22"/>
        </w:rPr>
        <w:t xml:space="preserve">children aged </w:t>
      </w:r>
      <w:r w:rsidR="004E451D" w:rsidRPr="008B74EC">
        <w:rPr>
          <w:rFonts w:asciiTheme="majorBidi" w:hAnsiTheme="majorBidi" w:cstheme="majorBidi"/>
          <w:sz w:val="22"/>
          <w:szCs w:val="22"/>
        </w:rPr>
        <w:t xml:space="preserve">6-59 months </w:t>
      </w:r>
      <w:r w:rsidR="5F1AC8D2" w:rsidRPr="008B74EC">
        <w:rPr>
          <w:rFonts w:asciiTheme="majorBidi" w:hAnsiTheme="majorBidi" w:cstheme="majorBidi"/>
          <w:sz w:val="22"/>
          <w:szCs w:val="22"/>
        </w:rPr>
        <w:t>(57.3%)</w:t>
      </w:r>
      <w:r w:rsidR="00251023" w:rsidRPr="008B74EC">
        <w:rPr>
          <w:rFonts w:asciiTheme="majorBidi" w:hAnsiTheme="majorBidi" w:cstheme="majorBidi"/>
          <w:sz w:val="22"/>
          <w:szCs w:val="22"/>
        </w:rPr>
        <w:t xml:space="preserve"> </w:t>
      </w:r>
      <w:r w:rsidR="001701A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{"citationID":"Rqum3uO2","properties":{"formattedCitation":"[35]","plainCitation":"[35]","noteIndex":0},"citationItems":[{"id":2142,"uris":["http://zotero.org/users/3118180/items/XCFZDJWL"],"itemData":{"id":2142,"type":"article-journal","abstract":"Background\nIn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[35]</w:t>
      </w:r>
      <w:r w:rsidR="001701AB" w:rsidRPr="008B74EC">
        <w:rPr>
          <w:rFonts w:asciiTheme="majorBidi" w:hAnsiTheme="majorBidi" w:cstheme="majorBidi"/>
          <w:sz w:val="22"/>
          <w:szCs w:val="22"/>
        </w:rPr>
        <w:fldChar w:fldCharType="end"/>
      </w:r>
      <w:r w:rsidR="00041F35"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041F35" w:rsidRPr="008B74EC">
        <w:rPr>
          <w:rFonts w:asciiTheme="majorBidi" w:hAnsiTheme="majorBidi" w:cstheme="majorBidi"/>
          <w:sz w:val="22"/>
          <w:szCs w:val="22"/>
        </w:rPr>
        <w:t>These figures are</w:t>
      </w:r>
      <w:r w:rsidRPr="008B74EC">
        <w:rPr>
          <w:rFonts w:asciiTheme="majorBidi" w:hAnsiTheme="majorBidi" w:cstheme="majorBidi"/>
          <w:sz w:val="22"/>
          <w:szCs w:val="22"/>
        </w:rPr>
        <w:t xml:space="preserve"> higher </w:t>
      </w:r>
      <w:r w:rsidR="00041F35" w:rsidRPr="008B74EC">
        <w:rPr>
          <w:rFonts w:asciiTheme="majorBidi" w:hAnsiTheme="majorBidi" w:cstheme="majorBidi"/>
          <w:sz w:val="22"/>
          <w:szCs w:val="22"/>
        </w:rPr>
        <w:t xml:space="preserve">than the </w:t>
      </w:r>
      <w:r w:rsidR="00251023" w:rsidRPr="008B74EC">
        <w:rPr>
          <w:rFonts w:asciiTheme="majorBidi" w:hAnsiTheme="majorBidi" w:cstheme="majorBidi"/>
          <w:sz w:val="22"/>
          <w:szCs w:val="22"/>
        </w:rPr>
        <w:t xml:space="preserve">prevalence of undernutrition </w:t>
      </w:r>
      <w:r w:rsidR="00041F35" w:rsidRPr="008B74EC">
        <w:rPr>
          <w:rFonts w:asciiTheme="majorBidi" w:hAnsiTheme="majorBidi" w:cstheme="majorBidi"/>
          <w:sz w:val="22"/>
          <w:szCs w:val="22"/>
        </w:rPr>
        <w:t>among 6-59 months children in Nepal (33.5%)</w:t>
      </w:r>
      <w:r w:rsidR="007E3200" w:rsidRPr="008B74EC">
        <w:rPr>
          <w:rFonts w:asciiTheme="majorBidi" w:hAnsiTheme="majorBidi" w:cstheme="majorBidi"/>
          <w:sz w:val="22"/>
          <w:szCs w:val="22"/>
        </w:rPr>
        <w:t xml:space="preserve"> found</w:t>
      </w:r>
      <w:r w:rsidR="00251023" w:rsidRPr="008B74EC">
        <w:rPr>
          <w:rFonts w:asciiTheme="majorBidi" w:hAnsiTheme="majorBidi" w:cstheme="majorBidi"/>
          <w:sz w:val="22"/>
          <w:szCs w:val="22"/>
        </w:rPr>
        <w:t xml:space="preserve"> </w:t>
      </w:r>
      <w:r w:rsidR="007E3200" w:rsidRPr="008B74EC">
        <w:rPr>
          <w:rFonts w:asciiTheme="majorBidi" w:hAnsiTheme="majorBidi" w:cstheme="majorBidi"/>
          <w:sz w:val="22"/>
          <w:szCs w:val="22"/>
        </w:rPr>
        <w:t xml:space="preserve">in </w:t>
      </w:r>
      <w:r w:rsidR="00251023" w:rsidRPr="008B74EC">
        <w:rPr>
          <w:rFonts w:asciiTheme="majorBidi" w:hAnsiTheme="majorBidi" w:cstheme="majorBidi"/>
          <w:sz w:val="22"/>
          <w:szCs w:val="22"/>
        </w:rPr>
        <w:t>our study</w:t>
      </w:r>
      <w:r w:rsidR="007E3200" w:rsidRPr="008B74EC">
        <w:rPr>
          <w:rFonts w:asciiTheme="majorBidi" w:hAnsiTheme="majorBidi" w:cstheme="majorBidi"/>
          <w:sz w:val="22"/>
          <w:szCs w:val="22"/>
        </w:rPr>
        <w:t>.</w:t>
      </w:r>
      <w:r w:rsidR="00251023" w:rsidRPr="008B74EC">
        <w:rPr>
          <w:rFonts w:asciiTheme="majorBidi" w:hAnsiTheme="majorBidi" w:cstheme="majorBidi"/>
          <w:sz w:val="22"/>
          <w:szCs w:val="22"/>
        </w:rPr>
        <w:t xml:space="preserve"> </w:t>
      </w:r>
      <w:r w:rsidR="00734F6A" w:rsidRPr="008B74EC">
        <w:rPr>
          <w:rFonts w:asciiTheme="majorBidi" w:hAnsiTheme="majorBidi" w:cstheme="majorBidi"/>
          <w:sz w:val="22"/>
          <w:szCs w:val="22"/>
        </w:rPr>
        <w:t>O</w:t>
      </w:r>
      <w:r w:rsidR="5F1AC8D2" w:rsidRPr="008B74EC">
        <w:rPr>
          <w:rFonts w:asciiTheme="majorBidi" w:hAnsiTheme="majorBidi" w:cstheme="majorBidi"/>
          <w:sz w:val="22"/>
          <w:szCs w:val="22"/>
        </w:rPr>
        <w:t>ur findings indicate that Nepal’s burden, though lower, remains substantial. These differe</w:t>
      </w:r>
      <w:r w:rsidR="0BD10E7C" w:rsidRPr="008B74EC">
        <w:rPr>
          <w:rFonts w:asciiTheme="majorBidi" w:hAnsiTheme="majorBidi" w:cstheme="majorBidi"/>
          <w:sz w:val="22"/>
          <w:szCs w:val="22"/>
        </w:rPr>
        <w:t>nces may reflect variations in economic development, food security, and maternal and child health interventions across countries</w:t>
      </w:r>
      <w:r w:rsidR="00441986" w:rsidRPr="008B74EC">
        <w:rPr>
          <w:rFonts w:asciiTheme="majorBidi" w:hAnsiTheme="majorBidi" w:cstheme="majorBidi"/>
          <w:sz w:val="22"/>
          <w:szCs w:val="22"/>
        </w:rPr>
        <w:t xml:space="preserve"> </w:t>
      </w:r>
      <w:r w:rsidR="00702529"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P42V6JdF","properties":{"formattedCitation":"[36]","plainCitation":"[36]","noteIndex":0},"citationItems":[{"id":2140,"uris":["http://zotero.org/users/3118180/items/X26LPZ6I","http://zotero.org/users/3118180/items/JZR3MZCE"],"itemData":{"id":2140,"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8B74EC">
        <w:rPr>
          <w:rFonts w:asciiTheme="majorBidi" w:hAnsiTheme="majorBidi" w:cstheme="majorBidi"/>
          <w:sz w:val="22"/>
          <w:szCs w:val="22"/>
        </w:rPr>
        <w:fldChar w:fldCharType="separate"/>
      </w:r>
      <w:r w:rsidR="00901493" w:rsidRPr="008B74EC">
        <w:rPr>
          <w:rFonts w:asciiTheme="majorBidi" w:hAnsiTheme="majorBidi" w:cstheme="majorBidi"/>
          <w:sz w:val="22"/>
        </w:rPr>
        <w:t>[36]</w:t>
      </w:r>
      <w:r w:rsidR="00702529" w:rsidRPr="008B74EC">
        <w:rPr>
          <w:rFonts w:asciiTheme="majorBidi" w:hAnsiTheme="majorBidi" w:cstheme="majorBidi"/>
          <w:sz w:val="22"/>
          <w:szCs w:val="22"/>
        </w:rPr>
        <w:fldChar w:fldCharType="end"/>
      </w:r>
      <w:r w:rsidR="004E451D" w:rsidRPr="008B74EC">
        <w:rPr>
          <w:rFonts w:asciiTheme="majorBidi" w:hAnsiTheme="majorBidi" w:cstheme="majorBidi"/>
          <w:sz w:val="22"/>
          <w:szCs w:val="22"/>
        </w:rPr>
        <w:t>.</w:t>
      </w:r>
      <w:r w:rsidR="00716C54" w:rsidRPr="008B74EC">
        <w:rPr>
          <w:rFonts w:asciiTheme="majorBidi" w:hAnsiTheme="majorBidi" w:cstheme="majorBidi"/>
          <w:sz w:val="22"/>
          <w:szCs w:val="22"/>
        </w:rPr>
        <w:t xml:space="preserve"> </w:t>
      </w:r>
    </w:p>
    <w:p w14:paraId="3581BBE1" w14:textId="3B9F7972" w:rsidR="0082518E" w:rsidRPr="008B74EC" w:rsidRDefault="0082518E" w:rsidP="00184DDD">
      <w:pPr>
        <w:spacing w:line="360" w:lineRule="auto"/>
        <w:jc w:val="both"/>
        <w:rPr>
          <w:rFonts w:asciiTheme="majorBidi" w:hAnsiTheme="majorBidi" w:cstheme="majorBidi"/>
          <w:color w:val="000000" w:themeColor="text1"/>
          <w:sz w:val="22"/>
          <w:szCs w:val="22"/>
        </w:rPr>
      </w:pPr>
      <w:r w:rsidRPr="008B74EC">
        <w:rPr>
          <w:rFonts w:asciiTheme="majorBidi" w:hAnsiTheme="majorBidi" w:cstheme="majorBidi"/>
          <w:color w:val="000000" w:themeColor="text1"/>
          <w:sz w:val="22"/>
          <w:szCs w:val="22"/>
        </w:rPr>
        <w:t xml:space="preserve">The </w:t>
      </w:r>
      <w:r w:rsidR="002F38A8" w:rsidRPr="008B74EC">
        <w:rPr>
          <w:rFonts w:asciiTheme="majorBidi" w:hAnsiTheme="majorBidi" w:cstheme="majorBidi"/>
          <w:color w:val="000000" w:themeColor="text1"/>
          <w:sz w:val="22"/>
          <w:szCs w:val="22"/>
        </w:rPr>
        <w:t>prevalence</w:t>
      </w:r>
      <w:r w:rsidRPr="008B74EC">
        <w:rPr>
          <w:rFonts w:asciiTheme="majorBidi" w:hAnsiTheme="majorBidi" w:cstheme="majorBidi"/>
          <w:color w:val="000000" w:themeColor="text1"/>
          <w:sz w:val="22"/>
          <w:szCs w:val="22"/>
        </w:rPr>
        <w:t xml:space="preserve"> of anemia among</w:t>
      </w:r>
      <w:r w:rsidR="002F38A8" w:rsidRPr="008B74EC">
        <w:rPr>
          <w:rFonts w:asciiTheme="majorBidi" w:hAnsiTheme="majorBidi" w:cstheme="majorBidi"/>
          <w:color w:val="000000" w:themeColor="text1"/>
          <w:sz w:val="22"/>
          <w:szCs w:val="22"/>
        </w:rPr>
        <w:t xml:space="preserve"> 6-59 months children </w:t>
      </w:r>
      <w:r w:rsidR="007E3200" w:rsidRPr="008B74EC">
        <w:rPr>
          <w:rFonts w:asciiTheme="majorBidi" w:hAnsiTheme="majorBidi" w:cstheme="majorBidi"/>
          <w:color w:val="000000" w:themeColor="text1"/>
          <w:sz w:val="22"/>
          <w:szCs w:val="22"/>
        </w:rPr>
        <w:t>in</w:t>
      </w:r>
      <w:r w:rsidR="008829CB" w:rsidRPr="008B74EC">
        <w:rPr>
          <w:rFonts w:asciiTheme="majorBidi" w:hAnsiTheme="majorBidi" w:cstheme="majorBidi"/>
          <w:color w:val="000000" w:themeColor="text1"/>
          <w:sz w:val="22"/>
          <w:szCs w:val="22"/>
        </w:rPr>
        <w:t xml:space="preserve"> our study </w:t>
      </w:r>
      <w:r w:rsidR="32B84CB2" w:rsidRPr="008B74EC">
        <w:rPr>
          <w:rFonts w:asciiTheme="majorBidi" w:hAnsiTheme="majorBidi" w:cstheme="majorBidi"/>
          <w:color w:val="000000" w:themeColor="text1"/>
          <w:sz w:val="22"/>
          <w:szCs w:val="22"/>
        </w:rPr>
        <w:t xml:space="preserve">(43.5%) </w:t>
      </w:r>
      <w:r w:rsidR="007E3200" w:rsidRPr="008B74EC">
        <w:rPr>
          <w:rFonts w:asciiTheme="majorBidi" w:hAnsiTheme="majorBidi" w:cstheme="majorBidi"/>
          <w:color w:val="000000" w:themeColor="text1"/>
          <w:sz w:val="22"/>
          <w:szCs w:val="22"/>
        </w:rPr>
        <w:t>was</w:t>
      </w:r>
      <w:r w:rsidR="002F38A8" w:rsidRPr="008B74EC">
        <w:rPr>
          <w:rFonts w:asciiTheme="majorBidi" w:hAnsiTheme="majorBidi" w:cstheme="majorBidi"/>
          <w:color w:val="000000" w:themeColor="text1"/>
          <w:sz w:val="22"/>
          <w:szCs w:val="22"/>
        </w:rPr>
        <w:t xml:space="preserve"> higher than the </w:t>
      </w:r>
      <w:r w:rsidR="008829CB" w:rsidRPr="008B74EC">
        <w:rPr>
          <w:rFonts w:asciiTheme="majorBidi" w:hAnsiTheme="majorBidi" w:cstheme="majorBidi"/>
          <w:color w:val="000000" w:themeColor="text1"/>
          <w:sz w:val="22"/>
          <w:szCs w:val="22"/>
        </w:rPr>
        <w:t>global prevalence (39.8%) but lower than</w:t>
      </w:r>
      <w:r w:rsidR="007E3200" w:rsidRPr="008B74EC">
        <w:rPr>
          <w:rFonts w:asciiTheme="majorBidi" w:hAnsiTheme="majorBidi" w:cstheme="majorBidi"/>
          <w:color w:val="000000" w:themeColor="text1"/>
          <w:sz w:val="22"/>
          <w:szCs w:val="22"/>
        </w:rPr>
        <w:t xml:space="preserve"> that reported among</w:t>
      </w:r>
      <w:r w:rsidR="008829CB" w:rsidRPr="008B74EC">
        <w:rPr>
          <w:rFonts w:asciiTheme="majorBidi" w:hAnsiTheme="majorBidi" w:cstheme="majorBidi"/>
          <w:color w:val="000000" w:themeColor="text1"/>
          <w:sz w:val="22"/>
          <w:szCs w:val="22"/>
        </w:rPr>
        <w:t xml:space="preserve"> African children (60.2%)</w:t>
      </w:r>
      <w:r w:rsidR="007E3200" w:rsidRPr="008B74EC">
        <w:rPr>
          <w:rFonts w:asciiTheme="majorBidi" w:hAnsiTheme="majorBidi" w:cstheme="majorBidi"/>
          <w:color w:val="000000" w:themeColor="text1"/>
          <w:sz w:val="22"/>
          <w:szCs w:val="22"/>
        </w:rPr>
        <w:t xml:space="preserve"> </w:t>
      </w:r>
      <w:r w:rsidR="004D1730" w:rsidRPr="008B74EC">
        <w:rPr>
          <w:rFonts w:asciiTheme="majorBidi" w:hAnsiTheme="majorBidi" w:cstheme="majorBidi"/>
          <w:color w:val="000000" w:themeColor="text1"/>
          <w:sz w:val="22"/>
          <w:szCs w:val="22"/>
        </w:rPr>
        <w:fldChar w:fldCharType="begin"/>
      </w:r>
      <w:r w:rsidR="002B3C49" w:rsidRPr="008B74EC">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sidRPr="008B74EC">
        <w:rPr>
          <w:rFonts w:asciiTheme="majorBidi" w:hAnsiTheme="majorBidi" w:cstheme="majorBidi"/>
          <w:color w:val="000000" w:themeColor="text1"/>
          <w:sz w:val="22"/>
          <w:szCs w:val="22"/>
        </w:rPr>
        <w:fldChar w:fldCharType="separate"/>
      </w:r>
      <w:r w:rsidR="00B62121" w:rsidRPr="008B74EC">
        <w:rPr>
          <w:rFonts w:asciiTheme="majorBidi" w:hAnsiTheme="majorBidi" w:cstheme="majorBidi"/>
          <w:sz w:val="22"/>
        </w:rPr>
        <w:t>[12]</w:t>
      </w:r>
      <w:r w:rsidR="004D1730" w:rsidRPr="008B74EC">
        <w:rPr>
          <w:rFonts w:asciiTheme="majorBidi" w:hAnsiTheme="majorBidi" w:cstheme="majorBidi"/>
          <w:color w:val="000000" w:themeColor="text1"/>
          <w:sz w:val="22"/>
          <w:szCs w:val="22"/>
        </w:rPr>
        <w:fldChar w:fldCharType="end"/>
      </w:r>
      <w:r w:rsidR="008829CB" w:rsidRPr="008B74EC">
        <w:rPr>
          <w:rFonts w:asciiTheme="majorBidi" w:hAnsiTheme="majorBidi" w:cstheme="majorBidi"/>
          <w:color w:val="000000" w:themeColor="text1"/>
          <w:sz w:val="22"/>
          <w:szCs w:val="22"/>
        </w:rPr>
        <w:t>.</w:t>
      </w:r>
      <w:r w:rsidR="00413163" w:rsidRPr="008B74EC">
        <w:rPr>
          <w:rFonts w:asciiTheme="majorBidi" w:hAnsiTheme="majorBidi" w:cstheme="majorBidi"/>
          <w:color w:val="000000" w:themeColor="text1"/>
          <w:sz w:val="22"/>
          <w:szCs w:val="22"/>
        </w:rPr>
        <w:t xml:space="preserve"> </w:t>
      </w:r>
      <w:r w:rsidR="2DB769B8" w:rsidRPr="008B74EC">
        <w:rPr>
          <w:rFonts w:asciiTheme="majorBidi" w:hAnsiTheme="majorBidi" w:cstheme="majorBidi"/>
          <w:color w:val="000000" w:themeColor="text1"/>
          <w:sz w:val="22"/>
          <w:szCs w:val="22"/>
        </w:rPr>
        <w:t>Our study also demonstrates a 9.1 percentage</w:t>
      </w:r>
      <w:ins w:id="622" w:author="Bikram Adhikari (bdhikari)" w:date="2025-12-10T20:10:00Z" w16du:dateUtc="2025-12-11T02:10:00Z">
        <w:r w:rsidR="001D57ED">
          <w:rPr>
            <w:rFonts w:asciiTheme="majorBidi" w:hAnsiTheme="majorBidi" w:cstheme="majorBidi"/>
            <w:color w:val="000000" w:themeColor="text1"/>
            <w:sz w:val="22"/>
            <w:szCs w:val="22"/>
          </w:rPr>
          <w:t xml:space="preserve"> </w:t>
        </w:r>
      </w:ins>
      <w:del w:id="623" w:author="Bikram Adhikari (bdhikari)" w:date="2025-12-10T20:10:00Z" w16du:dateUtc="2025-12-11T02:10:00Z">
        <w:r w:rsidR="2DB769B8" w:rsidRPr="008B74EC" w:rsidDel="001D57ED">
          <w:rPr>
            <w:rFonts w:asciiTheme="majorBidi" w:hAnsiTheme="majorBidi" w:cstheme="majorBidi"/>
            <w:color w:val="000000" w:themeColor="text1"/>
            <w:sz w:val="22"/>
            <w:szCs w:val="22"/>
          </w:rPr>
          <w:delText>-</w:delText>
        </w:r>
      </w:del>
      <w:r w:rsidR="2DB769B8" w:rsidRPr="008B74EC">
        <w:rPr>
          <w:rFonts w:asciiTheme="majorBidi" w:hAnsiTheme="majorBidi" w:cstheme="majorBidi"/>
          <w:color w:val="000000" w:themeColor="text1"/>
          <w:sz w:val="22"/>
          <w:szCs w:val="22"/>
        </w:rPr>
        <w:t>point reduction in anemia prevalence between 2016</w:t>
      </w:r>
      <w:r w:rsidR="004842BD" w:rsidRPr="008B74EC">
        <w:rPr>
          <w:rFonts w:asciiTheme="majorBidi" w:hAnsiTheme="majorBidi" w:cstheme="majorBidi"/>
          <w:color w:val="000000" w:themeColor="text1"/>
          <w:sz w:val="22"/>
          <w:szCs w:val="22"/>
        </w:rPr>
        <w:t xml:space="preserve"> </w:t>
      </w:r>
      <w:r w:rsidR="20568C2D" w:rsidRPr="008B74EC">
        <w:rPr>
          <w:rFonts w:asciiTheme="majorBidi" w:hAnsiTheme="majorBidi" w:cstheme="majorBidi"/>
          <w:color w:val="000000" w:themeColor="text1"/>
          <w:sz w:val="22"/>
          <w:szCs w:val="22"/>
        </w:rPr>
        <w:t>(</w:t>
      </w:r>
      <w:r w:rsidR="00025474" w:rsidRPr="008B74EC">
        <w:rPr>
          <w:rFonts w:asciiTheme="majorBidi" w:hAnsiTheme="majorBidi" w:cstheme="majorBidi"/>
          <w:color w:val="000000" w:themeColor="text1"/>
          <w:sz w:val="22"/>
          <w:szCs w:val="22"/>
        </w:rPr>
        <w:t>52.6%</w:t>
      </w:r>
      <w:r w:rsidR="393E120E" w:rsidRPr="008B74EC">
        <w:rPr>
          <w:rFonts w:asciiTheme="majorBidi" w:hAnsiTheme="majorBidi" w:cstheme="majorBidi"/>
          <w:color w:val="000000" w:themeColor="text1"/>
          <w:sz w:val="22"/>
          <w:szCs w:val="22"/>
        </w:rPr>
        <w:t>)</w:t>
      </w:r>
      <w:r w:rsidR="00B70C65" w:rsidRPr="008B74EC">
        <w:rPr>
          <w:rFonts w:asciiTheme="majorBidi" w:hAnsiTheme="majorBidi" w:cstheme="majorBidi"/>
          <w:color w:val="000000" w:themeColor="text1"/>
          <w:sz w:val="22"/>
          <w:szCs w:val="22"/>
        </w:rPr>
        <w:t xml:space="preserve"> </w:t>
      </w:r>
      <w:r w:rsidR="00B70C65"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{"citationID":"j6pIqPJA","properties":{"formattedCitation":"[37]","plainCitation":"[37]","noteIndex":0},"citationItems":[{"id":2150,"uris":["http://zotero.org/users/3118180/items/667274Q3"],"itemData":{"id":2150,"type":"article-journal","abstract":"Introduction\nAnemia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[37]</w:t>
      </w:r>
      <w:r w:rsidR="00B70C65" w:rsidRPr="008B74EC">
        <w:rPr>
          <w:rFonts w:asciiTheme="majorBidi" w:hAnsiTheme="majorBidi" w:cstheme="majorBidi"/>
          <w:color w:val="000000" w:themeColor="text1"/>
          <w:sz w:val="22"/>
          <w:szCs w:val="22"/>
        </w:rPr>
        <w:fldChar w:fldCharType="end"/>
      </w:r>
      <w:r w:rsidR="00025474" w:rsidRPr="008B74EC">
        <w:rPr>
          <w:rFonts w:asciiTheme="majorBidi" w:hAnsiTheme="majorBidi" w:cstheme="majorBidi"/>
          <w:color w:val="000000" w:themeColor="text1"/>
          <w:sz w:val="22"/>
          <w:szCs w:val="22"/>
        </w:rPr>
        <w:t xml:space="preserve"> </w:t>
      </w:r>
      <w:r w:rsidR="523E12AB" w:rsidRPr="008B74EC">
        <w:rPr>
          <w:rFonts w:asciiTheme="majorBidi" w:hAnsiTheme="majorBidi" w:cstheme="majorBidi"/>
          <w:color w:val="000000" w:themeColor="text1"/>
          <w:sz w:val="22"/>
          <w:szCs w:val="22"/>
        </w:rPr>
        <w:t xml:space="preserve">and 2022, indicating progress in </w:t>
      </w:r>
      <w:r w:rsidR="00161063" w:rsidRPr="008B74EC">
        <w:rPr>
          <w:rFonts w:asciiTheme="majorBidi" w:hAnsiTheme="majorBidi" w:cstheme="majorBidi"/>
          <w:color w:val="000000" w:themeColor="text1"/>
          <w:sz w:val="22"/>
          <w:szCs w:val="22"/>
        </w:rPr>
        <w:t>addressing</w:t>
      </w:r>
      <w:r w:rsidR="523E12AB" w:rsidRPr="008B74EC">
        <w:rPr>
          <w:rFonts w:asciiTheme="majorBidi" w:hAnsiTheme="majorBidi" w:cstheme="majorBidi"/>
          <w:color w:val="000000" w:themeColor="text1"/>
          <w:sz w:val="22"/>
          <w:szCs w:val="22"/>
        </w:rPr>
        <w:t xml:space="preserve"> this issue.</w:t>
      </w:r>
      <w:r w:rsidR="007A5E1D" w:rsidRPr="008B74EC">
        <w:rPr>
          <w:rFonts w:asciiTheme="majorBidi" w:hAnsiTheme="majorBidi" w:cstheme="majorBidi"/>
          <w:color w:val="000000" w:themeColor="text1"/>
          <w:sz w:val="22"/>
          <w:szCs w:val="22"/>
        </w:rPr>
        <w:t xml:space="preserve"> </w:t>
      </w:r>
      <w:r w:rsidR="2872584F" w:rsidRPr="008B74EC">
        <w:rPr>
          <w:rFonts w:asciiTheme="majorBidi" w:hAnsiTheme="majorBidi" w:cstheme="majorBidi"/>
          <w:color w:val="000000" w:themeColor="text1"/>
          <w:sz w:val="22"/>
          <w:szCs w:val="22"/>
        </w:rPr>
        <w:t xml:space="preserve">Comparable rates </w:t>
      </w:r>
      <w:r w:rsidR="002A7A49" w:rsidRPr="008B74EC">
        <w:rPr>
          <w:rFonts w:asciiTheme="majorBidi" w:hAnsiTheme="majorBidi" w:cstheme="majorBidi"/>
          <w:color w:val="000000" w:themeColor="text1"/>
          <w:sz w:val="22"/>
          <w:szCs w:val="22"/>
        </w:rPr>
        <w:t>have</w:t>
      </w:r>
      <w:r w:rsidR="2872584F" w:rsidRPr="008B74EC">
        <w:rPr>
          <w:rFonts w:asciiTheme="majorBidi" w:hAnsiTheme="majorBidi" w:cstheme="majorBidi"/>
          <w:color w:val="000000" w:themeColor="text1"/>
          <w:sz w:val="22"/>
          <w:szCs w:val="22"/>
        </w:rPr>
        <w:t xml:space="preserve"> been observed in neighboring countries. </w:t>
      </w:r>
      <w:r w:rsidR="007950D6" w:rsidRPr="008B74EC">
        <w:rPr>
          <w:rFonts w:asciiTheme="majorBidi" w:hAnsiTheme="majorBidi" w:cstheme="majorBidi"/>
          <w:color w:val="000000" w:themeColor="text1"/>
          <w:sz w:val="22"/>
          <w:szCs w:val="22"/>
        </w:rPr>
        <w:t xml:space="preserve">A meta-analysis conducted by Kundu et al in </w:t>
      </w:r>
      <w:r w:rsidR="007A5E1D" w:rsidRPr="008B74EC">
        <w:rPr>
          <w:rFonts w:asciiTheme="majorBidi" w:hAnsiTheme="majorBidi" w:cstheme="majorBidi"/>
          <w:color w:val="000000" w:themeColor="text1"/>
          <w:sz w:val="22"/>
          <w:szCs w:val="22"/>
        </w:rPr>
        <w:t xml:space="preserve">Bangladesh </w:t>
      </w:r>
      <w:r w:rsidR="007E3200" w:rsidRPr="008B74EC">
        <w:rPr>
          <w:rFonts w:asciiTheme="majorBidi" w:hAnsiTheme="majorBidi" w:cstheme="majorBidi"/>
          <w:color w:val="000000" w:themeColor="text1"/>
          <w:sz w:val="22"/>
          <w:szCs w:val="22"/>
        </w:rPr>
        <w:t>reported</w:t>
      </w:r>
      <w:r w:rsidR="007950D6" w:rsidRPr="008B74EC">
        <w:rPr>
          <w:rFonts w:asciiTheme="majorBidi" w:hAnsiTheme="majorBidi" w:cstheme="majorBidi"/>
          <w:color w:val="000000" w:themeColor="text1"/>
          <w:sz w:val="22"/>
          <w:szCs w:val="22"/>
        </w:rPr>
        <w:t xml:space="preserve"> </w:t>
      </w:r>
      <w:r w:rsidR="00FD3E61" w:rsidRPr="008B74EC">
        <w:rPr>
          <w:rFonts w:asciiTheme="majorBidi" w:hAnsiTheme="majorBidi" w:cstheme="majorBidi"/>
          <w:color w:val="000000" w:themeColor="text1"/>
          <w:sz w:val="22"/>
          <w:szCs w:val="22"/>
        </w:rPr>
        <w:t>a</w:t>
      </w:r>
      <w:r w:rsidR="00480646" w:rsidRPr="008B74EC">
        <w:rPr>
          <w:rFonts w:asciiTheme="majorBidi" w:hAnsiTheme="majorBidi" w:cstheme="majorBidi"/>
          <w:color w:val="000000" w:themeColor="text1"/>
          <w:sz w:val="22"/>
          <w:szCs w:val="22"/>
        </w:rPr>
        <w:t xml:space="preserve"> </w:t>
      </w:r>
      <w:r w:rsidR="007950D6" w:rsidRPr="008B74EC">
        <w:rPr>
          <w:rFonts w:asciiTheme="majorBidi" w:hAnsiTheme="majorBidi" w:cstheme="majorBidi"/>
          <w:color w:val="000000" w:themeColor="text1"/>
          <w:sz w:val="22"/>
          <w:szCs w:val="22"/>
        </w:rPr>
        <w:t xml:space="preserve">prevalence of </w:t>
      </w:r>
      <w:r w:rsidR="007A5E1D" w:rsidRPr="008B74EC">
        <w:rPr>
          <w:rFonts w:asciiTheme="majorBidi" w:hAnsiTheme="majorBidi" w:cstheme="majorBidi"/>
          <w:color w:val="000000" w:themeColor="text1"/>
          <w:sz w:val="22"/>
          <w:szCs w:val="22"/>
        </w:rPr>
        <w:t>46.8%</w:t>
      </w:r>
      <w:r w:rsidR="0099311A" w:rsidRPr="008B74EC">
        <w:rPr>
          <w:rFonts w:asciiTheme="majorBidi" w:hAnsiTheme="majorBidi" w:cstheme="majorBidi"/>
          <w:color w:val="000000" w:themeColor="text1"/>
          <w:sz w:val="22"/>
          <w:szCs w:val="22"/>
        </w:rPr>
        <w:t xml:space="preserve"> </w:t>
      </w:r>
      <w:r w:rsidR="0099311A"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{"citationID":"r28ybtGM","properties":{"formattedCitation":"[38]","plainCitation":"[38]","noteIndex":0},"citationItems":[{"id":2153,"uris":["http://zotero.org/users/3118180/items/767KUZX9"],"itemData":{"id":2153,"type":"article-journal","abstract":"The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[38]</w:t>
      </w:r>
      <w:r w:rsidR="0099311A"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007950D6" w:rsidRPr="008B74EC">
        <w:rPr>
          <w:rFonts w:asciiTheme="majorBidi" w:hAnsiTheme="majorBidi" w:cstheme="majorBidi"/>
          <w:color w:val="000000" w:themeColor="text1"/>
          <w:sz w:val="22"/>
          <w:szCs w:val="22"/>
        </w:rPr>
        <w:t xml:space="preserve"> </w:t>
      </w:r>
      <w:r w:rsidR="005A7D13" w:rsidRPr="008B74EC">
        <w:rPr>
          <w:rFonts w:asciiTheme="majorBidi" w:hAnsiTheme="majorBidi" w:cstheme="majorBidi"/>
          <w:color w:val="000000" w:themeColor="text1"/>
          <w:sz w:val="22"/>
          <w:szCs w:val="22"/>
        </w:rPr>
        <w:t xml:space="preserve">which </w:t>
      </w:r>
      <w:r w:rsidR="1A4B06A6" w:rsidRPr="008B74EC">
        <w:rPr>
          <w:rFonts w:asciiTheme="majorBidi" w:hAnsiTheme="majorBidi" w:cstheme="majorBidi"/>
          <w:color w:val="000000" w:themeColor="text1"/>
          <w:sz w:val="22"/>
          <w:szCs w:val="22"/>
        </w:rPr>
        <w:t>wa</w:t>
      </w:r>
      <w:r w:rsidR="007950D6" w:rsidRPr="008B74EC">
        <w:rPr>
          <w:rFonts w:asciiTheme="majorBidi" w:hAnsiTheme="majorBidi" w:cstheme="majorBidi"/>
          <w:color w:val="000000" w:themeColor="text1"/>
          <w:sz w:val="22"/>
          <w:szCs w:val="22"/>
        </w:rPr>
        <w:t>s</w:t>
      </w:r>
      <w:r w:rsidR="005A7D13" w:rsidRPr="008B74EC">
        <w:rPr>
          <w:rFonts w:asciiTheme="majorBidi" w:hAnsiTheme="majorBidi" w:cstheme="majorBidi"/>
          <w:color w:val="000000" w:themeColor="text1"/>
          <w:sz w:val="22"/>
          <w:szCs w:val="22"/>
        </w:rPr>
        <w:t xml:space="preserve"> </w:t>
      </w:r>
      <w:r w:rsidR="201DCD29" w:rsidRPr="008B74EC">
        <w:rPr>
          <w:rFonts w:asciiTheme="majorBidi" w:hAnsiTheme="majorBidi" w:cstheme="majorBidi"/>
          <w:color w:val="000000" w:themeColor="text1"/>
          <w:sz w:val="22"/>
          <w:szCs w:val="22"/>
        </w:rPr>
        <w:t xml:space="preserve">similar </w:t>
      </w:r>
      <w:r w:rsidR="00161063" w:rsidRPr="008B74EC">
        <w:rPr>
          <w:rFonts w:asciiTheme="majorBidi" w:hAnsiTheme="majorBidi" w:cstheme="majorBidi"/>
          <w:color w:val="000000" w:themeColor="text1"/>
          <w:sz w:val="22"/>
          <w:szCs w:val="22"/>
        </w:rPr>
        <w:t>to our</w:t>
      </w:r>
      <w:r w:rsidR="539F08BF" w:rsidRPr="008B74EC">
        <w:rPr>
          <w:rFonts w:asciiTheme="majorBidi" w:hAnsiTheme="majorBidi" w:cstheme="majorBidi"/>
          <w:color w:val="000000" w:themeColor="text1"/>
          <w:sz w:val="22"/>
          <w:szCs w:val="22"/>
        </w:rPr>
        <w:t xml:space="preserve"> finding</w:t>
      </w:r>
      <w:r w:rsidR="005A7D13" w:rsidRPr="008B74EC">
        <w:rPr>
          <w:rFonts w:asciiTheme="majorBidi" w:hAnsiTheme="majorBidi" w:cstheme="majorBidi"/>
          <w:color w:val="000000" w:themeColor="text1"/>
          <w:sz w:val="22"/>
          <w:szCs w:val="22"/>
        </w:rPr>
        <w:t xml:space="preserve">. </w:t>
      </w:r>
      <w:r w:rsidR="003130C1" w:rsidRPr="008B74EC">
        <w:rPr>
          <w:rFonts w:asciiTheme="majorBidi" w:hAnsiTheme="majorBidi" w:cstheme="majorBidi"/>
          <w:color w:val="000000" w:themeColor="text1"/>
          <w:sz w:val="22"/>
          <w:szCs w:val="22"/>
        </w:rPr>
        <w:t>The</w:t>
      </w:r>
      <w:r w:rsidR="00EA7400" w:rsidRPr="008B74EC">
        <w:rPr>
          <w:rFonts w:asciiTheme="majorBidi" w:hAnsiTheme="majorBidi" w:cstheme="majorBidi"/>
          <w:color w:val="000000" w:themeColor="text1"/>
          <w:sz w:val="22"/>
          <w:szCs w:val="22"/>
        </w:rPr>
        <w:t xml:space="preserve"> latest </w:t>
      </w:r>
      <w:r w:rsidR="007E3200" w:rsidRPr="008B74EC">
        <w:rPr>
          <w:rFonts w:asciiTheme="majorBidi" w:hAnsiTheme="majorBidi" w:cstheme="majorBidi"/>
          <w:color w:val="000000" w:themeColor="text1"/>
          <w:sz w:val="22"/>
          <w:szCs w:val="22"/>
        </w:rPr>
        <w:t>N</w:t>
      </w:r>
      <w:r w:rsidR="00D7179C" w:rsidRPr="008B74EC">
        <w:rPr>
          <w:rFonts w:asciiTheme="majorBidi" w:hAnsiTheme="majorBidi" w:cstheme="majorBidi"/>
          <w:color w:val="000000" w:themeColor="text1"/>
          <w:sz w:val="22"/>
          <w:szCs w:val="22"/>
        </w:rPr>
        <w:t xml:space="preserve">ational </w:t>
      </w:r>
      <w:r w:rsidR="007E3200" w:rsidRPr="008B74EC">
        <w:rPr>
          <w:rFonts w:asciiTheme="majorBidi" w:hAnsiTheme="majorBidi" w:cstheme="majorBidi"/>
          <w:color w:val="000000" w:themeColor="text1"/>
          <w:sz w:val="22"/>
          <w:szCs w:val="22"/>
        </w:rPr>
        <w:t>F</w:t>
      </w:r>
      <w:r w:rsidR="00D7179C" w:rsidRPr="008B74EC">
        <w:rPr>
          <w:rFonts w:asciiTheme="majorBidi" w:hAnsiTheme="majorBidi" w:cstheme="majorBidi"/>
          <w:color w:val="000000" w:themeColor="text1"/>
          <w:sz w:val="22"/>
          <w:szCs w:val="22"/>
        </w:rPr>
        <w:t xml:space="preserve">amily </w:t>
      </w:r>
      <w:r w:rsidR="007E3200" w:rsidRPr="008B74EC">
        <w:rPr>
          <w:rFonts w:asciiTheme="majorBidi" w:hAnsiTheme="majorBidi" w:cstheme="majorBidi"/>
          <w:color w:val="000000" w:themeColor="text1"/>
          <w:sz w:val="22"/>
          <w:szCs w:val="22"/>
        </w:rPr>
        <w:t>H</w:t>
      </w:r>
      <w:r w:rsidR="00D7179C" w:rsidRPr="008B74EC">
        <w:rPr>
          <w:rFonts w:asciiTheme="majorBidi" w:hAnsiTheme="majorBidi" w:cstheme="majorBidi"/>
          <w:color w:val="000000" w:themeColor="text1"/>
          <w:sz w:val="22"/>
          <w:szCs w:val="22"/>
        </w:rPr>
        <w:t xml:space="preserve">ealth </w:t>
      </w:r>
      <w:r w:rsidR="007E3200" w:rsidRPr="008B74EC">
        <w:rPr>
          <w:rFonts w:asciiTheme="majorBidi" w:hAnsiTheme="majorBidi" w:cstheme="majorBidi"/>
          <w:color w:val="000000" w:themeColor="text1"/>
          <w:sz w:val="22"/>
          <w:szCs w:val="22"/>
        </w:rPr>
        <w:t>S</w:t>
      </w:r>
      <w:r w:rsidR="00D7179C" w:rsidRPr="008B74EC">
        <w:rPr>
          <w:rFonts w:asciiTheme="majorBidi" w:hAnsiTheme="majorBidi" w:cstheme="majorBidi"/>
          <w:color w:val="000000" w:themeColor="text1"/>
          <w:sz w:val="22"/>
          <w:szCs w:val="22"/>
        </w:rPr>
        <w:t>urvey (201</w:t>
      </w:r>
      <w:r w:rsidR="003130C1" w:rsidRPr="008B74EC">
        <w:rPr>
          <w:rFonts w:asciiTheme="majorBidi" w:hAnsiTheme="majorBidi" w:cstheme="majorBidi"/>
          <w:color w:val="000000" w:themeColor="text1"/>
          <w:sz w:val="22"/>
          <w:szCs w:val="22"/>
        </w:rPr>
        <w:t>9</w:t>
      </w:r>
      <w:r w:rsidR="00D7179C" w:rsidRPr="008B74EC">
        <w:rPr>
          <w:rFonts w:asciiTheme="majorBidi" w:hAnsiTheme="majorBidi" w:cstheme="majorBidi"/>
          <w:color w:val="000000" w:themeColor="text1"/>
          <w:sz w:val="22"/>
          <w:szCs w:val="22"/>
        </w:rPr>
        <w:t>-</w:t>
      </w:r>
      <w:r w:rsidR="003130C1" w:rsidRPr="008B74EC">
        <w:rPr>
          <w:rFonts w:asciiTheme="majorBidi" w:hAnsiTheme="majorBidi" w:cstheme="majorBidi"/>
          <w:color w:val="000000" w:themeColor="text1"/>
          <w:sz w:val="22"/>
          <w:szCs w:val="22"/>
        </w:rPr>
        <w:t>21</w:t>
      </w:r>
      <w:r w:rsidR="00D7179C" w:rsidRPr="008B74EC">
        <w:rPr>
          <w:rFonts w:asciiTheme="majorBidi" w:hAnsiTheme="majorBidi" w:cstheme="majorBidi"/>
          <w:color w:val="000000" w:themeColor="text1"/>
          <w:sz w:val="22"/>
          <w:szCs w:val="22"/>
        </w:rPr>
        <w:t xml:space="preserve">) in India reported </w:t>
      </w:r>
      <w:r w:rsidR="007E3200" w:rsidRPr="008B74EC">
        <w:rPr>
          <w:rFonts w:asciiTheme="majorBidi" w:hAnsiTheme="majorBidi" w:cstheme="majorBidi"/>
          <w:color w:val="000000" w:themeColor="text1"/>
          <w:sz w:val="22"/>
          <w:szCs w:val="22"/>
        </w:rPr>
        <w:t xml:space="preserve">a prevalence of </w:t>
      </w:r>
      <w:r w:rsidR="003130C1" w:rsidRPr="008B74EC">
        <w:rPr>
          <w:rFonts w:asciiTheme="majorBidi" w:hAnsiTheme="majorBidi" w:cstheme="majorBidi"/>
          <w:color w:val="000000" w:themeColor="text1"/>
          <w:sz w:val="22"/>
          <w:szCs w:val="22"/>
        </w:rPr>
        <w:t>67.1</w:t>
      </w:r>
      <w:r w:rsidR="008A66CB" w:rsidRPr="008B74EC">
        <w:rPr>
          <w:rFonts w:asciiTheme="majorBidi" w:hAnsiTheme="majorBidi" w:cstheme="majorBidi"/>
          <w:color w:val="000000" w:themeColor="text1"/>
          <w:sz w:val="22"/>
          <w:szCs w:val="22"/>
        </w:rPr>
        <w:t>%</w:t>
      </w:r>
      <w:r w:rsidR="007E3200" w:rsidRPr="008B74EC">
        <w:rPr>
          <w:rFonts w:asciiTheme="majorBidi" w:hAnsiTheme="majorBidi" w:cstheme="majorBidi"/>
          <w:color w:val="000000" w:themeColor="text1"/>
          <w:sz w:val="22"/>
          <w:szCs w:val="22"/>
        </w:rPr>
        <w:t>, which is higher than that observed in Nepal</w:t>
      </w:r>
      <w:r w:rsidR="008A66CB" w:rsidRPr="008B74EC">
        <w:rPr>
          <w:rFonts w:asciiTheme="majorBidi" w:hAnsiTheme="majorBidi" w:cstheme="majorBidi"/>
          <w:color w:val="000000" w:themeColor="text1"/>
          <w:sz w:val="22"/>
          <w:szCs w:val="22"/>
        </w:rPr>
        <w:t xml:space="preserve"> </w:t>
      </w:r>
      <w:r w:rsidR="00383432" w:rsidRPr="008B74EC">
        <w:rPr>
          <w:rFonts w:asciiTheme="majorBidi" w:hAnsiTheme="majorBidi" w:cstheme="majorBidi"/>
          <w:color w:val="000000" w:themeColor="text1"/>
          <w:sz w:val="22"/>
          <w:szCs w:val="22"/>
        </w:rPr>
        <w:fldChar w:fldCharType="begin"/>
      </w:r>
      <w:r w:rsidR="00901493" w:rsidRPr="008B74EC">
        <w:rPr>
          <w:rFonts w:asciiTheme="majorBidi" w:hAnsiTheme="majorBidi" w:cstheme="majorBidi"/>
          <w:color w:val="000000" w:themeColor="text1"/>
          <w:sz w:val="22"/>
          <w:szCs w:val="22"/>
        </w:rPr>
        <w:instrText xml:space="preserve"> ADDIN ZOTERO_ITEM CSL_CITATION {"citationID":"hCSoQMdG","properties":{"formattedCitation":"[39]","plainCitation":"[39]","noteIndex":0},"citationItems":[{"id":2200,"uris":["http://zotero.org/users/3118180/items/FT5EL7LI"],"itemData":{"id":2200,"type":"article-journal","abstract":"The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sidRPr="008B74EC">
        <w:rPr>
          <w:rFonts w:asciiTheme="majorBidi" w:hAnsiTheme="majorBidi" w:cstheme="majorBidi"/>
          <w:color w:val="000000" w:themeColor="text1"/>
          <w:sz w:val="22"/>
          <w:szCs w:val="22"/>
        </w:rPr>
        <w:fldChar w:fldCharType="separate"/>
      </w:r>
      <w:r w:rsidR="00901493" w:rsidRPr="008B74EC">
        <w:rPr>
          <w:rFonts w:asciiTheme="majorBidi" w:hAnsiTheme="majorBidi" w:cstheme="majorBidi"/>
          <w:sz w:val="22"/>
        </w:rPr>
        <w:t>[39]</w:t>
      </w:r>
      <w:r w:rsidR="00383432" w:rsidRPr="008B74EC">
        <w:rPr>
          <w:rFonts w:asciiTheme="majorBidi" w:hAnsiTheme="majorBidi" w:cstheme="majorBidi"/>
          <w:color w:val="000000" w:themeColor="text1"/>
          <w:sz w:val="22"/>
          <w:szCs w:val="22"/>
        </w:rPr>
        <w:fldChar w:fldCharType="end"/>
      </w:r>
      <w:r w:rsidR="007E3200" w:rsidRPr="008B74EC">
        <w:rPr>
          <w:rFonts w:asciiTheme="majorBidi" w:hAnsiTheme="majorBidi" w:cstheme="majorBidi"/>
          <w:color w:val="000000" w:themeColor="text1"/>
          <w:sz w:val="22"/>
          <w:szCs w:val="22"/>
        </w:rPr>
        <w:t>.</w:t>
      </w:r>
      <w:r w:rsidR="4ECF07E7" w:rsidRPr="008B74EC">
        <w:rPr>
          <w:rFonts w:asciiTheme="majorBidi" w:hAnsiTheme="majorBidi" w:cstheme="majorBidi"/>
          <w:color w:val="000000" w:themeColor="text1"/>
          <w:sz w:val="22"/>
          <w:szCs w:val="22"/>
        </w:rPr>
        <w:t xml:space="preserve"> The decline in anemia prevalence in Nepal</w:t>
      </w:r>
      <w:r w:rsidR="007E3200" w:rsidRPr="008B74EC">
        <w:rPr>
          <w:rFonts w:asciiTheme="majorBidi" w:hAnsiTheme="majorBidi" w:cstheme="majorBidi"/>
          <w:color w:val="000000" w:themeColor="text1"/>
          <w:sz w:val="22"/>
          <w:szCs w:val="22"/>
        </w:rPr>
        <w:t xml:space="preserve"> is encouraging but underscores the need for sustained efforts to address this condition, particularly among vulnerable populations</w:t>
      </w:r>
      <w:r w:rsidR="00E1621B" w:rsidRPr="008B74EC">
        <w:rPr>
          <w:rFonts w:asciiTheme="majorBidi" w:hAnsiTheme="majorBidi" w:cstheme="majorBidi"/>
          <w:color w:val="000000" w:themeColor="text1"/>
          <w:sz w:val="22"/>
          <w:szCs w:val="22"/>
        </w:rPr>
        <w:t xml:space="preserve"> </w:t>
      </w:r>
      <w:r w:rsidR="00E1621B" w:rsidRPr="008B74EC">
        <w:rPr>
          <w:rFonts w:asciiTheme="majorBidi" w:hAnsiTheme="majorBidi" w:cstheme="majorBidi"/>
          <w:sz w:val="22"/>
          <w:szCs w:val="22"/>
        </w:rPr>
        <w:fldChar w:fldCharType="begin"/>
      </w:r>
      <w:r w:rsidR="002B3C49" w:rsidRPr="008B74EC">
        <w:rPr>
          <w:rFonts w:asciiTheme="majorBidi" w:hAnsiTheme="majorBidi" w:cstheme="majorBidi"/>
          <w:sz w:val="22"/>
          <w:szCs w:val="22"/>
        </w:rPr>
        <w:instrText xml:space="preserve"> ADDIN ZOTERO_ITEM CSL_CITATION {"citationID":"E00iFJwA","properties":{"formattedCitation":"[23]","plainCitation":"[23]","noteIndex":0},"citationItems":[{"id":2074,"uris":["http://zotero.org/users/3118180/items/A29UU767"],"itemData":{"id":2074,"type":"webpage","title":"The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E1621B" w:rsidRPr="008B74EC">
        <w:rPr>
          <w:rFonts w:asciiTheme="majorBidi" w:hAnsiTheme="majorBidi" w:cstheme="majorBidi"/>
          <w:sz w:val="22"/>
          <w:szCs w:val="22"/>
        </w:rPr>
        <w:fldChar w:fldCharType="separate"/>
      </w:r>
      <w:r w:rsidR="00C92D93" w:rsidRPr="008B74EC">
        <w:rPr>
          <w:rFonts w:asciiTheme="majorBidi" w:hAnsiTheme="majorBidi" w:cstheme="majorBidi"/>
          <w:sz w:val="22"/>
        </w:rPr>
        <w:t>[23]</w:t>
      </w:r>
      <w:r w:rsidR="00E1621B" w:rsidRPr="008B74EC">
        <w:rPr>
          <w:rFonts w:asciiTheme="majorBidi" w:hAnsiTheme="majorBidi" w:cstheme="majorBidi"/>
          <w:sz w:val="22"/>
          <w:szCs w:val="22"/>
        </w:rPr>
        <w:fldChar w:fldCharType="end"/>
      </w:r>
      <w:r w:rsidR="0B3ACE47" w:rsidRPr="008B74EC">
        <w:rPr>
          <w:rFonts w:asciiTheme="majorBidi" w:hAnsiTheme="majorBidi" w:cstheme="majorBidi"/>
          <w:color w:val="000000" w:themeColor="text1"/>
          <w:sz w:val="22"/>
          <w:szCs w:val="22"/>
        </w:rPr>
        <w:t>.</w:t>
      </w:r>
    </w:p>
    <w:p w14:paraId="44BF563F" w14:textId="6CD99359" w:rsidR="001A0C51" w:rsidRPr="008B74EC" w:rsidRDefault="008E7EC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 xml:space="preserve">A systematic review </w:t>
      </w:r>
      <w:r w:rsidR="002E297A" w:rsidRPr="008B74EC">
        <w:rPr>
          <w:rFonts w:asciiTheme="majorBidi" w:hAnsiTheme="majorBidi" w:cstheme="majorBidi"/>
          <w:sz w:val="22"/>
          <w:szCs w:val="22"/>
        </w:rPr>
        <w:t xml:space="preserve">reported </w:t>
      </w:r>
      <w:r w:rsidR="1FDB3000" w:rsidRPr="008B74EC">
        <w:rPr>
          <w:rFonts w:asciiTheme="majorBidi" w:hAnsiTheme="majorBidi" w:cstheme="majorBidi"/>
          <w:sz w:val="22"/>
          <w:szCs w:val="22"/>
        </w:rPr>
        <w:t xml:space="preserve">the </w:t>
      </w:r>
      <w:r w:rsidR="002E297A" w:rsidRPr="008B74EC">
        <w:rPr>
          <w:rFonts w:asciiTheme="majorBidi" w:hAnsiTheme="majorBidi" w:cstheme="majorBidi"/>
          <w:sz w:val="22"/>
          <w:szCs w:val="22"/>
        </w:rPr>
        <w:t xml:space="preserve">pooled prevalence </w:t>
      </w:r>
      <w:r w:rsidR="007E3200" w:rsidRPr="008B74EC">
        <w:rPr>
          <w:rFonts w:asciiTheme="majorBidi" w:hAnsiTheme="majorBidi" w:cstheme="majorBidi"/>
          <w:sz w:val="22"/>
          <w:szCs w:val="22"/>
        </w:rPr>
        <w:t xml:space="preserve">rates </w:t>
      </w:r>
      <w:r w:rsidR="002E297A" w:rsidRPr="008B74EC">
        <w:rPr>
          <w:rFonts w:asciiTheme="majorBidi" w:hAnsiTheme="majorBidi" w:cstheme="majorBidi"/>
          <w:sz w:val="22"/>
          <w:szCs w:val="22"/>
        </w:rPr>
        <w:t>of wasting-anemia and stunting-anemia</w:t>
      </w:r>
      <w:r w:rsidR="00FA3757" w:rsidRPr="008B74EC">
        <w:rPr>
          <w:rFonts w:asciiTheme="majorBidi" w:hAnsiTheme="majorBidi" w:cstheme="majorBidi"/>
          <w:sz w:val="22"/>
          <w:szCs w:val="22"/>
        </w:rPr>
        <w:t xml:space="preserve"> </w:t>
      </w:r>
      <w:r w:rsidR="316ACE04" w:rsidRPr="008B74EC">
        <w:rPr>
          <w:rFonts w:asciiTheme="majorBidi" w:hAnsiTheme="majorBidi" w:cstheme="majorBidi"/>
          <w:sz w:val="22"/>
          <w:szCs w:val="22"/>
        </w:rPr>
        <w:t>in</w:t>
      </w:r>
      <w:r w:rsidR="00FA3757" w:rsidRPr="008B74EC">
        <w:rPr>
          <w:rFonts w:asciiTheme="majorBidi" w:hAnsiTheme="majorBidi" w:cstheme="majorBidi"/>
          <w:sz w:val="22"/>
          <w:szCs w:val="22"/>
        </w:rPr>
        <w:t xml:space="preserve"> </w:t>
      </w:r>
      <w:r w:rsidR="003130C1" w:rsidRPr="008B74EC">
        <w:rPr>
          <w:rFonts w:asciiTheme="majorBidi" w:hAnsiTheme="majorBidi" w:cstheme="majorBidi"/>
          <w:sz w:val="22"/>
          <w:szCs w:val="22"/>
        </w:rPr>
        <w:t>least-developed</w:t>
      </w:r>
      <w:r w:rsidR="00FA3757" w:rsidRPr="008B74EC">
        <w:rPr>
          <w:rFonts w:asciiTheme="majorBidi" w:hAnsiTheme="majorBidi" w:cstheme="majorBidi"/>
          <w:sz w:val="22"/>
          <w:szCs w:val="22"/>
        </w:rPr>
        <w:t xml:space="preserve"> countries</w:t>
      </w:r>
      <w:r w:rsidR="002E297A" w:rsidRPr="008B74EC">
        <w:rPr>
          <w:rFonts w:asciiTheme="majorBidi" w:hAnsiTheme="majorBidi" w:cstheme="majorBidi"/>
          <w:sz w:val="22"/>
          <w:szCs w:val="22"/>
        </w:rPr>
        <w:t xml:space="preserve"> to be 5.4</w:t>
      </w:r>
      <w:r w:rsidR="00D45090"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and 19.</w:t>
      </w:r>
      <w:r w:rsidR="00D45090" w:rsidRPr="008B74EC">
        <w:rPr>
          <w:rFonts w:asciiTheme="majorBidi" w:hAnsiTheme="majorBidi" w:cstheme="majorBidi"/>
          <w:sz w:val="22"/>
          <w:szCs w:val="22"/>
        </w:rPr>
        <w:t>5</w:t>
      </w:r>
      <w:r w:rsidR="002E297A" w:rsidRPr="008B74EC">
        <w:rPr>
          <w:rFonts w:asciiTheme="majorBidi" w:hAnsiTheme="majorBidi" w:cstheme="majorBidi"/>
          <w:sz w:val="22"/>
          <w:szCs w:val="22"/>
        </w:rPr>
        <w:t>%</w:t>
      </w:r>
      <w:r w:rsidR="27A75954" w:rsidRPr="008B74EC">
        <w:rPr>
          <w:rFonts w:asciiTheme="majorBidi" w:hAnsiTheme="majorBidi" w:cstheme="majorBidi"/>
          <w:sz w:val="22"/>
          <w:szCs w:val="22"/>
        </w:rPr>
        <w:t>,</w:t>
      </w:r>
      <w:r w:rsidR="002E297A" w:rsidRPr="008B74EC">
        <w:rPr>
          <w:rFonts w:asciiTheme="majorBidi" w:hAnsiTheme="majorBidi" w:cstheme="majorBidi"/>
          <w:sz w:val="22"/>
          <w:szCs w:val="22"/>
        </w:rPr>
        <w:t xml:space="preserve"> respectively</w:t>
      </w:r>
      <w:r w:rsidR="007E3200" w:rsidRPr="008B74EC">
        <w:rPr>
          <w:rFonts w:asciiTheme="majorBidi" w:hAnsiTheme="majorBidi" w:cstheme="majorBidi"/>
          <w:sz w:val="22"/>
          <w:szCs w:val="22"/>
        </w:rPr>
        <w:t xml:space="preserve"> </w:t>
      </w:r>
      <w:r w:rsidR="006E556D"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{"citationID":"tQdNPSqa","properties":{"formattedCitation":"[40]","plainCitation":"[40]","noteIndex":0},"citationItems":[{"id":2156,"uris":["http://zotero.org/users/3118180/items/NTEMWWLR"],"itemData":{"id":2156,"type":"webpage","title":"Prevalence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[40]</w:t>
      </w:r>
      <w:r w:rsidR="006E556D" w:rsidRPr="008B74EC">
        <w:rPr>
          <w:rFonts w:asciiTheme="majorBidi" w:hAnsiTheme="majorBidi" w:cstheme="majorBidi"/>
          <w:sz w:val="22"/>
          <w:szCs w:val="22"/>
        </w:rPr>
        <w:fldChar w:fldCharType="end"/>
      </w:r>
      <w:r w:rsidR="7BF7B74E" w:rsidRPr="008B74EC">
        <w:rPr>
          <w:rFonts w:asciiTheme="majorBidi" w:hAnsiTheme="majorBidi" w:cstheme="majorBidi"/>
          <w:sz w:val="22"/>
          <w:szCs w:val="22"/>
        </w:rPr>
        <w:t>.</w:t>
      </w:r>
      <w:r w:rsidR="10014BE5" w:rsidRPr="008B74EC">
        <w:rPr>
          <w:rFonts w:asciiTheme="majorBidi" w:hAnsiTheme="majorBidi" w:cstheme="majorBidi"/>
          <w:sz w:val="22"/>
          <w:szCs w:val="22"/>
        </w:rPr>
        <w:t xml:space="preserve"> These rates are</w:t>
      </w:r>
      <w:r w:rsidR="00851BD9" w:rsidRPr="008B74EC">
        <w:rPr>
          <w:rFonts w:asciiTheme="majorBidi" w:hAnsiTheme="majorBidi" w:cstheme="majorBidi"/>
          <w:sz w:val="22"/>
          <w:szCs w:val="22"/>
        </w:rPr>
        <w:t xml:space="preserve"> higher </w:t>
      </w:r>
      <w:r w:rsidR="2C67C779" w:rsidRPr="008B74EC">
        <w:rPr>
          <w:rFonts w:asciiTheme="majorBidi" w:hAnsiTheme="majorBidi" w:cstheme="majorBidi"/>
          <w:sz w:val="22"/>
          <w:szCs w:val="22"/>
        </w:rPr>
        <w:t>than our fi</w:t>
      </w:r>
      <w:r w:rsidR="1758D60E" w:rsidRPr="008B74EC">
        <w:rPr>
          <w:rFonts w:asciiTheme="majorBidi" w:hAnsiTheme="majorBidi" w:cstheme="majorBidi"/>
          <w:sz w:val="22"/>
          <w:szCs w:val="22"/>
        </w:rPr>
        <w:t>n</w:t>
      </w:r>
      <w:r w:rsidR="2C67C779" w:rsidRPr="008B74EC">
        <w:rPr>
          <w:rFonts w:asciiTheme="majorBidi" w:hAnsiTheme="majorBidi" w:cstheme="majorBidi"/>
          <w:sz w:val="22"/>
          <w:szCs w:val="22"/>
        </w:rPr>
        <w:t xml:space="preserve">dings from Nepal, </w:t>
      </w:r>
      <w:r w:rsidR="00851BD9" w:rsidRPr="008B74EC">
        <w:rPr>
          <w:rFonts w:asciiTheme="majorBidi" w:hAnsiTheme="majorBidi" w:cstheme="majorBidi"/>
          <w:sz w:val="22"/>
          <w:szCs w:val="22"/>
        </w:rPr>
        <w:t xml:space="preserve">which </w:t>
      </w:r>
      <w:r w:rsidR="6672F38B" w:rsidRPr="008B74EC">
        <w:rPr>
          <w:rFonts w:asciiTheme="majorBidi" w:hAnsiTheme="majorBidi" w:cstheme="majorBidi"/>
          <w:sz w:val="22"/>
          <w:szCs w:val="22"/>
        </w:rPr>
        <w:t>were</w:t>
      </w:r>
      <w:r w:rsidR="00851BD9" w:rsidRPr="008B74EC">
        <w:rPr>
          <w:rFonts w:asciiTheme="majorBidi" w:hAnsiTheme="majorBidi" w:cstheme="majorBidi"/>
          <w:sz w:val="22"/>
          <w:szCs w:val="22"/>
        </w:rPr>
        <w:t xml:space="preserve"> 4.0% </w:t>
      </w:r>
      <w:r w:rsidR="1587D0F4" w:rsidRPr="008B74EC">
        <w:rPr>
          <w:rFonts w:asciiTheme="majorBidi" w:hAnsiTheme="majorBidi" w:cstheme="majorBidi"/>
          <w:sz w:val="22"/>
          <w:szCs w:val="22"/>
        </w:rPr>
        <w:t xml:space="preserve">and </w:t>
      </w:r>
      <w:r w:rsidR="1587D0F4" w:rsidRPr="008B74EC">
        <w:rPr>
          <w:rFonts w:asciiTheme="majorBidi" w:eastAsia="Times New Roman" w:hAnsiTheme="majorBidi" w:cstheme="majorBidi"/>
          <w:sz w:val="22"/>
          <w:szCs w:val="22"/>
        </w:rPr>
        <w:t>12.5%,</w:t>
      </w:r>
      <w:r w:rsidR="1587D0F4" w:rsidRPr="008B74EC">
        <w:rPr>
          <w:rFonts w:asciiTheme="majorBidi" w:hAnsiTheme="majorBidi" w:cstheme="majorBidi"/>
          <w:sz w:val="22"/>
          <w:szCs w:val="22"/>
        </w:rPr>
        <w:t xml:space="preserve"> </w:t>
      </w:r>
      <w:r w:rsidR="00851BD9" w:rsidRPr="008B74EC">
        <w:rPr>
          <w:rFonts w:asciiTheme="majorBidi" w:hAnsiTheme="majorBidi" w:cstheme="majorBidi"/>
          <w:sz w:val="22"/>
          <w:szCs w:val="22"/>
        </w:rPr>
        <w:t xml:space="preserve">respectively. </w:t>
      </w:r>
    </w:p>
    <w:p w14:paraId="753C9D43" w14:textId="2833EEC8" w:rsidR="001A0C51" w:rsidRPr="008B74EC" w:rsidRDefault="00383432"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high</w:t>
      </w:r>
      <w:r w:rsidR="00092307"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prevalence of co-existence of undernutrition and anemia in our study (16%) suggests that affected children are </w:t>
      </w:r>
      <w:del w:id="624" w:author="Bikram Adhikari (bdhikari)" w:date="2025-12-10T20:11:00Z" w16du:dateUtc="2025-12-11T02:11:00Z">
        <w:r w:rsidRPr="008B74EC" w:rsidDel="00167A16">
          <w:rPr>
            <w:rFonts w:asciiTheme="majorBidi" w:hAnsiTheme="majorBidi" w:cstheme="majorBidi"/>
            <w:sz w:val="22"/>
            <w:szCs w:val="22"/>
          </w:rPr>
          <w:delText>trapped in a vicious cycle</w:delText>
        </w:r>
      </w:del>
      <w:ins w:id="625" w:author="Bikram Adhikari (bdhikari)" w:date="2025-12-10T20:11:00Z" w16du:dateUtc="2025-12-11T02:11:00Z">
        <w:r w:rsidR="00167A16">
          <w:rPr>
            <w:rFonts w:asciiTheme="majorBidi" w:hAnsiTheme="majorBidi" w:cstheme="majorBidi"/>
            <w:sz w:val="22"/>
            <w:szCs w:val="22"/>
          </w:rPr>
          <w:t>caught in an interlinked cycle</w:t>
        </w:r>
      </w:ins>
      <w:r w:rsidRPr="008B74EC">
        <w:rPr>
          <w:rFonts w:asciiTheme="majorBidi" w:hAnsiTheme="majorBidi" w:cstheme="majorBidi"/>
          <w:sz w:val="22"/>
          <w:szCs w:val="22"/>
        </w:rPr>
        <w:t xml:space="preserve"> of micronutrient</w:t>
      </w:r>
      <w:del w:id="626" w:author="Bikram Adhikari (bdhikari)" w:date="2025-12-10T16:40:00Z" w16du:dateUtc="2025-12-10T22:40:00Z">
        <w:r w:rsidRPr="008B74EC" w:rsidDel="00993E3C">
          <w:rPr>
            <w:rFonts w:asciiTheme="majorBidi" w:hAnsiTheme="majorBidi" w:cstheme="majorBidi"/>
            <w:sz w:val="22"/>
            <w:szCs w:val="22"/>
          </w:rPr>
          <w:delText>s</w:delText>
        </w:r>
      </w:del>
      <w:r w:rsidR="007E3200" w:rsidRPr="008B74EC">
        <w:rPr>
          <w:rFonts w:asciiTheme="majorBidi" w:hAnsiTheme="majorBidi" w:cstheme="majorBidi"/>
          <w:sz w:val="22"/>
          <w:szCs w:val="22"/>
        </w:rPr>
        <w:t xml:space="preserve"> deficiencies</w:t>
      </w:r>
      <w:r w:rsidRPr="008B74EC">
        <w:rPr>
          <w:rFonts w:asciiTheme="majorBidi" w:hAnsiTheme="majorBidi" w:cstheme="majorBidi"/>
          <w:sz w:val="22"/>
          <w:szCs w:val="22"/>
        </w:rPr>
        <w:t xml:space="preserve">. Undernutrition impairs iron absorption and utilization, while anemia exacerbates undernutrition by reducing the body’s ability to effectively utilize nutrients. </w:t>
      </w:r>
    </w:p>
    <w:p w14:paraId="61C916C5" w14:textId="28539D45" w:rsidR="006F04BC" w:rsidRPr="008B74EC" w:rsidRDefault="006F04BC"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lastRenderedPageBreak/>
        <w:t>The children from</w:t>
      </w:r>
      <w:r w:rsidR="3BC6D57D" w:rsidRPr="008B74EC">
        <w:rPr>
          <w:rFonts w:asciiTheme="majorBidi" w:hAnsiTheme="majorBidi" w:cstheme="majorBidi"/>
          <w:sz w:val="22"/>
          <w:szCs w:val="22"/>
        </w:rPr>
        <w:t xml:space="preserve"> the</w:t>
      </w:r>
      <w:r w:rsidRPr="008B74EC">
        <w:rPr>
          <w:rFonts w:asciiTheme="majorBidi" w:hAnsiTheme="majorBidi" w:cstheme="majorBidi"/>
          <w:sz w:val="22"/>
          <w:szCs w:val="22"/>
        </w:rPr>
        <w:t xml:space="preserve"> richest wealth quintile ha</w:t>
      </w:r>
      <w:r w:rsidR="00BB2E51" w:rsidRPr="008B74EC">
        <w:rPr>
          <w:rFonts w:asciiTheme="majorBidi" w:hAnsiTheme="majorBidi" w:cstheme="majorBidi"/>
          <w:sz w:val="22"/>
          <w:szCs w:val="22"/>
        </w:rPr>
        <w:t>d</w:t>
      </w:r>
      <w:r w:rsidRPr="008B74EC">
        <w:rPr>
          <w:rFonts w:asciiTheme="majorBidi" w:hAnsiTheme="majorBidi" w:cstheme="majorBidi"/>
          <w:sz w:val="22"/>
          <w:szCs w:val="22"/>
        </w:rPr>
        <w:t xml:space="preserve"> lower odds of having </w:t>
      </w:r>
      <w:r w:rsidR="007E3200" w:rsidRPr="008B74EC">
        <w:rPr>
          <w:rFonts w:asciiTheme="majorBidi" w:hAnsiTheme="majorBidi" w:cstheme="majorBidi"/>
          <w:sz w:val="22"/>
          <w:szCs w:val="22"/>
        </w:rPr>
        <w:t xml:space="preserve">the </w:t>
      </w:r>
      <w:r w:rsidRPr="008B74EC">
        <w:rPr>
          <w:rFonts w:asciiTheme="majorBidi" w:hAnsiTheme="majorBidi" w:cstheme="majorBidi"/>
          <w:sz w:val="22"/>
          <w:szCs w:val="22"/>
        </w:rPr>
        <w:t xml:space="preserve">co-existence </w:t>
      </w:r>
      <w:r w:rsidR="00F661A4" w:rsidRPr="008B74EC">
        <w:rPr>
          <w:rFonts w:asciiTheme="majorBidi" w:hAnsiTheme="majorBidi" w:cstheme="majorBidi"/>
          <w:sz w:val="22"/>
          <w:szCs w:val="22"/>
        </w:rPr>
        <w:t xml:space="preserve">of anemia and undernutrition </w:t>
      </w:r>
      <w:r w:rsidRPr="008B74EC">
        <w:rPr>
          <w:rFonts w:asciiTheme="majorBidi" w:hAnsiTheme="majorBidi" w:cstheme="majorBidi"/>
          <w:sz w:val="22"/>
          <w:szCs w:val="22"/>
        </w:rPr>
        <w:t xml:space="preserve">compared to </w:t>
      </w:r>
      <w:r w:rsidR="007E3200" w:rsidRPr="008B74EC">
        <w:rPr>
          <w:rFonts w:asciiTheme="majorBidi" w:hAnsiTheme="majorBidi" w:cstheme="majorBidi"/>
          <w:sz w:val="22"/>
          <w:szCs w:val="22"/>
        </w:rPr>
        <w:t xml:space="preserve">those from </w:t>
      </w:r>
      <w:r w:rsidR="00F661A4" w:rsidRPr="008B74EC">
        <w:rPr>
          <w:rFonts w:asciiTheme="majorBidi" w:hAnsiTheme="majorBidi" w:cstheme="majorBidi"/>
          <w:sz w:val="22"/>
          <w:szCs w:val="22"/>
        </w:rPr>
        <w:t xml:space="preserve">the </w:t>
      </w:r>
      <w:r w:rsidR="00E84993" w:rsidRPr="008B74EC">
        <w:rPr>
          <w:rFonts w:asciiTheme="majorBidi" w:hAnsiTheme="majorBidi" w:cstheme="majorBidi"/>
          <w:sz w:val="22"/>
          <w:szCs w:val="22"/>
        </w:rPr>
        <w:t xml:space="preserve">poorest quintile. </w:t>
      </w:r>
      <w:r w:rsidR="00CF4CEA" w:rsidRPr="008B74EC">
        <w:rPr>
          <w:rFonts w:asciiTheme="majorBidi" w:hAnsiTheme="majorBidi" w:cstheme="majorBidi"/>
          <w:sz w:val="22"/>
          <w:szCs w:val="22"/>
        </w:rPr>
        <w:t xml:space="preserve">This </w:t>
      </w:r>
      <w:r w:rsidR="009346E5" w:rsidRPr="008B74EC">
        <w:rPr>
          <w:rFonts w:asciiTheme="majorBidi" w:hAnsiTheme="majorBidi" w:cstheme="majorBidi"/>
          <w:sz w:val="22"/>
          <w:szCs w:val="22"/>
        </w:rPr>
        <w:t xml:space="preserve">wealth-related equity gap in undernutrition among children </w:t>
      </w:r>
      <w:r w:rsidR="00FE1616" w:rsidRPr="008B74EC">
        <w:rPr>
          <w:rFonts w:asciiTheme="majorBidi" w:hAnsiTheme="majorBidi" w:cstheme="majorBidi"/>
          <w:sz w:val="22"/>
          <w:szCs w:val="22"/>
        </w:rPr>
        <w:t>aged</w:t>
      </w:r>
      <w:r w:rsidR="009346E5" w:rsidRPr="008B74EC">
        <w:rPr>
          <w:rFonts w:asciiTheme="majorBidi" w:hAnsiTheme="majorBidi" w:cstheme="majorBidi"/>
          <w:sz w:val="22"/>
          <w:szCs w:val="22"/>
        </w:rPr>
        <w:t xml:space="preserve"> 6</w:t>
      </w:r>
      <w:ins w:id="627" w:author="Bikram Adhikari (bdhikari)" w:date="2025-12-10T16:39:00Z">
        <w:r w:rsidR="00993E3C" w:rsidRPr="00993E3C">
          <w:rPr>
            <w:rFonts w:asciiTheme="majorBidi" w:hAnsiTheme="majorBidi" w:cstheme="majorBidi"/>
            <w:sz w:val="22"/>
            <w:szCs w:val="22"/>
          </w:rPr>
          <w:t>–</w:t>
        </w:r>
      </w:ins>
      <w:del w:id="628" w:author="Bikram Adhikari (bdhikari)" w:date="2025-12-10T16:39:00Z" w16du:dateUtc="2025-12-10T22:39:00Z">
        <w:r w:rsidR="009346E5" w:rsidRPr="008B74EC" w:rsidDel="00993E3C">
          <w:rPr>
            <w:rFonts w:asciiTheme="majorBidi" w:hAnsiTheme="majorBidi" w:cstheme="majorBidi"/>
            <w:sz w:val="22"/>
            <w:szCs w:val="22"/>
          </w:rPr>
          <w:delText>-</w:delText>
        </w:r>
      </w:del>
      <w:r w:rsidR="009346E5" w:rsidRPr="008B74EC">
        <w:rPr>
          <w:rFonts w:asciiTheme="majorBidi" w:hAnsiTheme="majorBidi" w:cstheme="majorBidi"/>
          <w:sz w:val="22"/>
          <w:szCs w:val="22"/>
        </w:rPr>
        <w:t>5</w:t>
      </w:r>
      <w:r w:rsidR="00E57E72" w:rsidRPr="008B74EC">
        <w:rPr>
          <w:rFonts w:asciiTheme="majorBidi" w:hAnsiTheme="majorBidi" w:cstheme="majorBidi"/>
          <w:sz w:val="22"/>
          <w:szCs w:val="22"/>
        </w:rPr>
        <w:t xml:space="preserve">9 </w:t>
      </w:r>
      <w:r w:rsidR="007E3200" w:rsidRPr="008B74EC">
        <w:rPr>
          <w:rFonts w:asciiTheme="majorBidi" w:hAnsiTheme="majorBidi" w:cstheme="majorBidi"/>
          <w:sz w:val="22"/>
          <w:szCs w:val="22"/>
        </w:rPr>
        <w:t xml:space="preserve">months </w:t>
      </w:r>
      <w:r w:rsidR="00E57E72" w:rsidRPr="008B74EC">
        <w:rPr>
          <w:rFonts w:asciiTheme="majorBidi" w:hAnsiTheme="majorBidi" w:cstheme="majorBidi"/>
          <w:sz w:val="22"/>
          <w:szCs w:val="22"/>
        </w:rPr>
        <w:t xml:space="preserve">is attributed to </w:t>
      </w:r>
      <w:r w:rsidR="007E3200" w:rsidRPr="008B74EC">
        <w:rPr>
          <w:rFonts w:asciiTheme="majorBidi" w:hAnsiTheme="majorBidi" w:cstheme="majorBidi"/>
          <w:sz w:val="22"/>
          <w:szCs w:val="22"/>
        </w:rPr>
        <w:t>household</w:t>
      </w:r>
      <w:r w:rsidR="00E57E72" w:rsidRPr="008B74EC">
        <w:rPr>
          <w:rFonts w:asciiTheme="majorBidi" w:hAnsiTheme="majorBidi" w:cstheme="majorBidi"/>
          <w:sz w:val="22"/>
          <w:szCs w:val="22"/>
        </w:rPr>
        <w:t xml:space="preserve"> economic status</w:t>
      </w:r>
      <w:r w:rsidR="007143B1" w:rsidRPr="008B74EC">
        <w:rPr>
          <w:rFonts w:asciiTheme="majorBidi" w:hAnsiTheme="majorBidi" w:cstheme="majorBidi"/>
          <w:sz w:val="22"/>
          <w:szCs w:val="22"/>
        </w:rPr>
        <w:t>,</w:t>
      </w:r>
      <w:r w:rsidR="00815C60" w:rsidRPr="008B74EC">
        <w:rPr>
          <w:rFonts w:asciiTheme="majorBidi" w:hAnsiTheme="majorBidi" w:cstheme="majorBidi"/>
          <w:sz w:val="22"/>
          <w:szCs w:val="22"/>
        </w:rPr>
        <w:t xml:space="preserve"> which </w:t>
      </w:r>
      <w:r w:rsidR="007143B1" w:rsidRPr="008B74EC">
        <w:rPr>
          <w:rFonts w:asciiTheme="majorBidi" w:hAnsiTheme="majorBidi" w:cstheme="majorBidi"/>
          <w:sz w:val="22"/>
          <w:szCs w:val="22"/>
        </w:rPr>
        <w:t>influences</w:t>
      </w:r>
      <w:r w:rsidR="00815C60" w:rsidRPr="008B74EC">
        <w:rPr>
          <w:rFonts w:asciiTheme="majorBidi" w:hAnsiTheme="majorBidi" w:cstheme="majorBidi"/>
          <w:sz w:val="22"/>
          <w:szCs w:val="22"/>
        </w:rPr>
        <w:t xml:space="preserve"> food insecurity and </w:t>
      </w:r>
      <w:r w:rsidR="00E63024" w:rsidRPr="008B74EC">
        <w:rPr>
          <w:rFonts w:asciiTheme="majorBidi" w:hAnsiTheme="majorBidi" w:cstheme="majorBidi"/>
          <w:sz w:val="22"/>
          <w:szCs w:val="22"/>
        </w:rPr>
        <w:t>health care utilization when</w:t>
      </w:r>
      <w:r w:rsidR="007143B1" w:rsidRPr="008B74EC">
        <w:rPr>
          <w:rFonts w:asciiTheme="majorBidi" w:hAnsiTheme="majorBidi" w:cstheme="majorBidi"/>
          <w:sz w:val="22"/>
          <w:szCs w:val="22"/>
        </w:rPr>
        <w:t xml:space="preserve"> a</w:t>
      </w:r>
      <w:r w:rsidR="00E63024" w:rsidRPr="008B74EC">
        <w:rPr>
          <w:rFonts w:asciiTheme="majorBidi" w:hAnsiTheme="majorBidi" w:cstheme="majorBidi"/>
          <w:sz w:val="22"/>
          <w:szCs w:val="22"/>
        </w:rPr>
        <w:t xml:space="preserve"> child is ill</w:t>
      </w:r>
      <w:r w:rsidR="00E2201F" w:rsidRPr="008B74EC">
        <w:rPr>
          <w:rFonts w:asciiTheme="majorBidi" w:hAnsiTheme="majorBidi" w:cstheme="majorBidi"/>
          <w:sz w:val="22"/>
          <w:szCs w:val="22"/>
        </w:rPr>
        <w:t xml:space="preserve"> </w:t>
      </w:r>
      <w:r w:rsidR="0036755E"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oJVTc8jk","properties":{"formattedCitation":"[41\\uc0\\u8211{}43]","plainCitation":"[41–43]","noteIndex":0},"citationItems":[{"id":2164,"uris":["http://zotero.org/users/3118180/items/K64K5ZNL"],"itemData":{"id":2164,"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Negasi","given":"Mengesha"}],"issued":{"date-parts":[["2021",8,14]]}},"label":"page"},{"id":2166,"uris":["http://zotero.org/users/3118180/items/TMJVKT9W"],"itemData":{"id":2166,"type":"article-journal","abstract":"Abstract\n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Opoku"},{"family":"Banke-Thomas","given":"Aduragbemi"},{"family":"Yaya","given":"Sanni"}],"issued":{"date-parts":[["2020",12]]}},"label":"page"},{"id":2168,"uris":["http://zotero.org/users/3118180/items/5HMUIF3M"],"itemData":{"id":2168,"type":"webpage","title":"Undernutrition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8B74EC">
        <w:rPr>
          <w:rFonts w:asciiTheme="majorBidi" w:hAnsiTheme="majorBidi" w:cstheme="majorBidi"/>
          <w:sz w:val="22"/>
          <w:szCs w:val="22"/>
        </w:rPr>
        <w:fldChar w:fldCharType="separate"/>
      </w:r>
      <w:r w:rsidR="00901493" w:rsidRPr="008B74EC">
        <w:rPr>
          <w:rFonts w:asciiTheme="majorBidi" w:hAnsiTheme="majorBidi" w:cstheme="majorBidi"/>
          <w:kern w:val="0"/>
          <w:sz w:val="22"/>
        </w:rPr>
        <w:t>[41–43]</w:t>
      </w:r>
      <w:r w:rsidR="0036755E" w:rsidRPr="008B74EC">
        <w:rPr>
          <w:rFonts w:asciiTheme="majorBidi" w:hAnsiTheme="majorBidi" w:cstheme="majorBidi"/>
          <w:sz w:val="22"/>
          <w:szCs w:val="22"/>
        </w:rPr>
        <w:fldChar w:fldCharType="end"/>
      </w:r>
      <w:r w:rsidR="00E63024" w:rsidRPr="008B74EC">
        <w:rPr>
          <w:rFonts w:asciiTheme="majorBidi" w:hAnsiTheme="majorBidi" w:cstheme="majorBidi"/>
          <w:sz w:val="22"/>
          <w:szCs w:val="22"/>
        </w:rPr>
        <w:t>.</w:t>
      </w:r>
    </w:p>
    <w:p w14:paraId="5BFE7D60" w14:textId="5A9C528F" w:rsidR="00643F95" w:rsidRPr="008B74EC" w:rsidRDefault="007143B1" w:rsidP="00184DDD">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C</w:t>
      </w:r>
      <w:r w:rsidR="003215D4" w:rsidRPr="008B74EC">
        <w:rPr>
          <w:rFonts w:asciiTheme="majorBidi" w:hAnsiTheme="majorBidi" w:cstheme="majorBidi"/>
          <w:sz w:val="22"/>
          <w:szCs w:val="22"/>
        </w:rPr>
        <w:t xml:space="preserve">hildren from </w:t>
      </w:r>
      <w:r w:rsidR="00F50F10" w:rsidRPr="008B74EC">
        <w:rPr>
          <w:rFonts w:asciiTheme="majorBidi" w:hAnsiTheme="majorBidi" w:cstheme="majorBidi"/>
          <w:sz w:val="22"/>
          <w:szCs w:val="22"/>
        </w:rPr>
        <w:t>famil</w:t>
      </w:r>
      <w:r w:rsidRPr="008B74EC">
        <w:rPr>
          <w:rFonts w:asciiTheme="majorBidi" w:hAnsiTheme="majorBidi" w:cstheme="majorBidi"/>
          <w:sz w:val="22"/>
          <w:szCs w:val="22"/>
        </w:rPr>
        <w:t>ies</w:t>
      </w:r>
      <w:r w:rsidR="00F50F10" w:rsidRPr="008B74EC">
        <w:rPr>
          <w:rFonts w:asciiTheme="majorBidi" w:hAnsiTheme="majorBidi" w:cstheme="majorBidi"/>
          <w:sz w:val="22"/>
          <w:szCs w:val="22"/>
        </w:rPr>
        <w:t xml:space="preserve"> in which </w:t>
      </w:r>
      <w:r w:rsidR="008C7804" w:rsidRPr="008B74EC">
        <w:rPr>
          <w:rFonts w:asciiTheme="majorBidi" w:hAnsiTheme="majorBidi" w:cstheme="majorBidi"/>
          <w:sz w:val="22"/>
          <w:szCs w:val="22"/>
        </w:rPr>
        <w:t>mothers participate</w:t>
      </w:r>
      <w:r w:rsidRPr="008B74EC">
        <w:rPr>
          <w:rFonts w:asciiTheme="majorBidi" w:hAnsiTheme="majorBidi" w:cstheme="majorBidi"/>
          <w:sz w:val="22"/>
          <w:szCs w:val="22"/>
        </w:rPr>
        <w:t>d</w:t>
      </w:r>
      <w:r w:rsidR="008C7804" w:rsidRPr="008B74EC">
        <w:rPr>
          <w:rFonts w:asciiTheme="majorBidi" w:hAnsiTheme="majorBidi" w:cstheme="majorBidi"/>
          <w:sz w:val="22"/>
          <w:szCs w:val="22"/>
        </w:rPr>
        <w:t xml:space="preserve"> in </w:t>
      </w:r>
      <w:r w:rsidRPr="008B74EC">
        <w:rPr>
          <w:rFonts w:asciiTheme="majorBidi" w:hAnsiTheme="majorBidi" w:cstheme="majorBidi"/>
          <w:sz w:val="22"/>
          <w:szCs w:val="22"/>
        </w:rPr>
        <w:t xml:space="preserve">household </w:t>
      </w:r>
      <w:r w:rsidR="00F661A4" w:rsidRPr="008B74EC">
        <w:rPr>
          <w:rFonts w:asciiTheme="majorBidi" w:hAnsiTheme="majorBidi" w:cstheme="majorBidi"/>
          <w:sz w:val="22"/>
          <w:szCs w:val="22"/>
        </w:rPr>
        <w:t>decision-making</w:t>
      </w:r>
      <w:r w:rsidR="00DD704A" w:rsidRPr="008B74EC">
        <w:rPr>
          <w:rFonts w:asciiTheme="majorBidi" w:hAnsiTheme="majorBidi" w:cstheme="majorBidi"/>
          <w:sz w:val="22"/>
          <w:szCs w:val="22"/>
        </w:rPr>
        <w:t xml:space="preserve"> </w:t>
      </w:r>
      <w:r w:rsidR="00441EE8" w:rsidRPr="008B74EC">
        <w:rPr>
          <w:rFonts w:asciiTheme="majorBidi" w:hAnsiTheme="majorBidi" w:cstheme="majorBidi"/>
          <w:sz w:val="22"/>
          <w:szCs w:val="22"/>
        </w:rPr>
        <w:t xml:space="preserve">and </w:t>
      </w:r>
      <w:r w:rsidR="00F661A4" w:rsidRPr="008B74EC">
        <w:rPr>
          <w:rFonts w:asciiTheme="majorBidi" w:hAnsiTheme="majorBidi" w:cstheme="majorBidi"/>
          <w:sz w:val="22"/>
          <w:szCs w:val="22"/>
        </w:rPr>
        <w:t>mothers w</w:t>
      </w:r>
      <w:r w:rsidRPr="008B74EC">
        <w:rPr>
          <w:rFonts w:asciiTheme="majorBidi" w:hAnsiTheme="majorBidi" w:cstheme="majorBidi"/>
          <w:sz w:val="22"/>
          <w:szCs w:val="22"/>
        </w:rPr>
        <w:t>ith</w:t>
      </w:r>
      <w:r w:rsidR="00DD704A" w:rsidRPr="008B74EC">
        <w:rPr>
          <w:rFonts w:asciiTheme="majorBidi" w:hAnsiTheme="majorBidi" w:cstheme="majorBidi"/>
          <w:sz w:val="22"/>
          <w:szCs w:val="22"/>
        </w:rPr>
        <w:t xml:space="preserve"> secondary or higher education were </w:t>
      </w:r>
      <w:r w:rsidR="006A541E" w:rsidRPr="008B74EC">
        <w:rPr>
          <w:rFonts w:asciiTheme="majorBidi" w:hAnsiTheme="majorBidi" w:cstheme="majorBidi"/>
          <w:sz w:val="22"/>
          <w:szCs w:val="22"/>
        </w:rPr>
        <w:t xml:space="preserve">less likely to </w:t>
      </w:r>
      <w:r w:rsidRPr="008B74EC">
        <w:rPr>
          <w:rFonts w:asciiTheme="majorBidi" w:hAnsiTheme="majorBidi" w:cstheme="majorBidi"/>
          <w:sz w:val="22"/>
          <w:szCs w:val="22"/>
        </w:rPr>
        <w:t>experience the</w:t>
      </w:r>
      <w:r w:rsidR="006A541E" w:rsidRPr="008B74EC">
        <w:rPr>
          <w:rFonts w:asciiTheme="majorBidi" w:hAnsiTheme="majorBidi" w:cstheme="majorBidi"/>
          <w:sz w:val="22"/>
          <w:szCs w:val="22"/>
        </w:rPr>
        <w:t xml:space="preserve"> co-existence</w:t>
      </w:r>
      <w:r w:rsidR="005E0A0D" w:rsidRPr="008B74EC">
        <w:rPr>
          <w:rFonts w:asciiTheme="majorBidi" w:hAnsiTheme="majorBidi" w:cstheme="majorBidi"/>
          <w:sz w:val="22"/>
          <w:szCs w:val="22"/>
        </w:rPr>
        <w:t xml:space="preserve"> of anemia and undernutrition</w:t>
      </w:r>
      <w:r w:rsidRPr="008B74EC">
        <w:rPr>
          <w:rFonts w:asciiTheme="majorBidi" w:hAnsiTheme="majorBidi" w:cstheme="majorBidi"/>
          <w:sz w:val="22"/>
          <w:szCs w:val="22"/>
        </w:rPr>
        <w:t>, as well as</w:t>
      </w:r>
      <w:r w:rsidR="003E1F85" w:rsidRPr="008B74EC">
        <w:rPr>
          <w:rFonts w:asciiTheme="majorBidi" w:hAnsiTheme="majorBidi" w:cstheme="majorBidi"/>
          <w:sz w:val="22"/>
          <w:szCs w:val="22"/>
        </w:rPr>
        <w:t xml:space="preserve"> anemia alone</w:t>
      </w:r>
      <w:r w:rsidRPr="008B74EC">
        <w:rPr>
          <w:rFonts w:asciiTheme="majorBidi" w:hAnsiTheme="majorBidi" w:cstheme="majorBidi"/>
          <w:sz w:val="22"/>
          <w:szCs w:val="22"/>
        </w:rPr>
        <w:t>,</w:t>
      </w:r>
      <w:r w:rsidR="003E1F85" w:rsidRPr="008B74EC">
        <w:rPr>
          <w:rFonts w:asciiTheme="majorBidi" w:hAnsiTheme="majorBidi" w:cstheme="majorBidi"/>
          <w:sz w:val="22"/>
          <w:szCs w:val="22"/>
        </w:rPr>
        <w:t xml:space="preserve"> compared </w:t>
      </w:r>
      <w:r w:rsidR="00F661A4" w:rsidRPr="008B74EC">
        <w:rPr>
          <w:rFonts w:asciiTheme="majorBidi" w:hAnsiTheme="majorBidi" w:cstheme="majorBidi"/>
          <w:sz w:val="22"/>
          <w:szCs w:val="22"/>
        </w:rPr>
        <w:t>to children</w:t>
      </w:r>
      <w:r w:rsidR="00F13241" w:rsidRPr="008B74EC">
        <w:rPr>
          <w:rFonts w:asciiTheme="majorBidi" w:hAnsiTheme="majorBidi" w:cstheme="majorBidi"/>
          <w:sz w:val="22"/>
          <w:szCs w:val="22"/>
        </w:rPr>
        <w:t xml:space="preserve"> without </w:t>
      </w:r>
      <w:r w:rsidRPr="008B74EC">
        <w:rPr>
          <w:rFonts w:asciiTheme="majorBidi" w:hAnsiTheme="majorBidi" w:cstheme="majorBidi"/>
          <w:sz w:val="22"/>
          <w:szCs w:val="22"/>
        </w:rPr>
        <w:t>these conditions</w:t>
      </w:r>
      <w:r w:rsidR="006A541E" w:rsidRPr="008B74EC">
        <w:rPr>
          <w:rFonts w:asciiTheme="majorBidi" w:hAnsiTheme="majorBidi" w:cstheme="majorBidi"/>
          <w:sz w:val="22"/>
          <w:szCs w:val="22"/>
        </w:rPr>
        <w:t>.</w:t>
      </w:r>
      <w:r w:rsidR="003215D4" w:rsidRPr="008B74EC">
        <w:rPr>
          <w:rFonts w:asciiTheme="majorBidi" w:hAnsiTheme="majorBidi" w:cstheme="majorBidi"/>
          <w:sz w:val="22"/>
          <w:szCs w:val="22"/>
        </w:rPr>
        <w:t xml:space="preserve"> </w:t>
      </w:r>
      <w:r w:rsidR="000877F0" w:rsidRPr="008B74EC">
        <w:rPr>
          <w:rFonts w:asciiTheme="majorBidi" w:hAnsiTheme="majorBidi" w:cstheme="majorBidi"/>
          <w:sz w:val="22"/>
          <w:szCs w:val="22"/>
        </w:rPr>
        <w:t xml:space="preserve">The health and </w:t>
      </w:r>
      <w:r w:rsidR="003A4F2E" w:rsidRPr="008B74EC">
        <w:rPr>
          <w:rFonts w:asciiTheme="majorBidi" w:hAnsiTheme="majorBidi" w:cstheme="majorBidi"/>
          <w:sz w:val="22"/>
          <w:szCs w:val="22"/>
        </w:rPr>
        <w:t>nutrition</w:t>
      </w:r>
      <w:r w:rsidR="000877F0" w:rsidRPr="008B74EC">
        <w:rPr>
          <w:rFonts w:asciiTheme="majorBidi" w:hAnsiTheme="majorBidi" w:cstheme="majorBidi"/>
          <w:sz w:val="22"/>
          <w:szCs w:val="22"/>
        </w:rPr>
        <w:t xml:space="preserve"> of </w:t>
      </w:r>
      <w:r w:rsidR="005472FB" w:rsidRPr="008B74EC">
        <w:rPr>
          <w:rFonts w:asciiTheme="majorBidi" w:hAnsiTheme="majorBidi" w:cstheme="majorBidi"/>
          <w:sz w:val="22"/>
          <w:szCs w:val="22"/>
        </w:rPr>
        <w:t>the child</w:t>
      </w:r>
      <w:r w:rsidR="000877F0" w:rsidRPr="008B74EC">
        <w:rPr>
          <w:rFonts w:asciiTheme="majorBidi" w:hAnsiTheme="majorBidi" w:cstheme="majorBidi"/>
          <w:sz w:val="22"/>
          <w:szCs w:val="22"/>
        </w:rPr>
        <w:t xml:space="preserve"> </w:t>
      </w:r>
      <w:r w:rsidRPr="008B74EC">
        <w:rPr>
          <w:rFonts w:asciiTheme="majorBidi" w:hAnsiTheme="majorBidi" w:cstheme="majorBidi"/>
          <w:sz w:val="22"/>
          <w:szCs w:val="22"/>
        </w:rPr>
        <w:t>largely</w:t>
      </w:r>
      <w:r w:rsidR="003A4F2E" w:rsidRPr="008B74EC">
        <w:rPr>
          <w:rFonts w:asciiTheme="majorBidi" w:hAnsiTheme="majorBidi" w:cstheme="majorBidi"/>
          <w:sz w:val="22"/>
          <w:szCs w:val="22"/>
        </w:rPr>
        <w:t xml:space="preserve"> </w:t>
      </w:r>
      <w:r w:rsidR="00194F11" w:rsidRPr="008B74EC">
        <w:rPr>
          <w:rFonts w:asciiTheme="majorBidi" w:hAnsiTheme="majorBidi" w:cstheme="majorBidi"/>
          <w:sz w:val="22"/>
          <w:szCs w:val="22"/>
        </w:rPr>
        <w:t>depend</w:t>
      </w:r>
      <w:r w:rsidR="003A4F2E" w:rsidRPr="008B74EC">
        <w:rPr>
          <w:rFonts w:asciiTheme="majorBidi" w:hAnsiTheme="majorBidi" w:cstheme="majorBidi"/>
          <w:sz w:val="22"/>
          <w:szCs w:val="22"/>
        </w:rPr>
        <w:t xml:space="preserve"> on the m</w:t>
      </w:r>
      <w:r w:rsidR="001847BE" w:rsidRPr="008B74EC">
        <w:rPr>
          <w:rFonts w:asciiTheme="majorBidi" w:hAnsiTheme="majorBidi" w:cstheme="majorBidi"/>
          <w:sz w:val="22"/>
          <w:szCs w:val="22"/>
        </w:rPr>
        <w:t>other</w:t>
      </w:r>
      <w:r w:rsidR="00F661A4"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who is typically </w:t>
      </w:r>
      <w:r w:rsidR="001847BE" w:rsidRPr="008B74EC">
        <w:rPr>
          <w:rFonts w:asciiTheme="majorBidi" w:hAnsiTheme="majorBidi" w:cstheme="majorBidi"/>
          <w:sz w:val="22"/>
          <w:szCs w:val="22"/>
        </w:rPr>
        <w:t xml:space="preserve">the primary </w:t>
      </w:r>
      <w:r w:rsidR="004D2AB0" w:rsidRPr="008B74EC">
        <w:rPr>
          <w:rFonts w:asciiTheme="majorBidi" w:hAnsiTheme="majorBidi" w:cstheme="majorBidi"/>
          <w:sz w:val="22"/>
          <w:szCs w:val="22"/>
        </w:rPr>
        <w:t>caretaker</w:t>
      </w:r>
      <w:r w:rsidR="001847BE" w:rsidRPr="008B74EC">
        <w:rPr>
          <w:rFonts w:asciiTheme="majorBidi" w:hAnsiTheme="majorBidi" w:cstheme="majorBidi"/>
          <w:sz w:val="22"/>
          <w:szCs w:val="22"/>
        </w:rPr>
        <w:t xml:space="preserve"> </w:t>
      </w:r>
      <w:r w:rsidRPr="008B74EC">
        <w:rPr>
          <w:rFonts w:asciiTheme="majorBidi" w:hAnsiTheme="majorBidi" w:cstheme="majorBidi"/>
          <w:sz w:val="22"/>
          <w:szCs w:val="22"/>
        </w:rPr>
        <w:t>and responsible for</w:t>
      </w:r>
      <w:r w:rsidR="00F661A4" w:rsidRPr="008B74EC">
        <w:rPr>
          <w:rFonts w:asciiTheme="majorBidi" w:hAnsiTheme="majorBidi" w:cstheme="majorBidi"/>
          <w:sz w:val="22"/>
          <w:szCs w:val="22"/>
        </w:rPr>
        <w:t xml:space="preserve"> </w:t>
      </w:r>
      <w:r w:rsidR="00536DEF" w:rsidRPr="008B74EC">
        <w:rPr>
          <w:rFonts w:asciiTheme="majorBidi" w:hAnsiTheme="majorBidi" w:cstheme="majorBidi"/>
          <w:sz w:val="22"/>
          <w:szCs w:val="22"/>
        </w:rPr>
        <w:t>aware</w:t>
      </w:r>
      <w:r w:rsidR="00F661A4" w:rsidRPr="008B74EC">
        <w:rPr>
          <w:rFonts w:asciiTheme="majorBidi" w:hAnsiTheme="majorBidi" w:cstheme="majorBidi"/>
          <w:sz w:val="22"/>
          <w:szCs w:val="22"/>
        </w:rPr>
        <w:t>ness</w:t>
      </w:r>
      <w:r w:rsidR="00536DEF" w:rsidRPr="008B74EC">
        <w:rPr>
          <w:rFonts w:asciiTheme="majorBidi" w:hAnsiTheme="majorBidi" w:cstheme="majorBidi"/>
          <w:sz w:val="22"/>
          <w:szCs w:val="22"/>
        </w:rPr>
        <w:t xml:space="preserve"> of the child’s health</w:t>
      </w:r>
      <w:r w:rsidR="0087062B" w:rsidRPr="008B74EC">
        <w:rPr>
          <w:rFonts w:asciiTheme="majorBidi" w:hAnsiTheme="majorBidi" w:cstheme="majorBidi"/>
          <w:sz w:val="22"/>
          <w:szCs w:val="22"/>
        </w:rPr>
        <w:t xml:space="preserve">. </w:t>
      </w:r>
      <w:r w:rsidRPr="008B74EC">
        <w:rPr>
          <w:rFonts w:asciiTheme="majorBidi" w:hAnsiTheme="majorBidi" w:cstheme="majorBidi"/>
          <w:sz w:val="22"/>
          <w:szCs w:val="22"/>
        </w:rPr>
        <w:t>A</w:t>
      </w:r>
      <w:r w:rsidR="002164FD" w:rsidRPr="008B74EC">
        <w:rPr>
          <w:rFonts w:asciiTheme="majorBidi" w:hAnsiTheme="majorBidi" w:cstheme="majorBidi"/>
          <w:sz w:val="22"/>
          <w:szCs w:val="22"/>
        </w:rPr>
        <w:t>nalys</w:t>
      </w:r>
      <w:r w:rsidRPr="008B74EC">
        <w:rPr>
          <w:rFonts w:asciiTheme="majorBidi" w:hAnsiTheme="majorBidi" w:cstheme="majorBidi"/>
          <w:sz w:val="22"/>
          <w:szCs w:val="22"/>
        </w:rPr>
        <w:t>e</w:t>
      </w:r>
      <w:r w:rsidR="002164FD" w:rsidRPr="008B74EC">
        <w:rPr>
          <w:rFonts w:asciiTheme="majorBidi" w:hAnsiTheme="majorBidi" w:cstheme="majorBidi"/>
          <w:sz w:val="22"/>
          <w:szCs w:val="22"/>
        </w:rPr>
        <w:t xml:space="preserve">s of DHS data </w:t>
      </w:r>
      <w:r w:rsidR="5CBE5C70" w:rsidRPr="008B74EC">
        <w:rPr>
          <w:rFonts w:asciiTheme="majorBidi" w:hAnsiTheme="majorBidi" w:cstheme="majorBidi"/>
          <w:sz w:val="22"/>
          <w:szCs w:val="22"/>
        </w:rPr>
        <w:t>from</w:t>
      </w:r>
      <w:r w:rsidR="002164FD" w:rsidRPr="008B74EC">
        <w:rPr>
          <w:rFonts w:asciiTheme="majorBidi" w:hAnsiTheme="majorBidi" w:cstheme="majorBidi"/>
          <w:sz w:val="22"/>
          <w:szCs w:val="22"/>
        </w:rPr>
        <w:t xml:space="preserve"> Nepal and India s</w:t>
      </w:r>
      <w:r w:rsidR="05656FA1" w:rsidRPr="008B74EC">
        <w:rPr>
          <w:rFonts w:asciiTheme="majorBidi" w:hAnsiTheme="majorBidi" w:cstheme="majorBidi"/>
          <w:sz w:val="22"/>
          <w:szCs w:val="22"/>
        </w:rPr>
        <w:t>uggest</w:t>
      </w:r>
      <w:r w:rsidR="002164FD" w:rsidRPr="008B74EC">
        <w:rPr>
          <w:rFonts w:asciiTheme="majorBidi" w:hAnsiTheme="majorBidi" w:cstheme="majorBidi"/>
          <w:sz w:val="22"/>
          <w:szCs w:val="22"/>
        </w:rPr>
        <w:t xml:space="preserve"> that women’s </w:t>
      </w:r>
      <w:r w:rsidR="00043880" w:rsidRPr="008B74EC">
        <w:rPr>
          <w:rFonts w:asciiTheme="majorBidi" w:hAnsiTheme="majorBidi" w:cstheme="majorBidi"/>
          <w:sz w:val="22"/>
          <w:szCs w:val="22"/>
        </w:rPr>
        <w:t>decision-making</w:t>
      </w:r>
      <w:r w:rsidR="002164FD" w:rsidRPr="008B74EC">
        <w:rPr>
          <w:rFonts w:asciiTheme="majorBidi" w:hAnsiTheme="majorBidi" w:cstheme="majorBidi"/>
          <w:sz w:val="22"/>
          <w:szCs w:val="22"/>
        </w:rPr>
        <w:t xml:space="preserve"> authority </w:t>
      </w:r>
      <w:r w:rsidR="4BE5E2F9" w:rsidRPr="008B74EC">
        <w:rPr>
          <w:rFonts w:asciiTheme="majorBidi" w:hAnsiTheme="majorBidi" w:cstheme="majorBidi"/>
          <w:sz w:val="22"/>
          <w:szCs w:val="22"/>
        </w:rPr>
        <w:t xml:space="preserve">(maternal autonomy in household decision-making) </w:t>
      </w:r>
      <w:r w:rsidR="002164FD" w:rsidRPr="008B74EC">
        <w:rPr>
          <w:rFonts w:asciiTheme="majorBidi" w:hAnsiTheme="majorBidi" w:cstheme="majorBidi"/>
          <w:sz w:val="22"/>
          <w:szCs w:val="22"/>
        </w:rPr>
        <w:t>improves</w:t>
      </w:r>
      <w:r w:rsidR="00F13241" w:rsidRPr="008B74EC">
        <w:rPr>
          <w:rFonts w:asciiTheme="majorBidi" w:hAnsiTheme="majorBidi" w:cstheme="majorBidi"/>
          <w:sz w:val="22"/>
          <w:szCs w:val="22"/>
        </w:rPr>
        <w:t xml:space="preserve"> </w:t>
      </w:r>
      <w:del w:id="629" w:author="Bikram Adhikari (bdhikari)" w:date="2025-12-10T20:12:00Z" w16du:dateUtc="2025-12-11T02:12:00Z">
        <w:r w:rsidR="00F13241" w:rsidRPr="008B74EC" w:rsidDel="00C31ACB">
          <w:rPr>
            <w:rFonts w:asciiTheme="majorBidi" w:hAnsiTheme="majorBidi" w:cstheme="majorBidi"/>
            <w:sz w:val="22"/>
            <w:szCs w:val="22"/>
          </w:rPr>
          <w:delText xml:space="preserve">the </w:delText>
        </w:r>
      </w:del>
      <w:r w:rsidRPr="008B74EC">
        <w:rPr>
          <w:rFonts w:asciiTheme="majorBidi" w:hAnsiTheme="majorBidi" w:cstheme="majorBidi"/>
          <w:sz w:val="22"/>
          <w:szCs w:val="22"/>
        </w:rPr>
        <w:t xml:space="preserve">children’s </w:t>
      </w:r>
      <w:r w:rsidR="00F13241" w:rsidRPr="008B74EC">
        <w:rPr>
          <w:rFonts w:asciiTheme="majorBidi" w:hAnsiTheme="majorBidi" w:cstheme="majorBidi"/>
          <w:sz w:val="22"/>
          <w:szCs w:val="22"/>
        </w:rPr>
        <w:t xml:space="preserve">nutritional status and reduces </w:t>
      </w:r>
      <w:r w:rsidR="002164FD" w:rsidRPr="008B74EC">
        <w:rPr>
          <w:rFonts w:asciiTheme="majorBidi" w:hAnsiTheme="majorBidi" w:cstheme="majorBidi"/>
          <w:sz w:val="22"/>
          <w:szCs w:val="22"/>
        </w:rPr>
        <w:t xml:space="preserve"> child mortality</w:t>
      </w:r>
      <w:r w:rsidR="73D62C9B" w:rsidRPr="008B74EC">
        <w:rPr>
          <w:rFonts w:asciiTheme="majorBidi" w:hAnsiTheme="majorBidi" w:cstheme="majorBidi"/>
          <w:sz w:val="22"/>
          <w:szCs w:val="22"/>
        </w:rPr>
        <w:t>, even</w:t>
      </w:r>
      <w:r w:rsidR="002164FD" w:rsidRPr="008B74EC">
        <w:rPr>
          <w:rFonts w:asciiTheme="majorBidi" w:hAnsiTheme="majorBidi" w:cstheme="majorBidi"/>
          <w:sz w:val="22"/>
          <w:szCs w:val="22"/>
        </w:rPr>
        <w:t xml:space="preserve"> after controlling for education and wealth</w:t>
      </w:r>
      <w:r w:rsidRPr="008B74EC">
        <w:rPr>
          <w:rFonts w:asciiTheme="majorBidi" w:hAnsiTheme="majorBidi" w:cstheme="majorBidi"/>
          <w:sz w:val="22"/>
          <w:szCs w:val="22"/>
        </w:rPr>
        <w:t xml:space="preserve"> </w:t>
      </w:r>
      <w:r w:rsidR="005472FB" w:rsidRPr="008B74EC">
        <w:rPr>
          <w:rFonts w:asciiTheme="majorBidi" w:hAnsiTheme="majorBidi" w:cstheme="majorBidi"/>
          <w:sz w:val="22"/>
          <w:szCs w:val="22"/>
        </w:rPr>
        <w:fldChar w:fldCharType="begin"/>
      </w:r>
      <w:r w:rsidR="00901493" w:rsidRPr="008B74EC">
        <w:rPr>
          <w:rFonts w:asciiTheme="majorBidi" w:hAnsiTheme="majorBidi" w:cstheme="majorBidi"/>
          <w:sz w:val="22"/>
          <w:szCs w:val="22"/>
        </w:rPr>
        <w:instrText xml:space="preserve"> ADDIN ZOTERO_ITEM CSL_CITATION {"citationID":"Xdsyx9v0","properties":{"formattedCitation":"[44]","plainCitation":"[44]","noteIndex":0},"citationItems":[{"id":2176,"uris":["http://zotero.org/users/3118180/items/UBC4ZRIU"],"itemData":{"id":2176,"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8B74EC">
        <w:rPr>
          <w:rFonts w:asciiTheme="majorBidi" w:hAnsiTheme="majorBidi" w:cstheme="majorBidi"/>
          <w:sz w:val="22"/>
          <w:szCs w:val="22"/>
        </w:rPr>
        <w:fldChar w:fldCharType="separate"/>
      </w:r>
      <w:r w:rsidR="00901493" w:rsidRPr="008B74EC">
        <w:rPr>
          <w:rFonts w:asciiTheme="majorBidi" w:hAnsiTheme="majorBidi" w:cstheme="majorBidi"/>
          <w:sz w:val="22"/>
        </w:rPr>
        <w:t>[44]</w:t>
      </w:r>
      <w:r w:rsidR="005472FB" w:rsidRPr="008B74EC">
        <w:rPr>
          <w:rFonts w:asciiTheme="majorBidi" w:hAnsiTheme="majorBidi" w:cstheme="majorBidi"/>
          <w:sz w:val="22"/>
          <w:szCs w:val="22"/>
        </w:rPr>
        <w:fldChar w:fldCharType="end"/>
      </w:r>
      <w:r w:rsidR="00043880" w:rsidRPr="008B74EC">
        <w:rPr>
          <w:rFonts w:asciiTheme="majorBidi" w:hAnsiTheme="majorBidi" w:cstheme="majorBidi"/>
          <w:sz w:val="22"/>
          <w:szCs w:val="22"/>
        </w:rPr>
        <w:t>.</w:t>
      </w:r>
      <w:r w:rsidR="000877F0" w:rsidRPr="008B74EC">
        <w:rPr>
          <w:rFonts w:asciiTheme="majorBidi" w:hAnsiTheme="majorBidi" w:cstheme="majorBidi"/>
          <w:sz w:val="22"/>
          <w:szCs w:val="22"/>
        </w:rPr>
        <w:t xml:space="preserve"> </w:t>
      </w:r>
    </w:p>
    <w:p w14:paraId="626BAEDE" w14:textId="77777777" w:rsidR="002A7A49" w:rsidRPr="008B74EC" w:rsidRDefault="002A7A49" w:rsidP="00184DDD">
      <w:pPr>
        <w:spacing w:line="360" w:lineRule="auto"/>
        <w:jc w:val="both"/>
        <w:rPr>
          <w:rFonts w:asciiTheme="majorBidi" w:hAnsiTheme="majorBidi" w:cstheme="majorBidi"/>
          <w:sz w:val="22"/>
          <w:szCs w:val="22"/>
        </w:rPr>
      </w:pPr>
    </w:p>
    <w:p w14:paraId="75A80BF3" w14:textId="5117E46D" w:rsidR="007C3F06" w:rsidRPr="008B74EC" w:rsidRDefault="007C3F06" w:rsidP="00775DF7">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Strengths and Limitations</w:t>
      </w:r>
    </w:p>
    <w:p w14:paraId="687B0DCF" w14:textId="4321BA68" w:rsidR="00D9740C" w:rsidRPr="008B74EC" w:rsidRDefault="007C3F06"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w:t>
      </w:r>
      <w:r w:rsidR="00161063" w:rsidRPr="008B74EC">
        <w:rPr>
          <w:rFonts w:asciiTheme="majorBidi" w:hAnsiTheme="majorBidi" w:cstheme="majorBidi"/>
          <w:sz w:val="22"/>
          <w:szCs w:val="22"/>
        </w:rPr>
        <w:t xml:space="preserve">is </w:t>
      </w:r>
      <w:r w:rsidR="01F99109" w:rsidRPr="008B74EC">
        <w:rPr>
          <w:rFonts w:asciiTheme="majorBidi" w:hAnsiTheme="majorBidi" w:cstheme="majorBidi"/>
          <w:sz w:val="22"/>
          <w:szCs w:val="22"/>
        </w:rPr>
        <w:t>study has</w:t>
      </w:r>
      <w:r w:rsidRPr="008B74EC">
        <w:rPr>
          <w:rFonts w:asciiTheme="majorBidi" w:hAnsiTheme="majorBidi" w:cstheme="majorBidi"/>
          <w:sz w:val="22"/>
          <w:szCs w:val="22"/>
        </w:rPr>
        <w:t xml:space="preserve"> several strengths</w:t>
      </w:r>
      <w:r w:rsidR="33029AC4" w:rsidRPr="008B74EC">
        <w:rPr>
          <w:rFonts w:asciiTheme="majorBidi" w:hAnsiTheme="majorBidi" w:cstheme="majorBidi"/>
          <w:sz w:val="22"/>
          <w:szCs w:val="22"/>
        </w:rPr>
        <w:t>.</w:t>
      </w:r>
      <w:r w:rsidRPr="008B74EC">
        <w:rPr>
          <w:rFonts w:asciiTheme="majorBidi" w:hAnsiTheme="majorBidi" w:cstheme="majorBidi"/>
          <w:sz w:val="22"/>
          <w:szCs w:val="22"/>
        </w:rPr>
        <w:t xml:space="preserve"> First, </w:t>
      </w:r>
      <w:r w:rsidR="7A648FC6" w:rsidRPr="008B74EC">
        <w:rPr>
          <w:rFonts w:asciiTheme="majorBidi" w:hAnsiTheme="majorBidi" w:cstheme="majorBidi"/>
          <w:sz w:val="22"/>
          <w:szCs w:val="22"/>
        </w:rPr>
        <w:t>it utilized</w:t>
      </w:r>
      <w:r w:rsidRPr="008B74EC">
        <w:rPr>
          <w:rFonts w:asciiTheme="majorBidi" w:hAnsiTheme="majorBidi" w:cstheme="majorBidi"/>
          <w:sz w:val="22"/>
          <w:szCs w:val="22"/>
        </w:rPr>
        <w:t xml:space="preserve"> complex survey analysis to </w:t>
      </w:r>
      <w:r w:rsidR="0072081B" w:rsidRPr="008B74EC">
        <w:rPr>
          <w:rFonts w:asciiTheme="majorBidi" w:hAnsiTheme="majorBidi" w:cstheme="majorBidi"/>
          <w:sz w:val="22"/>
          <w:szCs w:val="22"/>
        </w:rPr>
        <w:t>account for</w:t>
      </w:r>
      <w:r w:rsidRPr="008B74EC">
        <w:rPr>
          <w:rFonts w:asciiTheme="majorBidi" w:hAnsiTheme="majorBidi" w:cstheme="majorBidi"/>
          <w:sz w:val="22"/>
          <w:szCs w:val="22"/>
        </w:rPr>
        <w:t xml:space="preserve"> survey design and non-response rate</w:t>
      </w:r>
      <w:r w:rsidR="713BF066" w:rsidRPr="008B74EC">
        <w:rPr>
          <w:rFonts w:asciiTheme="majorBidi" w:hAnsiTheme="majorBidi" w:cstheme="majorBidi"/>
          <w:sz w:val="22"/>
          <w:szCs w:val="22"/>
        </w:rPr>
        <w:t>s</w:t>
      </w:r>
      <w:r w:rsidRPr="008B74EC">
        <w:rPr>
          <w:rFonts w:asciiTheme="majorBidi" w:hAnsiTheme="majorBidi" w:cstheme="majorBidi"/>
          <w:sz w:val="22"/>
          <w:szCs w:val="22"/>
        </w:rPr>
        <w:t>. Second</w:t>
      </w:r>
      <w:r w:rsidR="36F964DA" w:rsidRPr="008B74EC">
        <w:rPr>
          <w:rFonts w:asciiTheme="majorBidi" w:hAnsiTheme="majorBidi" w:cstheme="majorBidi"/>
          <w:sz w:val="22"/>
          <w:szCs w:val="22"/>
        </w:rPr>
        <w:t>,</w:t>
      </w:r>
      <w:r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the </w:t>
      </w:r>
      <w:r w:rsidR="439C6CB3" w:rsidRPr="008B74EC">
        <w:rPr>
          <w:rFonts w:asciiTheme="majorBidi" w:hAnsiTheme="majorBidi" w:cstheme="majorBidi"/>
          <w:sz w:val="22"/>
          <w:szCs w:val="22"/>
        </w:rPr>
        <w:t>findings</w:t>
      </w:r>
      <w:r w:rsidR="00D9740C" w:rsidRPr="008B74EC">
        <w:rPr>
          <w:rFonts w:asciiTheme="majorBidi" w:hAnsiTheme="majorBidi" w:cstheme="majorBidi"/>
          <w:sz w:val="22"/>
          <w:szCs w:val="22"/>
        </w:rPr>
        <w:t xml:space="preserve"> </w:t>
      </w:r>
      <w:r w:rsidR="247B47F4" w:rsidRPr="008B74EC">
        <w:rPr>
          <w:rFonts w:asciiTheme="majorBidi" w:hAnsiTheme="majorBidi" w:cstheme="majorBidi"/>
          <w:sz w:val="22"/>
          <w:szCs w:val="22"/>
        </w:rPr>
        <w:t>are</w:t>
      </w:r>
      <w:r w:rsidR="00D9740C" w:rsidRPr="008B74EC">
        <w:rPr>
          <w:rFonts w:asciiTheme="majorBidi" w:hAnsiTheme="majorBidi" w:cstheme="majorBidi"/>
          <w:sz w:val="22"/>
          <w:szCs w:val="22"/>
        </w:rPr>
        <w:t xml:space="preserve"> generalizable to children </w:t>
      </w:r>
      <w:r w:rsidR="4BC401EA" w:rsidRPr="008B74EC">
        <w:rPr>
          <w:rFonts w:asciiTheme="majorBidi" w:hAnsiTheme="majorBidi" w:cstheme="majorBidi"/>
          <w:sz w:val="22"/>
          <w:szCs w:val="22"/>
        </w:rPr>
        <w:t>aged 6-59 months</w:t>
      </w:r>
      <w:r w:rsidR="00D9740C" w:rsidRPr="008B74EC">
        <w:rPr>
          <w:rFonts w:asciiTheme="majorBidi" w:hAnsiTheme="majorBidi" w:cstheme="majorBidi"/>
          <w:sz w:val="22"/>
          <w:szCs w:val="22"/>
        </w:rPr>
        <w:t xml:space="preserve"> </w:t>
      </w:r>
      <w:r w:rsidR="068B72A4" w:rsidRPr="008B74EC">
        <w:rPr>
          <w:rFonts w:asciiTheme="majorBidi" w:hAnsiTheme="majorBidi" w:cstheme="majorBidi"/>
          <w:sz w:val="22"/>
          <w:szCs w:val="22"/>
        </w:rPr>
        <w:t>in</w:t>
      </w:r>
      <w:r w:rsidR="00161063" w:rsidRPr="008B74EC">
        <w:rPr>
          <w:rFonts w:asciiTheme="majorBidi" w:hAnsiTheme="majorBidi" w:cstheme="majorBidi"/>
          <w:sz w:val="22"/>
          <w:szCs w:val="22"/>
        </w:rPr>
        <w:t xml:space="preserve"> </w:t>
      </w:r>
      <w:r w:rsidR="00D9740C" w:rsidRPr="008B74EC">
        <w:rPr>
          <w:rFonts w:asciiTheme="majorBidi" w:hAnsiTheme="majorBidi" w:cstheme="majorBidi"/>
          <w:sz w:val="22"/>
          <w:szCs w:val="22"/>
        </w:rPr>
        <w:t xml:space="preserve">Nepal </w:t>
      </w:r>
      <w:r w:rsidR="21D4FF82" w:rsidRPr="008B74EC">
        <w:rPr>
          <w:rFonts w:asciiTheme="majorBidi" w:hAnsiTheme="majorBidi" w:cstheme="majorBidi"/>
          <w:sz w:val="22"/>
          <w:szCs w:val="22"/>
        </w:rPr>
        <w:t>and</w:t>
      </w:r>
      <w:r w:rsidR="22083E9C" w:rsidRPr="008B74EC">
        <w:rPr>
          <w:rFonts w:asciiTheme="majorBidi" w:hAnsiTheme="majorBidi" w:cstheme="majorBidi"/>
          <w:sz w:val="22"/>
          <w:szCs w:val="22"/>
        </w:rPr>
        <w:t xml:space="preserve"> to children of the same age group in </w:t>
      </w:r>
      <w:r w:rsidR="21D4FF82" w:rsidRPr="008B74EC">
        <w:rPr>
          <w:rFonts w:asciiTheme="majorBidi" w:hAnsiTheme="majorBidi" w:cstheme="majorBidi"/>
          <w:sz w:val="22"/>
          <w:szCs w:val="22"/>
        </w:rPr>
        <w:t>demographically and economically similar</w:t>
      </w:r>
      <w:r w:rsidR="00D9740C" w:rsidRPr="008B74EC">
        <w:rPr>
          <w:rFonts w:asciiTheme="majorBidi" w:hAnsiTheme="majorBidi" w:cstheme="majorBidi"/>
          <w:sz w:val="22"/>
          <w:szCs w:val="22"/>
        </w:rPr>
        <w:t xml:space="preserve"> </w:t>
      </w:r>
      <w:r w:rsidR="00161063" w:rsidRPr="008B74EC">
        <w:rPr>
          <w:rFonts w:asciiTheme="majorBidi" w:hAnsiTheme="majorBidi" w:cstheme="majorBidi"/>
          <w:sz w:val="22"/>
          <w:szCs w:val="22"/>
        </w:rPr>
        <w:t>countries, as</w:t>
      </w:r>
      <w:r w:rsidR="00D9740C" w:rsidRPr="008B74EC">
        <w:rPr>
          <w:rFonts w:asciiTheme="majorBidi" w:hAnsiTheme="majorBidi" w:cstheme="majorBidi"/>
          <w:sz w:val="22"/>
          <w:szCs w:val="22"/>
        </w:rPr>
        <w:t xml:space="preserve"> </w:t>
      </w:r>
      <w:r w:rsidR="0072081B" w:rsidRPr="008B74EC">
        <w:rPr>
          <w:rFonts w:asciiTheme="majorBidi" w:hAnsiTheme="majorBidi" w:cstheme="majorBidi"/>
          <w:sz w:val="22"/>
          <w:szCs w:val="22"/>
        </w:rPr>
        <w:t>the study</w:t>
      </w:r>
      <w:r w:rsidR="00804096" w:rsidRPr="008B74EC">
        <w:rPr>
          <w:rFonts w:asciiTheme="majorBidi" w:hAnsiTheme="majorBidi" w:cstheme="majorBidi"/>
          <w:sz w:val="22"/>
          <w:szCs w:val="22"/>
        </w:rPr>
        <w:t xml:space="preserve"> used</w:t>
      </w:r>
      <w:r w:rsidR="720D4F8C" w:rsidRPr="008B74EC">
        <w:rPr>
          <w:rFonts w:asciiTheme="majorBidi" w:hAnsiTheme="majorBidi" w:cstheme="majorBidi"/>
          <w:sz w:val="22"/>
          <w:szCs w:val="22"/>
        </w:rPr>
        <w:t xml:space="preserve"> a</w:t>
      </w:r>
      <w:r w:rsidR="00804096" w:rsidRPr="008B74EC">
        <w:rPr>
          <w:rFonts w:asciiTheme="majorBidi" w:hAnsiTheme="majorBidi" w:cstheme="majorBidi"/>
          <w:sz w:val="22"/>
          <w:szCs w:val="22"/>
        </w:rPr>
        <w:t xml:space="preserve"> nationally representative dataset. </w:t>
      </w:r>
    </w:p>
    <w:p w14:paraId="017DA183" w14:textId="74005F15" w:rsidR="00457A6F" w:rsidRPr="008B74EC" w:rsidRDefault="00457A6F" w:rsidP="3CA44E7F">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w:t>
      </w:r>
      <w:r w:rsidR="00E96484" w:rsidRPr="008B74EC">
        <w:rPr>
          <w:rFonts w:asciiTheme="majorBidi" w:hAnsiTheme="majorBidi" w:cstheme="majorBidi"/>
          <w:sz w:val="22"/>
          <w:szCs w:val="22"/>
        </w:rPr>
        <w:t xml:space="preserve">his study </w:t>
      </w:r>
      <w:del w:id="630" w:author="Bikram Adhikari (bdhikari)" w:date="2025-12-10T20:12:00Z" w16du:dateUtc="2025-12-11T02:12:00Z">
        <w:r w:rsidR="00E96484" w:rsidRPr="008B74EC" w:rsidDel="00C31ACB">
          <w:rPr>
            <w:rFonts w:asciiTheme="majorBidi" w:hAnsiTheme="majorBidi" w:cstheme="majorBidi"/>
            <w:sz w:val="22"/>
            <w:szCs w:val="22"/>
          </w:rPr>
          <w:delText>is not free from</w:delText>
        </w:r>
      </w:del>
      <w:ins w:id="631" w:author="Bikram Adhikari (bdhikari)" w:date="2025-12-10T20:12:00Z" w16du:dateUtc="2025-12-11T02:12:00Z">
        <w:r w:rsidR="00C31ACB">
          <w:rPr>
            <w:rFonts w:asciiTheme="majorBidi" w:hAnsiTheme="majorBidi" w:cstheme="majorBidi"/>
            <w:sz w:val="22"/>
            <w:szCs w:val="22"/>
          </w:rPr>
          <w:t>has several</w:t>
        </w:r>
      </w:ins>
      <w:r w:rsidR="00E96484" w:rsidRPr="008B74EC">
        <w:rPr>
          <w:rFonts w:asciiTheme="majorBidi" w:hAnsiTheme="majorBidi" w:cstheme="majorBidi"/>
          <w:sz w:val="22"/>
          <w:szCs w:val="22"/>
        </w:rPr>
        <w:t xml:space="preserve"> limitations. </w:t>
      </w:r>
      <w:r w:rsidR="0072081B" w:rsidRPr="008B74EC">
        <w:rPr>
          <w:rFonts w:asciiTheme="majorBidi" w:hAnsiTheme="majorBidi" w:cstheme="majorBidi"/>
          <w:sz w:val="22"/>
          <w:szCs w:val="22"/>
        </w:rPr>
        <w:t>First,</w:t>
      </w:r>
      <w:r w:rsidR="00E96484" w:rsidRPr="008B74EC">
        <w:rPr>
          <w:rFonts w:asciiTheme="majorBidi" w:hAnsiTheme="majorBidi" w:cstheme="majorBidi"/>
          <w:sz w:val="22"/>
          <w:szCs w:val="22"/>
        </w:rPr>
        <w:t xml:space="preserve"> due to </w:t>
      </w:r>
      <w:r w:rsidR="00F9455C" w:rsidRPr="008B74EC">
        <w:rPr>
          <w:rFonts w:asciiTheme="majorBidi" w:hAnsiTheme="majorBidi" w:cstheme="majorBidi"/>
          <w:sz w:val="22"/>
          <w:szCs w:val="22"/>
        </w:rPr>
        <w:t>the missing</w:t>
      </w:r>
      <w:r w:rsidR="00DA52B2" w:rsidRPr="008B74EC">
        <w:rPr>
          <w:rFonts w:asciiTheme="majorBidi" w:hAnsiTheme="majorBidi" w:cstheme="majorBidi"/>
          <w:sz w:val="22"/>
          <w:szCs w:val="22"/>
        </w:rPr>
        <w:t xml:space="preserve"> data</w:t>
      </w:r>
      <w:r w:rsidR="0072081B" w:rsidRPr="008B74EC">
        <w:rPr>
          <w:rFonts w:asciiTheme="majorBidi" w:hAnsiTheme="majorBidi" w:cstheme="majorBidi"/>
          <w:sz w:val="22"/>
          <w:szCs w:val="22"/>
        </w:rPr>
        <w:t>,</w:t>
      </w:r>
      <w:r w:rsidR="00DA52B2" w:rsidRPr="008B74EC">
        <w:rPr>
          <w:rFonts w:asciiTheme="majorBidi" w:hAnsiTheme="majorBidi" w:cstheme="majorBidi"/>
          <w:sz w:val="22"/>
          <w:szCs w:val="22"/>
        </w:rPr>
        <w:t xml:space="preserve"> we could not</w:t>
      </w:r>
      <w:r w:rsidR="00957F55" w:rsidRPr="008B74EC">
        <w:rPr>
          <w:rFonts w:asciiTheme="majorBidi" w:hAnsiTheme="majorBidi" w:cstheme="majorBidi"/>
          <w:sz w:val="22"/>
          <w:szCs w:val="22"/>
        </w:rPr>
        <w:t xml:space="preserve"> include</w:t>
      </w:r>
      <w:r w:rsidR="00DA52B2" w:rsidRPr="008B74EC">
        <w:rPr>
          <w:rFonts w:asciiTheme="majorBidi" w:hAnsiTheme="majorBidi" w:cstheme="majorBidi"/>
          <w:sz w:val="22"/>
          <w:szCs w:val="22"/>
        </w:rPr>
        <w:t xml:space="preserve"> some of the important </w:t>
      </w:r>
      <w:r w:rsidR="004B0557" w:rsidRPr="008B74EC">
        <w:rPr>
          <w:rFonts w:asciiTheme="majorBidi" w:hAnsiTheme="majorBidi" w:cstheme="majorBidi"/>
          <w:sz w:val="22"/>
          <w:szCs w:val="22"/>
        </w:rPr>
        <w:t xml:space="preserve">dietary </w:t>
      </w:r>
      <w:r w:rsidR="004C2AD1" w:rsidRPr="008B74EC">
        <w:rPr>
          <w:rFonts w:asciiTheme="majorBidi" w:hAnsiTheme="majorBidi" w:cstheme="majorBidi"/>
          <w:sz w:val="22"/>
          <w:szCs w:val="22"/>
        </w:rPr>
        <w:t xml:space="preserve">factors </w:t>
      </w:r>
      <w:r w:rsidR="00DA52B2" w:rsidRPr="008B74EC">
        <w:rPr>
          <w:rFonts w:asciiTheme="majorBidi" w:hAnsiTheme="majorBidi" w:cstheme="majorBidi"/>
          <w:sz w:val="22"/>
          <w:szCs w:val="22"/>
        </w:rPr>
        <w:t xml:space="preserve">like minimum dietary diversity score and </w:t>
      </w:r>
      <w:r w:rsidR="00957F55" w:rsidRPr="008B74EC">
        <w:rPr>
          <w:rFonts w:asciiTheme="majorBidi" w:hAnsiTheme="majorBidi" w:cstheme="majorBidi"/>
          <w:sz w:val="22"/>
          <w:szCs w:val="22"/>
        </w:rPr>
        <w:t>child</w:t>
      </w:r>
      <w:r w:rsidR="00D17159" w:rsidRPr="008B74EC">
        <w:rPr>
          <w:rFonts w:asciiTheme="majorBidi" w:hAnsiTheme="majorBidi" w:cstheme="majorBidi"/>
          <w:sz w:val="22"/>
          <w:szCs w:val="22"/>
        </w:rPr>
        <w:t>’s</w:t>
      </w:r>
      <w:r w:rsidR="00957F55" w:rsidRPr="008B74EC">
        <w:rPr>
          <w:rFonts w:asciiTheme="majorBidi" w:hAnsiTheme="majorBidi" w:cstheme="majorBidi"/>
          <w:sz w:val="22"/>
          <w:szCs w:val="22"/>
        </w:rPr>
        <w:t xml:space="preserve"> </w:t>
      </w:r>
      <w:r w:rsidR="004C2AD1" w:rsidRPr="008B74EC">
        <w:rPr>
          <w:rFonts w:asciiTheme="majorBidi" w:hAnsiTheme="majorBidi" w:cstheme="majorBidi"/>
          <w:sz w:val="22"/>
          <w:szCs w:val="22"/>
        </w:rPr>
        <w:t>birth</w:t>
      </w:r>
      <w:ins w:id="632" w:author="Bikram Adhikari (bdhikari)" w:date="2025-12-10T16:40:00Z" w16du:dateUtc="2025-12-10T22:40:00Z">
        <w:r w:rsidR="00AF72B6">
          <w:rPr>
            <w:rFonts w:asciiTheme="majorBidi" w:hAnsiTheme="majorBidi" w:cstheme="majorBidi"/>
            <w:sz w:val="22"/>
            <w:szCs w:val="22"/>
          </w:rPr>
          <w:t xml:space="preserve"> </w:t>
        </w:r>
      </w:ins>
      <w:r w:rsidR="004C2AD1" w:rsidRPr="008B74EC">
        <w:rPr>
          <w:rFonts w:asciiTheme="majorBidi" w:hAnsiTheme="majorBidi" w:cstheme="majorBidi"/>
          <w:sz w:val="22"/>
          <w:szCs w:val="22"/>
        </w:rPr>
        <w:t xml:space="preserve">weight. Second, </w:t>
      </w:r>
      <w:r w:rsidR="00957F55" w:rsidRPr="008B74EC">
        <w:rPr>
          <w:rFonts w:asciiTheme="majorBidi" w:hAnsiTheme="majorBidi" w:cstheme="majorBidi"/>
          <w:sz w:val="22"/>
          <w:szCs w:val="22"/>
        </w:rPr>
        <w:t>because</w:t>
      </w:r>
      <w:r w:rsidR="00804096"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of </w:t>
      </w:r>
      <w:r w:rsidR="6A2CBCB1"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 xml:space="preserve">cross-sectional nature of </w:t>
      </w:r>
      <w:r w:rsidR="00DC5BD3" w:rsidRPr="008B74EC">
        <w:rPr>
          <w:rFonts w:asciiTheme="majorBidi" w:hAnsiTheme="majorBidi" w:cstheme="majorBidi"/>
          <w:sz w:val="22"/>
          <w:szCs w:val="22"/>
        </w:rPr>
        <w:t xml:space="preserve">the </w:t>
      </w:r>
      <w:r w:rsidR="00804096" w:rsidRPr="008B74EC">
        <w:rPr>
          <w:rFonts w:asciiTheme="majorBidi" w:hAnsiTheme="majorBidi" w:cstheme="majorBidi"/>
          <w:sz w:val="22"/>
          <w:szCs w:val="22"/>
        </w:rPr>
        <w:t>study,</w:t>
      </w:r>
      <w:r w:rsidR="00F9455C" w:rsidRPr="008B74EC">
        <w:rPr>
          <w:rFonts w:asciiTheme="majorBidi" w:hAnsiTheme="majorBidi" w:cstheme="majorBidi"/>
          <w:sz w:val="22"/>
          <w:szCs w:val="22"/>
        </w:rPr>
        <w:t xml:space="preserve"> </w:t>
      </w:r>
      <w:r w:rsidR="00DC5BD3" w:rsidRPr="008B74EC">
        <w:rPr>
          <w:rFonts w:asciiTheme="majorBidi" w:hAnsiTheme="majorBidi" w:cstheme="majorBidi"/>
          <w:sz w:val="22"/>
          <w:szCs w:val="22"/>
        </w:rPr>
        <w:t xml:space="preserve">the </w:t>
      </w:r>
      <w:r w:rsidR="00F9455C" w:rsidRPr="008B74EC">
        <w:rPr>
          <w:rFonts w:asciiTheme="majorBidi" w:hAnsiTheme="majorBidi" w:cstheme="majorBidi"/>
          <w:sz w:val="22"/>
          <w:szCs w:val="22"/>
        </w:rPr>
        <w:t>directionality of association</w:t>
      </w:r>
      <w:r w:rsidR="00957F55" w:rsidRPr="008B74EC">
        <w:rPr>
          <w:rFonts w:asciiTheme="majorBidi" w:hAnsiTheme="majorBidi" w:cstheme="majorBidi"/>
          <w:sz w:val="22"/>
          <w:szCs w:val="22"/>
        </w:rPr>
        <w:t>s cannot be</w:t>
      </w:r>
      <w:r w:rsidR="00F9455C" w:rsidRPr="008B74EC">
        <w:rPr>
          <w:rFonts w:asciiTheme="majorBidi" w:hAnsiTheme="majorBidi" w:cstheme="majorBidi"/>
          <w:sz w:val="22"/>
          <w:szCs w:val="22"/>
        </w:rPr>
        <w:t xml:space="preserve"> </w:t>
      </w:r>
      <w:r w:rsidR="00331F94" w:rsidRPr="008B74EC">
        <w:rPr>
          <w:rFonts w:asciiTheme="majorBidi" w:hAnsiTheme="majorBidi" w:cstheme="majorBidi"/>
          <w:sz w:val="22"/>
          <w:szCs w:val="22"/>
        </w:rPr>
        <w:t>established</w:t>
      </w:r>
      <w:r w:rsidR="00F9455C" w:rsidRPr="008B74EC">
        <w:rPr>
          <w:rFonts w:asciiTheme="majorBidi" w:hAnsiTheme="majorBidi" w:cstheme="majorBidi"/>
          <w:sz w:val="22"/>
          <w:szCs w:val="22"/>
        </w:rPr>
        <w:t>.</w:t>
      </w:r>
      <w:r w:rsidR="00A6227E" w:rsidRPr="008B74EC">
        <w:rPr>
          <w:rFonts w:asciiTheme="majorBidi" w:hAnsiTheme="majorBidi" w:cstheme="majorBidi"/>
          <w:sz w:val="22"/>
          <w:szCs w:val="22"/>
        </w:rPr>
        <w:t xml:space="preserve"> </w:t>
      </w:r>
      <w:r w:rsidR="00D54995" w:rsidRPr="008B74EC">
        <w:rPr>
          <w:rFonts w:asciiTheme="majorBidi" w:hAnsiTheme="majorBidi" w:cstheme="majorBidi"/>
          <w:sz w:val="22"/>
          <w:szCs w:val="22"/>
        </w:rPr>
        <w:t>Third</w:t>
      </w:r>
      <w:r w:rsidR="00A6227E" w:rsidRPr="008B74EC">
        <w:rPr>
          <w:rFonts w:asciiTheme="majorBidi" w:hAnsiTheme="majorBidi" w:cstheme="majorBidi"/>
          <w:sz w:val="22"/>
          <w:szCs w:val="22"/>
        </w:rPr>
        <w:t>, the results from this study</w:t>
      </w:r>
      <w:r w:rsidR="00C55461" w:rsidRPr="008B74EC">
        <w:rPr>
          <w:rFonts w:asciiTheme="majorBidi" w:hAnsiTheme="majorBidi" w:cstheme="majorBidi"/>
          <w:sz w:val="22"/>
          <w:szCs w:val="22"/>
        </w:rPr>
        <w:t xml:space="preserve"> may not be generalizable to </w:t>
      </w:r>
      <w:r w:rsidR="00F661A4" w:rsidRPr="008B74EC">
        <w:rPr>
          <w:rFonts w:asciiTheme="majorBidi" w:hAnsiTheme="majorBidi" w:cstheme="majorBidi"/>
          <w:sz w:val="22"/>
          <w:szCs w:val="22"/>
        </w:rPr>
        <w:t xml:space="preserve">populations </w:t>
      </w:r>
      <w:r w:rsidR="00C55461" w:rsidRPr="008B74EC">
        <w:rPr>
          <w:rFonts w:asciiTheme="majorBidi" w:hAnsiTheme="majorBidi" w:cstheme="majorBidi"/>
          <w:sz w:val="22"/>
          <w:szCs w:val="22"/>
        </w:rPr>
        <w:t>outside Nepal</w:t>
      </w:r>
      <w:r w:rsidR="00957F55" w:rsidRPr="008B74EC">
        <w:rPr>
          <w:rFonts w:asciiTheme="majorBidi" w:hAnsiTheme="majorBidi" w:cstheme="majorBidi"/>
          <w:sz w:val="22"/>
          <w:szCs w:val="22"/>
        </w:rPr>
        <w:t xml:space="preserve"> with different demographic and economic status</w:t>
      </w:r>
      <w:r w:rsidR="00C55461" w:rsidRPr="008B74EC">
        <w:rPr>
          <w:rFonts w:asciiTheme="majorBidi" w:hAnsiTheme="majorBidi" w:cstheme="majorBidi"/>
          <w:sz w:val="22"/>
          <w:szCs w:val="22"/>
        </w:rPr>
        <w:t>.</w:t>
      </w:r>
      <w:r w:rsidR="0058433E" w:rsidRPr="008B74EC">
        <w:rPr>
          <w:rFonts w:asciiTheme="majorBidi" w:hAnsiTheme="majorBidi" w:cstheme="majorBidi"/>
          <w:sz w:val="22"/>
          <w:szCs w:val="22"/>
        </w:rPr>
        <w:t xml:space="preserve"> </w:t>
      </w:r>
      <w:r w:rsidR="00872C22" w:rsidRPr="008B74EC">
        <w:rPr>
          <w:rFonts w:asciiTheme="majorBidi" w:hAnsiTheme="majorBidi" w:cstheme="majorBidi"/>
          <w:sz w:val="22"/>
          <w:szCs w:val="22"/>
        </w:rPr>
        <w:t>Lastly</w:t>
      </w:r>
      <w:r w:rsidR="00957F55" w:rsidRPr="008B74EC">
        <w:rPr>
          <w:rFonts w:asciiTheme="majorBidi" w:hAnsiTheme="majorBidi" w:cstheme="majorBidi"/>
          <w:sz w:val="22"/>
          <w:szCs w:val="22"/>
        </w:rPr>
        <w:t>,</w:t>
      </w:r>
      <w:r w:rsidR="00872C22" w:rsidRPr="008B74EC">
        <w:rPr>
          <w:rFonts w:asciiTheme="majorBidi" w:hAnsiTheme="majorBidi" w:cstheme="majorBidi"/>
          <w:sz w:val="22"/>
          <w:szCs w:val="22"/>
        </w:rPr>
        <w:t xml:space="preserve"> the wide confidence intervals observed in the associations between children’s nutritional status and anemia </w:t>
      </w:r>
      <w:ins w:id="633" w:author="Bikram Adhikari (bdhikari)" w:date="2025-12-10T20:12:00Z" w16du:dateUtc="2025-12-11T02:12:00Z">
        <w:r w:rsidR="0016006C">
          <w:rPr>
            <w:rFonts w:asciiTheme="majorBidi" w:hAnsiTheme="majorBidi" w:cstheme="majorBidi"/>
            <w:sz w:val="22"/>
            <w:szCs w:val="22"/>
          </w:rPr>
          <w:t xml:space="preserve">may </w:t>
        </w:r>
      </w:ins>
      <w:r w:rsidR="00872C22" w:rsidRPr="008B74EC">
        <w:rPr>
          <w:rFonts w:asciiTheme="majorBidi" w:hAnsiTheme="majorBidi" w:cstheme="majorBidi"/>
          <w:sz w:val="22"/>
          <w:szCs w:val="22"/>
        </w:rPr>
        <w:t xml:space="preserve">suggest limited statistical power, likely due to small sample sizes within </w:t>
      </w:r>
      <w:r w:rsidR="00957F55" w:rsidRPr="008B74EC">
        <w:rPr>
          <w:rFonts w:asciiTheme="majorBidi" w:hAnsiTheme="majorBidi" w:cstheme="majorBidi"/>
          <w:sz w:val="22"/>
          <w:szCs w:val="22"/>
        </w:rPr>
        <w:t>certain</w:t>
      </w:r>
      <w:r w:rsidR="00872C22" w:rsidRPr="008B74EC">
        <w:rPr>
          <w:rFonts w:asciiTheme="majorBidi" w:hAnsiTheme="majorBidi" w:cstheme="majorBidi"/>
          <w:sz w:val="22"/>
          <w:szCs w:val="22"/>
        </w:rPr>
        <w:t xml:space="preserve"> subgroups.</w:t>
      </w:r>
    </w:p>
    <w:p w14:paraId="499C20E4" w14:textId="77777777" w:rsidR="00C7261C" w:rsidRPr="008B74EC" w:rsidRDefault="00C7261C" w:rsidP="00184DDD">
      <w:pPr>
        <w:spacing w:line="360" w:lineRule="auto"/>
        <w:jc w:val="both"/>
        <w:rPr>
          <w:rFonts w:asciiTheme="majorBidi" w:hAnsiTheme="majorBidi" w:cstheme="majorBidi"/>
          <w:b/>
          <w:bCs/>
          <w:sz w:val="22"/>
          <w:szCs w:val="22"/>
        </w:rPr>
      </w:pPr>
    </w:p>
    <w:p w14:paraId="4B153D0F" w14:textId="57FABFC7" w:rsidR="00457A6F" w:rsidRPr="008B74EC" w:rsidRDefault="00457A6F"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t>Conclusion</w:t>
      </w:r>
    </w:p>
    <w:p w14:paraId="58B38C17" w14:textId="0A2F5CAD" w:rsidR="00347E75" w:rsidRPr="008B74EC" w:rsidRDefault="0040013B" w:rsidP="001245B7">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The prevalence of undernutrition, anemia</w:t>
      </w:r>
      <w:r w:rsidR="721C6D9C" w:rsidRPr="008B74EC">
        <w:rPr>
          <w:rFonts w:asciiTheme="majorBidi" w:hAnsiTheme="majorBidi" w:cstheme="majorBidi"/>
          <w:sz w:val="22"/>
          <w:szCs w:val="22"/>
        </w:rPr>
        <w:t>,</w:t>
      </w:r>
      <w:r w:rsidRPr="008B74EC">
        <w:rPr>
          <w:rFonts w:asciiTheme="majorBidi" w:hAnsiTheme="majorBidi" w:cstheme="majorBidi"/>
          <w:sz w:val="22"/>
          <w:szCs w:val="22"/>
        </w:rPr>
        <w:t xml:space="preserve"> and their co-existence </w:t>
      </w:r>
      <w:r w:rsidR="4704A9FA" w:rsidRPr="008B74EC">
        <w:rPr>
          <w:rFonts w:asciiTheme="majorBidi" w:hAnsiTheme="majorBidi" w:cstheme="majorBidi"/>
          <w:sz w:val="22"/>
          <w:szCs w:val="22"/>
        </w:rPr>
        <w:t>remains</w:t>
      </w:r>
      <w:r w:rsidR="00161063" w:rsidRPr="008B74EC">
        <w:rPr>
          <w:rFonts w:asciiTheme="majorBidi" w:hAnsiTheme="majorBidi" w:cstheme="majorBidi"/>
          <w:sz w:val="22"/>
          <w:szCs w:val="22"/>
        </w:rPr>
        <w:t xml:space="preserve"> </w:t>
      </w:r>
      <w:r w:rsidRPr="008B74EC">
        <w:rPr>
          <w:rFonts w:asciiTheme="majorBidi" w:hAnsiTheme="majorBidi" w:cstheme="majorBidi"/>
          <w:sz w:val="22"/>
          <w:szCs w:val="22"/>
        </w:rPr>
        <w:t xml:space="preserve">high among children aged 6-59 </w:t>
      </w:r>
      <w:r w:rsidR="5F324D7B" w:rsidRPr="008B74EC">
        <w:rPr>
          <w:rFonts w:asciiTheme="majorBidi" w:hAnsiTheme="majorBidi" w:cstheme="majorBidi"/>
          <w:sz w:val="22"/>
          <w:szCs w:val="22"/>
        </w:rPr>
        <w:t>months in Nepal</w:t>
      </w:r>
      <w:r w:rsidRPr="008B74EC">
        <w:rPr>
          <w:rFonts w:asciiTheme="majorBidi" w:hAnsiTheme="majorBidi" w:cstheme="majorBidi"/>
          <w:sz w:val="22"/>
          <w:szCs w:val="22"/>
        </w:rPr>
        <w:t xml:space="preserve">. </w:t>
      </w:r>
      <w:r w:rsidR="000D75AE" w:rsidRPr="008B74EC">
        <w:rPr>
          <w:rFonts w:asciiTheme="majorBidi" w:hAnsiTheme="majorBidi" w:cstheme="majorBidi"/>
          <w:sz w:val="22"/>
          <w:szCs w:val="22"/>
        </w:rPr>
        <w:t>T</w:t>
      </w:r>
      <w:r w:rsidRPr="008B74EC">
        <w:rPr>
          <w:rFonts w:asciiTheme="majorBidi" w:hAnsiTheme="majorBidi" w:cstheme="majorBidi"/>
          <w:sz w:val="22"/>
          <w:szCs w:val="22"/>
        </w:rPr>
        <w:t>he co-existence of anemia and undernutrition w</w:t>
      </w:r>
      <w:r w:rsidR="68F3BBDA" w:rsidRPr="008B74EC">
        <w:rPr>
          <w:rFonts w:asciiTheme="majorBidi" w:hAnsiTheme="majorBidi" w:cstheme="majorBidi"/>
          <w:sz w:val="22"/>
          <w:szCs w:val="22"/>
        </w:rPr>
        <w:t>as</w:t>
      </w:r>
      <w:r w:rsidRPr="008B74EC">
        <w:rPr>
          <w:rFonts w:asciiTheme="majorBidi" w:hAnsiTheme="majorBidi" w:cstheme="majorBidi"/>
          <w:sz w:val="22"/>
          <w:szCs w:val="22"/>
        </w:rPr>
        <w:t xml:space="preserve"> </w:t>
      </w:r>
      <w:r w:rsidR="00BF2832" w:rsidRPr="008B74EC">
        <w:rPr>
          <w:rFonts w:asciiTheme="majorBidi" w:hAnsiTheme="majorBidi" w:cstheme="majorBidi"/>
          <w:sz w:val="22"/>
          <w:szCs w:val="22"/>
        </w:rPr>
        <w:t>less likely among children from</w:t>
      </w:r>
      <w:r w:rsidRPr="008B74EC">
        <w:rPr>
          <w:rFonts w:asciiTheme="majorBidi" w:hAnsiTheme="majorBidi" w:cstheme="majorBidi"/>
          <w:sz w:val="22"/>
          <w:szCs w:val="22"/>
        </w:rPr>
        <w:t xml:space="preserve"> </w:t>
      </w:r>
      <w:r w:rsidR="00957F55" w:rsidRPr="008B74EC">
        <w:rPr>
          <w:rFonts w:asciiTheme="majorBidi" w:hAnsiTheme="majorBidi" w:cstheme="majorBidi"/>
          <w:sz w:val="22"/>
          <w:szCs w:val="22"/>
        </w:rPr>
        <w:t xml:space="preserve">the </w:t>
      </w:r>
      <w:r w:rsidR="4A41846B" w:rsidRPr="008B74EC">
        <w:rPr>
          <w:rFonts w:asciiTheme="majorBidi" w:hAnsiTheme="majorBidi" w:cstheme="majorBidi"/>
          <w:sz w:val="22"/>
          <w:szCs w:val="22"/>
        </w:rPr>
        <w:t xml:space="preserve">highest </w:t>
      </w:r>
      <w:r w:rsidRPr="008B74EC">
        <w:rPr>
          <w:rFonts w:asciiTheme="majorBidi" w:hAnsiTheme="majorBidi" w:cstheme="majorBidi"/>
          <w:sz w:val="22"/>
          <w:szCs w:val="22"/>
        </w:rPr>
        <w:t>wealth quintile,</w:t>
      </w:r>
      <w:r w:rsidR="00FB56F1" w:rsidRPr="008B74EC">
        <w:rPr>
          <w:rFonts w:asciiTheme="majorBidi" w:hAnsiTheme="majorBidi" w:cstheme="majorBidi"/>
          <w:sz w:val="22"/>
          <w:szCs w:val="22"/>
        </w:rPr>
        <w:t xml:space="preserve"> those </w:t>
      </w:r>
      <w:r w:rsidR="000C34F9" w:rsidRPr="008B74EC">
        <w:rPr>
          <w:rFonts w:asciiTheme="majorBidi" w:hAnsiTheme="majorBidi" w:cstheme="majorBidi"/>
          <w:sz w:val="22"/>
          <w:szCs w:val="22"/>
        </w:rPr>
        <w:t xml:space="preserve">whose </w:t>
      </w:r>
      <w:r w:rsidR="000B70CC" w:rsidRPr="008B74EC">
        <w:rPr>
          <w:rFonts w:asciiTheme="majorBidi" w:hAnsiTheme="majorBidi" w:cstheme="majorBidi"/>
          <w:sz w:val="22"/>
          <w:szCs w:val="22"/>
        </w:rPr>
        <w:t>mothers</w:t>
      </w:r>
      <w:r w:rsidR="00FB56F1" w:rsidRPr="008B74EC">
        <w:rPr>
          <w:rFonts w:asciiTheme="majorBidi" w:hAnsiTheme="majorBidi" w:cstheme="majorBidi"/>
          <w:sz w:val="22"/>
          <w:szCs w:val="22"/>
        </w:rPr>
        <w:t xml:space="preserve"> attained at</w:t>
      </w:r>
      <w:r w:rsidR="000C34F9" w:rsidRPr="008B74EC">
        <w:rPr>
          <w:rFonts w:asciiTheme="majorBidi" w:hAnsiTheme="majorBidi" w:cstheme="majorBidi"/>
          <w:sz w:val="22"/>
          <w:szCs w:val="22"/>
        </w:rPr>
        <w:t xml:space="preserve"> </w:t>
      </w:r>
      <w:r w:rsidR="00FB56F1" w:rsidRPr="008B74EC">
        <w:rPr>
          <w:rFonts w:asciiTheme="majorBidi" w:hAnsiTheme="majorBidi" w:cstheme="majorBidi"/>
          <w:sz w:val="22"/>
          <w:szCs w:val="22"/>
        </w:rPr>
        <w:t>least</w:t>
      </w:r>
      <w:r w:rsidRPr="008B74EC">
        <w:rPr>
          <w:rFonts w:asciiTheme="majorBidi" w:hAnsiTheme="majorBidi" w:cstheme="majorBidi"/>
          <w:sz w:val="22"/>
          <w:szCs w:val="22"/>
        </w:rPr>
        <w:t xml:space="preserve"> secondary level education, </w:t>
      </w:r>
      <w:r w:rsidR="05EDDB11" w:rsidRPr="008B74EC">
        <w:rPr>
          <w:rFonts w:asciiTheme="majorBidi" w:hAnsiTheme="majorBidi" w:cstheme="majorBidi"/>
          <w:sz w:val="22"/>
          <w:szCs w:val="22"/>
        </w:rPr>
        <w:t xml:space="preserve">and </w:t>
      </w:r>
      <w:r w:rsidR="00957F55" w:rsidRPr="008B74EC">
        <w:rPr>
          <w:rFonts w:asciiTheme="majorBidi" w:hAnsiTheme="majorBidi" w:cstheme="majorBidi"/>
          <w:sz w:val="22"/>
          <w:szCs w:val="22"/>
        </w:rPr>
        <w:t xml:space="preserve">those whose mothers </w:t>
      </w:r>
      <w:r w:rsidRPr="008B74EC">
        <w:rPr>
          <w:rFonts w:asciiTheme="majorBidi" w:hAnsiTheme="majorBidi" w:cstheme="majorBidi"/>
          <w:sz w:val="22"/>
          <w:szCs w:val="22"/>
        </w:rPr>
        <w:t>participat</w:t>
      </w:r>
      <w:r w:rsidR="00DB6312" w:rsidRPr="008B74EC">
        <w:rPr>
          <w:rFonts w:asciiTheme="majorBidi" w:hAnsiTheme="majorBidi" w:cstheme="majorBidi"/>
          <w:sz w:val="22"/>
          <w:szCs w:val="22"/>
        </w:rPr>
        <w:t>ed</w:t>
      </w:r>
      <w:r w:rsidRPr="008B74EC">
        <w:rPr>
          <w:rFonts w:asciiTheme="majorBidi" w:hAnsiTheme="majorBidi" w:cstheme="majorBidi"/>
          <w:sz w:val="22"/>
          <w:szCs w:val="22"/>
        </w:rPr>
        <w:t xml:space="preserve"> in household decision</w:t>
      </w:r>
      <w:r w:rsidR="1AE1032E" w:rsidRPr="008B74EC">
        <w:rPr>
          <w:rFonts w:asciiTheme="majorBidi" w:hAnsiTheme="majorBidi" w:cstheme="majorBidi"/>
          <w:sz w:val="22"/>
          <w:szCs w:val="22"/>
        </w:rPr>
        <w:t>-</w:t>
      </w:r>
      <w:r w:rsidRPr="008B74EC">
        <w:rPr>
          <w:rFonts w:asciiTheme="majorBidi" w:hAnsiTheme="majorBidi" w:cstheme="majorBidi"/>
          <w:sz w:val="22"/>
          <w:szCs w:val="22"/>
        </w:rPr>
        <w:t>making</w:t>
      </w:r>
      <w:r w:rsidR="00DB6312" w:rsidRPr="008B74EC">
        <w:rPr>
          <w:rFonts w:asciiTheme="majorBidi" w:hAnsiTheme="majorBidi" w:cstheme="majorBidi"/>
          <w:sz w:val="22"/>
          <w:szCs w:val="22"/>
        </w:rPr>
        <w:t>.</w:t>
      </w:r>
      <w:r w:rsidR="00957F55" w:rsidRPr="008B74EC">
        <w:rPr>
          <w:rFonts w:asciiTheme="majorBidi" w:hAnsiTheme="majorBidi" w:cstheme="majorBidi"/>
          <w:sz w:val="22"/>
          <w:szCs w:val="22"/>
        </w:rPr>
        <w:t xml:space="preserve"> In contrast,</w:t>
      </w:r>
      <w:r w:rsidRPr="008B74EC">
        <w:rPr>
          <w:rFonts w:asciiTheme="majorBidi" w:hAnsiTheme="majorBidi" w:cstheme="majorBidi"/>
          <w:sz w:val="22"/>
          <w:szCs w:val="22"/>
        </w:rPr>
        <w:t xml:space="preserve"> </w:t>
      </w:r>
      <w:r w:rsidR="00CD02FC" w:rsidRPr="008B74EC">
        <w:rPr>
          <w:rFonts w:asciiTheme="majorBidi" w:hAnsiTheme="majorBidi" w:cstheme="majorBidi"/>
          <w:sz w:val="22"/>
          <w:szCs w:val="22"/>
        </w:rPr>
        <w:t xml:space="preserve">co-existence was more </w:t>
      </w:r>
      <w:del w:id="634" w:author="Bikram Adhikari (bdhikari)" w:date="2025-12-10T16:42:00Z" w16du:dateUtc="2025-12-10T22:42:00Z">
        <w:r w:rsidR="00CD02FC" w:rsidRPr="008B74EC" w:rsidDel="00556AA2">
          <w:rPr>
            <w:rFonts w:asciiTheme="majorBidi" w:hAnsiTheme="majorBidi" w:cstheme="majorBidi"/>
            <w:sz w:val="22"/>
            <w:szCs w:val="22"/>
          </w:rPr>
          <w:delText xml:space="preserve">prevalent </w:delText>
        </w:r>
      </w:del>
      <w:ins w:id="635" w:author="Bikram Adhikari (bdhikari)" w:date="2025-12-10T16:42:00Z" w16du:dateUtc="2025-12-10T22:42:00Z">
        <w:r w:rsidR="00556AA2">
          <w:rPr>
            <w:rFonts w:asciiTheme="majorBidi" w:hAnsiTheme="majorBidi" w:cstheme="majorBidi"/>
            <w:sz w:val="22"/>
            <w:szCs w:val="22"/>
          </w:rPr>
          <w:t>likely</w:t>
        </w:r>
        <w:r w:rsidR="00556AA2" w:rsidRPr="008B74EC">
          <w:rPr>
            <w:rFonts w:asciiTheme="majorBidi" w:hAnsiTheme="majorBidi" w:cstheme="majorBidi"/>
            <w:sz w:val="22"/>
            <w:szCs w:val="22"/>
          </w:rPr>
          <w:t xml:space="preserve"> </w:t>
        </w:r>
      </w:ins>
      <w:r w:rsidR="00CD02FC" w:rsidRPr="008B74EC">
        <w:rPr>
          <w:rFonts w:asciiTheme="majorBidi" w:hAnsiTheme="majorBidi" w:cstheme="majorBidi"/>
          <w:sz w:val="22"/>
          <w:szCs w:val="22"/>
        </w:rPr>
        <w:t xml:space="preserve">among children whose mothers had poor </w:t>
      </w:r>
      <w:r w:rsidRPr="008B74EC">
        <w:rPr>
          <w:rFonts w:asciiTheme="majorBidi" w:hAnsiTheme="majorBidi" w:cstheme="majorBidi"/>
          <w:sz w:val="22"/>
          <w:szCs w:val="22"/>
        </w:rPr>
        <w:t xml:space="preserve">maternal nutritional status. It is essential to implement </w:t>
      </w:r>
      <w:r w:rsidRPr="008B74EC">
        <w:rPr>
          <w:rFonts w:asciiTheme="majorBidi" w:hAnsiTheme="majorBidi" w:cstheme="majorBidi"/>
          <w:sz w:val="22"/>
          <w:szCs w:val="22"/>
        </w:rPr>
        <w:lastRenderedPageBreak/>
        <w:t>holistic program</w:t>
      </w:r>
      <w:r w:rsidR="4F4F56BF" w:rsidRPr="008B74EC">
        <w:rPr>
          <w:rFonts w:asciiTheme="majorBidi" w:hAnsiTheme="majorBidi" w:cstheme="majorBidi"/>
          <w:sz w:val="22"/>
          <w:szCs w:val="22"/>
        </w:rPr>
        <w:t>s</w:t>
      </w:r>
      <w:r w:rsidRPr="008B74EC">
        <w:rPr>
          <w:rFonts w:asciiTheme="majorBidi" w:hAnsiTheme="majorBidi" w:cstheme="majorBidi"/>
          <w:sz w:val="22"/>
          <w:szCs w:val="22"/>
        </w:rPr>
        <w:t xml:space="preserve"> and targeted intervention</w:t>
      </w:r>
      <w:r w:rsidR="11097A40" w:rsidRPr="008B74EC">
        <w:rPr>
          <w:rFonts w:asciiTheme="majorBidi" w:hAnsiTheme="majorBidi" w:cstheme="majorBidi"/>
          <w:sz w:val="22"/>
          <w:szCs w:val="22"/>
        </w:rPr>
        <w:t>s</w:t>
      </w:r>
      <w:r w:rsidRPr="008B74EC">
        <w:rPr>
          <w:rFonts w:asciiTheme="majorBidi" w:hAnsiTheme="majorBidi" w:cstheme="majorBidi"/>
          <w:sz w:val="22"/>
          <w:szCs w:val="22"/>
        </w:rPr>
        <w:t xml:space="preserve"> to empower poor families</w:t>
      </w:r>
      <w:r w:rsidR="00E6133D" w:rsidRPr="008B74EC">
        <w:rPr>
          <w:rFonts w:asciiTheme="majorBidi" w:hAnsiTheme="majorBidi" w:cstheme="majorBidi"/>
          <w:sz w:val="22"/>
          <w:szCs w:val="22"/>
        </w:rPr>
        <w:t>, improve m</w:t>
      </w:r>
      <w:ins w:id="636" w:author="Bikram Adhikari (bdhikari)" w:date="2025-12-10T20:09:00Z" w16du:dateUtc="2025-12-11T02:09:00Z">
        <w:r w:rsidR="00BF5F16">
          <w:rPr>
            <w:rFonts w:asciiTheme="majorBidi" w:hAnsiTheme="majorBidi" w:cstheme="majorBidi"/>
            <w:sz w:val="22"/>
            <w:szCs w:val="22"/>
          </w:rPr>
          <w:t>other’s</w:t>
        </w:r>
      </w:ins>
      <w:del w:id="637" w:author="Bikram Adhikari (bdhikari)" w:date="2025-12-10T20:09:00Z" w16du:dateUtc="2025-12-11T02:09:00Z">
        <w:r w:rsidR="00957F55" w:rsidRPr="008B74EC" w:rsidDel="00BF5F16">
          <w:rPr>
            <w:rFonts w:asciiTheme="majorBidi" w:hAnsiTheme="majorBidi" w:cstheme="majorBidi"/>
            <w:sz w:val="22"/>
            <w:szCs w:val="22"/>
          </w:rPr>
          <w:delText>aternal</w:delText>
        </w:r>
      </w:del>
      <w:r w:rsidR="00E6133D" w:rsidRPr="008B74EC">
        <w:rPr>
          <w:rFonts w:asciiTheme="majorBidi" w:hAnsiTheme="majorBidi" w:cstheme="majorBidi"/>
          <w:sz w:val="22"/>
          <w:szCs w:val="22"/>
        </w:rPr>
        <w:t xml:space="preserve"> education, strengthen </w:t>
      </w:r>
      <w:r w:rsidR="00957F55" w:rsidRPr="008B74EC">
        <w:rPr>
          <w:rFonts w:asciiTheme="majorBidi" w:hAnsiTheme="majorBidi" w:cstheme="majorBidi"/>
          <w:sz w:val="22"/>
          <w:szCs w:val="22"/>
        </w:rPr>
        <w:t>women’s roles in household</w:t>
      </w:r>
      <w:del w:id="638" w:author="Bikram Adhikari (bdhikari)" w:date="2025-12-10T20:13:00Z" w16du:dateUtc="2025-12-11T02:13:00Z">
        <w:r w:rsidR="00957F55" w:rsidRPr="008B74EC" w:rsidDel="009A0BA4">
          <w:rPr>
            <w:rFonts w:asciiTheme="majorBidi" w:hAnsiTheme="majorBidi" w:cstheme="majorBidi"/>
            <w:sz w:val="22"/>
            <w:szCs w:val="22"/>
          </w:rPr>
          <w:delText>-</w:delText>
        </w:r>
      </w:del>
      <w:ins w:id="639" w:author="Bikram Adhikari (bdhikari)" w:date="2025-12-10T20:13:00Z" w16du:dateUtc="2025-12-11T02:13:00Z">
        <w:r w:rsidR="009A0BA4">
          <w:rPr>
            <w:rFonts w:asciiTheme="majorBidi" w:hAnsiTheme="majorBidi" w:cstheme="majorBidi"/>
            <w:sz w:val="22"/>
            <w:szCs w:val="22"/>
          </w:rPr>
          <w:t xml:space="preserve"> </w:t>
        </w:r>
      </w:ins>
      <w:r w:rsidR="00957F55" w:rsidRPr="008B74EC">
        <w:rPr>
          <w:rFonts w:asciiTheme="majorBidi" w:hAnsiTheme="majorBidi" w:cstheme="majorBidi"/>
          <w:sz w:val="22"/>
          <w:szCs w:val="22"/>
        </w:rPr>
        <w:t>decision</w:t>
      </w:r>
      <w:ins w:id="640" w:author="Bikram Adhikari (bdhikari)" w:date="2025-12-10T20:13:00Z" w16du:dateUtc="2025-12-11T02:13:00Z">
        <w:r w:rsidR="009A0BA4">
          <w:rPr>
            <w:rFonts w:asciiTheme="majorBidi" w:hAnsiTheme="majorBidi" w:cstheme="majorBidi"/>
            <w:sz w:val="22"/>
            <w:szCs w:val="22"/>
          </w:rPr>
          <w:t>-</w:t>
        </w:r>
      </w:ins>
      <w:del w:id="641" w:author="Bikram Adhikari (bdhikari)" w:date="2025-12-10T20:13:00Z" w16du:dateUtc="2025-12-11T02:13:00Z">
        <w:r w:rsidR="00957F55" w:rsidRPr="008B74EC" w:rsidDel="009A0BA4">
          <w:rPr>
            <w:rFonts w:asciiTheme="majorBidi" w:hAnsiTheme="majorBidi" w:cstheme="majorBidi"/>
            <w:sz w:val="22"/>
            <w:szCs w:val="22"/>
          </w:rPr>
          <w:delText xml:space="preserve"> </w:delText>
        </w:r>
      </w:del>
      <w:r w:rsidR="00957F55" w:rsidRPr="008B74EC">
        <w:rPr>
          <w:rFonts w:asciiTheme="majorBidi" w:hAnsiTheme="majorBidi" w:cstheme="majorBidi"/>
          <w:sz w:val="22"/>
          <w:szCs w:val="22"/>
        </w:rPr>
        <w:t>making, and</w:t>
      </w:r>
      <w:r w:rsidRPr="008B74EC">
        <w:rPr>
          <w:rFonts w:asciiTheme="majorBidi" w:hAnsiTheme="majorBidi" w:cstheme="majorBidi"/>
          <w:sz w:val="22"/>
          <w:szCs w:val="22"/>
        </w:rPr>
        <w:t xml:space="preserve"> </w:t>
      </w:r>
      <w:r w:rsidR="00872578" w:rsidRPr="008B74EC">
        <w:rPr>
          <w:rFonts w:asciiTheme="majorBidi" w:hAnsiTheme="majorBidi" w:cstheme="majorBidi"/>
          <w:sz w:val="22"/>
          <w:szCs w:val="22"/>
        </w:rPr>
        <w:t xml:space="preserve">ultimately </w:t>
      </w:r>
      <w:r w:rsidRPr="008B74EC">
        <w:rPr>
          <w:rFonts w:asciiTheme="majorBidi" w:hAnsiTheme="majorBidi" w:cstheme="majorBidi"/>
          <w:sz w:val="22"/>
          <w:szCs w:val="22"/>
        </w:rPr>
        <w:t>improv</w:t>
      </w:r>
      <w:r w:rsidR="549D967B" w:rsidRPr="008B74EC">
        <w:rPr>
          <w:rFonts w:asciiTheme="majorBidi" w:hAnsiTheme="majorBidi" w:cstheme="majorBidi"/>
          <w:sz w:val="22"/>
          <w:szCs w:val="22"/>
        </w:rPr>
        <w:t>e</w:t>
      </w:r>
      <w:r w:rsidRPr="008B74EC">
        <w:rPr>
          <w:rFonts w:asciiTheme="majorBidi" w:hAnsiTheme="majorBidi" w:cstheme="majorBidi"/>
          <w:sz w:val="22"/>
          <w:szCs w:val="22"/>
        </w:rPr>
        <w:t xml:space="preserve"> the children</w:t>
      </w:r>
      <w:r w:rsidR="57133CD9" w:rsidRPr="008B74EC">
        <w:rPr>
          <w:rFonts w:asciiTheme="majorBidi" w:hAnsiTheme="majorBidi" w:cstheme="majorBidi"/>
          <w:sz w:val="22"/>
          <w:szCs w:val="22"/>
        </w:rPr>
        <w:t>’s health</w:t>
      </w:r>
      <w:r w:rsidRPr="008B74EC">
        <w:rPr>
          <w:rFonts w:asciiTheme="majorBidi" w:hAnsiTheme="majorBidi" w:cstheme="majorBidi"/>
          <w:sz w:val="22"/>
          <w:szCs w:val="22"/>
        </w:rPr>
        <w:t xml:space="preserve">. </w:t>
      </w:r>
    </w:p>
    <w:p w14:paraId="634596AA" w14:textId="77777777" w:rsidR="00331F94" w:rsidRPr="008B74EC" w:rsidRDefault="00331F94" w:rsidP="001245B7">
      <w:pPr>
        <w:spacing w:line="360" w:lineRule="auto"/>
        <w:jc w:val="both"/>
        <w:rPr>
          <w:rFonts w:asciiTheme="majorBidi" w:hAnsiTheme="majorBidi" w:cstheme="majorBidi"/>
          <w:sz w:val="22"/>
          <w:szCs w:val="22"/>
        </w:rPr>
      </w:pPr>
    </w:p>
    <w:p w14:paraId="118A9880" w14:textId="50306589" w:rsidR="00030CBD" w:rsidRPr="008B74EC" w:rsidRDefault="00030CBD">
      <w:pPr>
        <w:rPr>
          <w:rFonts w:asciiTheme="majorBidi" w:hAnsiTheme="majorBidi" w:cstheme="majorBidi"/>
          <w:b/>
          <w:bCs/>
          <w:sz w:val="22"/>
          <w:szCs w:val="22"/>
        </w:rPr>
      </w:pPr>
      <w:r w:rsidRPr="008B74EC">
        <w:rPr>
          <w:rFonts w:asciiTheme="majorBidi" w:hAnsiTheme="majorBidi" w:cstheme="majorBidi"/>
          <w:b/>
          <w:bCs/>
          <w:sz w:val="22"/>
          <w:szCs w:val="22"/>
        </w:rPr>
        <w:t xml:space="preserve">Data </w:t>
      </w:r>
      <w:r w:rsidR="00750E6D" w:rsidRPr="008B74EC">
        <w:rPr>
          <w:rFonts w:asciiTheme="majorBidi" w:hAnsiTheme="majorBidi" w:cstheme="majorBidi"/>
          <w:b/>
          <w:bCs/>
          <w:sz w:val="22"/>
          <w:szCs w:val="22"/>
        </w:rPr>
        <w:t xml:space="preserve">and analysis code </w:t>
      </w:r>
      <w:r w:rsidR="000C3D27" w:rsidRPr="008B74EC">
        <w:rPr>
          <w:rFonts w:asciiTheme="majorBidi" w:hAnsiTheme="majorBidi" w:cstheme="majorBidi"/>
          <w:b/>
          <w:bCs/>
          <w:sz w:val="22"/>
          <w:szCs w:val="22"/>
        </w:rPr>
        <w:t>availability</w:t>
      </w:r>
    </w:p>
    <w:p w14:paraId="2213DB6D" w14:textId="6DBE11E5" w:rsidR="0074008B" w:rsidRPr="008B74EC" w:rsidRDefault="00030CBD">
      <w:pPr>
        <w:rPr>
          <w:rFonts w:asciiTheme="majorBidi" w:hAnsiTheme="majorBidi" w:cstheme="majorBidi"/>
          <w:sz w:val="22"/>
          <w:szCs w:val="22"/>
        </w:rPr>
      </w:pPr>
      <w:r w:rsidRPr="008B74EC">
        <w:rPr>
          <w:rFonts w:asciiTheme="majorBidi" w:hAnsiTheme="majorBidi" w:cstheme="majorBidi"/>
          <w:sz w:val="22"/>
          <w:szCs w:val="22"/>
        </w:rPr>
        <w:t xml:space="preserve">We used publicly available data from Nepal Demographic and health survey database </w:t>
      </w:r>
      <w:r w:rsidR="00DB0313" w:rsidRPr="008B74EC">
        <w:rPr>
          <w:rFonts w:asciiTheme="majorBidi" w:hAnsiTheme="majorBidi" w:cstheme="majorBidi"/>
          <w:sz w:val="22"/>
          <w:szCs w:val="22"/>
        </w:rPr>
        <w:t>upon request from the official website of “The DHS program”</w:t>
      </w:r>
      <w:r w:rsidR="00255236"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The </w:t>
      </w:r>
      <w:r w:rsidR="00255236" w:rsidRPr="008B74EC">
        <w:rPr>
          <w:rFonts w:asciiTheme="majorBidi" w:hAnsiTheme="majorBidi" w:cstheme="majorBidi"/>
          <w:sz w:val="22"/>
          <w:szCs w:val="22"/>
        </w:rPr>
        <w:t>dataset is available at</w:t>
      </w:r>
      <w:r w:rsidR="000C3D27" w:rsidRPr="008B74EC">
        <w:rPr>
          <w:rFonts w:asciiTheme="majorBidi" w:hAnsiTheme="majorBidi" w:cstheme="majorBidi"/>
          <w:sz w:val="22"/>
          <w:szCs w:val="22"/>
        </w:rPr>
        <w:t>:</w:t>
      </w:r>
      <w:r w:rsidR="00DB0313" w:rsidRPr="008B74EC">
        <w:rPr>
          <w:rFonts w:asciiTheme="majorBidi" w:hAnsiTheme="majorBidi" w:cstheme="majorBidi"/>
          <w:sz w:val="22"/>
          <w:szCs w:val="22"/>
        </w:rPr>
        <w:t xml:space="preserve"> </w:t>
      </w:r>
      <w:hyperlink r:id="rId9" w:history="1">
        <w:r w:rsidR="0074008B" w:rsidRPr="008B74EC">
          <w:rPr>
            <w:rStyle w:val="Hyperlink"/>
            <w:rFonts w:asciiTheme="majorBidi" w:hAnsiTheme="majorBidi" w:cstheme="majorBidi"/>
            <w:sz w:val="22"/>
            <w:szCs w:val="22"/>
          </w:rPr>
          <w:t>https://dhsprogram.com/data/dataset/Nepal_Standard-DHS_2022.cfm?flag=1</w:t>
        </w:r>
      </w:hyperlink>
      <w:r w:rsidR="0074008B" w:rsidRPr="008B74EC">
        <w:rPr>
          <w:rFonts w:asciiTheme="majorBidi" w:hAnsiTheme="majorBidi" w:cstheme="majorBidi"/>
          <w:sz w:val="22"/>
          <w:szCs w:val="22"/>
        </w:rPr>
        <w:t xml:space="preserve"> </w:t>
      </w:r>
    </w:p>
    <w:p w14:paraId="68B20A54" w14:textId="3900C60E" w:rsidR="00750E6D" w:rsidRPr="008B74EC" w:rsidRDefault="002C334A" w:rsidP="00750E6D">
      <w:pPr>
        <w:rPr>
          <w:rStyle w:val="Hyperlink"/>
          <w:rFonts w:asciiTheme="majorBidi" w:hAnsiTheme="majorBidi" w:cstheme="majorBidi"/>
          <w:sz w:val="22"/>
          <w:szCs w:val="22"/>
        </w:rPr>
      </w:pPr>
      <w:r w:rsidRPr="008B74EC">
        <w:rPr>
          <w:rFonts w:asciiTheme="majorBidi" w:hAnsiTheme="majorBidi" w:cstheme="majorBidi"/>
          <w:sz w:val="22"/>
          <w:szCs w:val="22"/>
        </w:rPr>
        <w:t>The analysis</w:t>
      </w:r>
      <w:r w:rsidR="00750E6D" w:rsidRPr="008B74EC">
        <w:rPr>
          <w:rFonts w:asciiTheme="majorBidi" w:hAnsiTheme="majorBidi" w:cstheme="majorBidi"/>
          <w:sz w:val="22"/>
          <w:szCs w:val="22"/>
        </w:rPr>
        <w:t xml:space="preserve"> code</w:t>
      </w:r>
      <w:r w:rsidRPr="008B74EC">
        <w:rPr>
          <w:rFonts w:asciiTheme="majorBidi" w:hAnsiTheme="majorBidi" w:cstheme="majorBidi"/>
          <w:sz w:val="22"/>
          <w:szCs w:val="22"/>
        </w:rPr>
        <w:t xml:space="preserve"> and data used for this analysis</w:t>
      </w:r>
      <w:r w:rsidR="00750E6D" w:rsidRPr="008B74EC">
        <w:rPr>
          <w:rFonts w:asciiTheme="majorBidi" w:hAnsiTheme="majorBidi" w:cstheme="majorBidi"/>
          <w:sz w:val="22"/>
          <w:szCs w:val="22"/>
        </w:rPr>
        <w:t xml:space="preserve"> is available </w:t>
      </w:r>
      <w:r w:rsidR="00C65D59" w:rsidRPr="008B74EC">
        <w:rPr>
          <w:rFonts w:asciiTheme="majorBidi" w:hAnsiTheme="majorBidi" w:cstheme="majorBidi"/>
          <w:sz w:val="22"/>
          <w:szCs w:val="22"/>
        </w:rPr>
        <w:t>on</w:t>
      </w:r>
      <w:r w:rsidR="00255236" w:rsidRPr="008B74EC">
        <w:rPr>
          <w:rFonts w:asciiTheme="majorBidi" w:hAnsiTheme="majorBidi" w:cstheme="majorBidi"/>
          <w:sz w:val="22"/>
          <w:szCs w:val="22"/>
        </w:rPr>
        <w:t xml:space="preserve"> G</w:t>
      </w:r>
      <w:r w:rsidR="00750E6D" w:rsidRPr="008B74EC">
        <w:rPr>
          <w:rFonts w:asciiTheme="majorBidi" w:hAnsiTheme="majorBidi" w:cstheme="majorBidi"/>
          <w:sz w:val="22"/>
          <w:szCs w:val="22"/>
        </w:rPr>
        <w:t>it</w:t>
      </w:r>
      <w:r w:rsidR="00255236" w:rsidRPr="008B74EC">
        <w:rPr>
          <w:rFonts w:asciiTheme="majorBidi" w:hAnsiTheme="majorBidi" w:cstheme="majorBidi"/>
          <w:sz w:val="22"/>
          <w:szCs w:val="22"/>
        </w:rPr>
        <w:t>H</w:t>
      </w:r>
      <w:r w:rsidR="00750E6D" w:rsidRPr="008B74EC">
        <w:rPr>
          <w:rFonts w:asciiTheme="majorBidi" w:hAnsiTheme="majorBidi" w:cstheme="majorBidi"/>
          <w:sz w:val="22"/>
          <w:szCs w:val="22"/>
        </w:rPr>
        <w:t>ub</w:t>
      </w:r>
      <w:r w:rsidR="00255236" w:rsidRPr="008B74EC">
        <w:rPr>
          <w:rFonts w:asciiTheme="majorBidi" w:hAnsiTheme="majorBidi" w:cstheme="majorBidi"/>
          <w:sz w:val="22"/>
          <w:szCs w:val="22"/>
        </w:rPr>
        <w:t>:</w:t>
      </w:r>
      <w:r w:rsidR="00750E6D" w:rsidRPr="008B74EC">
        <w:rPr>
          <w:rFonts w:asciiTheme="majorBidi" w:hAnsiTheme="majorBidi" w:cstheme="majorBidi"/>
          <w:sz w:val="22"/>
          <w:szCs w:val="22"/>
        </w:rPr>
        <w:t xml:space="preserve"> </w:t>
      </w:r>
      <w:hyperlink r:id="rId10">
        <w:r w:rsidR="00750E6D" w:rsidRPr="008B74EC">
          <w:rPr>
            <w:rStyle w:val="Hyperlink"/>
            <w:rFonts w:asciiTheme="majorBidi" w:hAnsiTheme="majorBidi" w:cstheme="majorBidi"/>
            <w:sz w:val="22"/>
            <w:szCs w:val="22"/>
          </w:rPr>
          <w:t>https://github.com/Adrisyaone/Undernutritiona-and-anemia</w:t>
        </w:r>
      </w:hyperlink>
    </w:p>
    <w:p w14:paraId="1C893A35" w14:textId="114326AA" w:rsidR="00750E6D" w:rsidRPr="008B74EC" w:rsidRDefault="00750E6D">
      <w:pPr>
        <w:rPr>
          <w:rFonts w:asciiTheme="majorBidi" w:hAnsiTheme="majorBidi" w:cstheme="majorBidi"/>
          <w:sz w:val="22"/>
          <w:szCs w:val="22"/>
        </w:rPr>
      </w:pPr>
    </w:p>
    <w:p w14:paraId="77D5F4F1" w14:textId="77777777" w:rsidR="00696FE3" w:rsidRPr="008B74EC" w:rsidRDefault="00696FE3" w:rsidP="00681333">
      <w:pPr>
        <w:rPr>
          <w:rFonts w:asciiTheme="majorBidi" w:hAnsiTheme="majorBidi" w:cstheme="majorBidi"/>
          <w:b/>
          <w:bCs/>
          <w:sz w:val="22"/>
          <w:szCs w:val="22"/>
        </w:rPr>
      </w:pPr>
    </w:p>
    <w:p w14:paraId="34A61D46" w14:textId="6A3E6C84"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Conflict of interest</w:t>
      </w:r>
    </w:p>
    <w:p w14:paraId="63BDC5F8" w14:textId="77777777" w:rsidR="00681333" w:rsidRPr="008B74EC" w:rsidRDefault="00681333" w:rsidP="00681333">
      <w:pPr>
        <w:rPr>
          <w:rFonts w:asciiTheme="majorBidi" w:hAnsiTheme="majorBidi" w:cstheme="majorBidi"/>
          <w:sz w:val="22"/>
          <w:szCs w:val="22"/>
        </w:rPr>
      </w:pPr>
      <w:r w:rsidRPr="008B74EC">
        <w:rPr>
          <w:rFonts w:asciiTheme="majorBidi" w:hAnsiTheme="majorBidi" w:cstheme="majorBidi"/>
          <w:sz w:val="22"/>
          <w:szCs w:val="22"/>
        </w:rPr>
        <w:t>The authors declare no conflicts of interest.</w:t>
      </w:r>
    </w:p>
    <w:p w14:paraId="02609623" w14:textId="77777777" w:rsidR="00681333" w:rsidRPr="008B74EC" w:rsidRDefault="00681333" w:rsidP="00681333">
      <w:pPr>
        <w:rPr>
          <w:rFonts w:asciiTheme="majorBidi" w:hAnsiTheme="majorBidi" w:cstheme="majorBidi"/>
          <w:sz w:val="22"/>
          <w:szCs w:val="22"/>
        </w:rPr>
      </w:pPr>
    </w:p>
    <w:p w14:paraId="4E6C646D" w14:textId="77777777" w:rsidR="00681333" w:rsidRPr="008B74EC" w:rsidRDefault="00681333" w:rsidP="00681333">
      <w:pPr>
        <w:rPr>
          <w:rFonts w:asciiTheme="majorBidi" w:hAnsiTheme="majorBidi" w:cstheme="majorBidi"/>
          <w:b/>
          <w:bCs/>
          <w:sz w:val="22"/>
          <w:szCs w:val="22"/>
        </w:rPr>
      </w:pPr>
      <w:r w:rsidRPr="008B74EC">
        <w:rPr>
          <w:rFonts w:asciiTheme="majorBidi" w:hAnsiTheme="majorBidi" w:cstheme="majorBidi"/>
          <w:b/>
          <w:bCs/>
          <w:sz w:val="22"/>
          <w:szCs w:val="22"/>
        </w:rPr>
        <w:t>Funding</w:t>
      </w:r>
    </w:p>
    <w:p w14:paraId="1DCCE1AF" w14:textId="5525ADAD" w:rsidR="00C7261C" w:rsidRPr="008B74EC" w:rsidRDefault="00681333" w:rsidP="002F625A">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This study received no specific grants from any funding agency in public, commercial or not-for-profit sectors.</w:t>
      </w:r>
      <w:r w:rsidR="00C7261C" w:rsidRPr="008B74EC">
        <w:rPr>
          <w:rFonts w:asciiTheme="majorBidi" w:hAnsiTheme="majorBidi" w:cstheme="majorBidi"/>
          <w:sz w:val="22"/>
          <w:szCs w:val="22"/>
        </w:rPr>
        <w:br w:type="page"/>
      </w:r>
    </w:p>
    <w:p w14:paraId="186B4108" w14:textId="4FE1A03B" w:rsidR="00371D97" w:rsidRPr="008B74EC" w:rsidRDefault="00371D97" w:rsidP="008868B1">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References:</w:t>
      </w:r>
    </w:p>
    <w:p w14:paraId="13856BAB" w14:textId="77777777" w:rsidR="008B74EC" w:rsidRPr="008B74EC" w:rsidRDefault="001D606B" w:rsidP="008B74EC">
      <w:pPr>
        <w:pStyle w:val="Bibliography"/>
        <w:rPr>
          <w:rFonts w:ascii="Times New Roman" w:hAnsi="Times New Roman" w:cs="Times New Roman"/>
        </w:rPr>
      </w:pPr>
      <w:r w:rsidRPr="008B74EC">
        <w:rPr>
          <w:rFonts w:asciiTheme="majorBidi" w:hAnsiTheme="majorBidi" w:cstheme="majorBidi"/>
        </w:rPr>
        <w:fldChar w:fldCharType="begin"/>
      </w:r>
      <w:r w:rsidR="008B74EC">
        <w:rPr>
          <w:rFonts w:asciiTheme="majorBidi" w:hAnsiTheme="majorBidi" w:cstheme="majorBidi"/>
        </w:rPr>
        <w:instrText xml:space="preserve"> ADDIN ZOTERO_BIBL {"uncited":[],"omitted":[],"custom":[]} CSL_BIBLIOGRAPHY </w:instrText>
      </w:r>
      <w:r w:rsidRPr="008B74EC">
        <w:rPr>
          <w:rFonts w:asciiTheme="majorBidi" w:hAnsiTheme="majorBidi" w:cstheme="majorBidi"/>
        </w:rPr>
        <w:fldChar w:fldCharType="separate"/>
      </w:r>
      <w:r w:rsidR="008B74EC" w:rsidRPr="008B74EC">
        <w:rPr>
          <w:rFonts w:ascii="Times New Roman" w:hAnsi="Times New Roman" w:cs="Times New Roman"/>
        </w:rPr>
        <w:t xml:space="preserve">1. </w:t>
      </w:r>
      <w:r w:rsidR="008B74EC" w:rsidRPr="008B74EC">
        <w:rPr>
          <w:rFonts w:ascii="Times New Roman" w:hAnsi="Times New Roman" w:cs="Times New Roman"/>
        </w:rPr>
        <w:tab/>
        <w:t>Sunuwar DR, Singh DR, Pradhan PMS. Prevalence and factors associated with double and triple burden of malnutrition among mothers and children in Nepal: evidence from 2016 Nepal demographic and health survey. BMC Public Health. 2020;20: 405. doi:10.1186/s12889-020-8356-y</w:t>
      </w:r>
    </w:p>
    <w:p w14:paraId="008034F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 </w:t>
      </w:r>
      <w:r w:rsidRPr="008B74EC">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517C752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 </w:t>
      </w:r>
      <w:r w:rsidRPr="008B74EC">
        <w:rPr>
          <w:rFonts w:ascii="Times New Roman" w:hAnsi="Times New Roman" w:cs="Times New Roman"/>
        </w:rPr>
        <w:tab/>
        <w:t>Mamun S, Mascie-Taylor CGN. Double Burden of Malnutrition (DBM) and Anaemia under the Same Roof: A Bangladesh Perspective. Med Sci. 2019;7: 20. doi:10.3390/medsci7020020</w:t>
      </w:r>
    </w:p>
    <w:p w14:paraId="2EA8439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 </w:t>
      </w:r>
      <w:r w:rsidRPr="008B74EC">
        <w:rPr>
          <w:rFonts w:ascii="Times New Roman" w:hAnsi="Times New Roman" w:cs="Times New Roman"/>
        </w:rPr>
        <w:tab/>
        <w:t>Dahal K, Yadav DK, Baral D, Yadav BK. Determinants of severe acute malnutrition among under 5 children in Satar community of Jhapa, Nepal. Hussain A, editor. PLOS ONE. 2021;16: e0245151. doi:10.1371/journal.pone.0245151</w:t>
      </w:r>
    </w:p>
    <w:p w14:paraId="0834AA7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5. </w:t>
      </w:r>
      <w:r w:rsidRPr="008B74EC">
        <w:rPr>
          <w:rFonts w:ascii="Times New Roman" w:hAnsi="Times New Roman" w:cs="Times New Roman"/>
        </w:rPr>
        <w:tab/>
        <w:t xml:space="preserve">Burgess A. Undernutrition in Adults and Children: causes, consequences and what we can do. South Sudan Med J. 2008;1: 18–22. </w:t>
      </w:r>
    </w:p>
    <w:p w14:paraId="677CE8E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6. </w:t>
      </w:r>
      <w:r w:rsidRPr="008B74EC">
        <w:rPr>
          <w:rFonts w:ascii="Times New Roman" w:hAnsi="Times New Roman" w:cs="Times New Roman"/>
        </w:rPr>
        <w:tab/>
        <w:t>De Sanctis V, Soliman A, Alaaraj N, Ahmed S, Alyafei F, Hamed N. Early and Long-term Consequences of Nutritional Stunting: From Childhood to Adulthood: Early and Long-term Consequences of Nutritional Stunting. Acta Bio Medica Atenei Parm. 2021;92: 11346. doi:10.23750/abm.v92i1.11346</w:t>
      </w:r>
    </w:p>
    <w:p w14:paraId="3DFEE26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7. </w:t>
      </w:r>
      <w:r w:rsidRPr="008B74EC">
        <w:rPr>
          <w:rFonts w:ascii="Times New Roman" w:hAnsi="Times New Roman" w:cs="Times New Roman"/>
        </w:rPr>
        <w:tab/>
        <w:t>Fact sheets - Malnutrition. [cited 2 Nov 2024]. Available: https://www.who.int/news-room/fact-sheets/detail/malnutrition</w:t>
      </w:r>
    </w:p>
    <w:p w14:paraId="76410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8. </w:t>
      </w:r>
      <w:r w:rsidRPr="008B74EC">
        <w:rPr>
          <w:rFonts w:ascii="Times New Roman" w:hAnsi="Times New Roman" w:cs="Times New Roman"/>
        </w:rPr>
        <w:tab/>
        <w:t>Kassebaum NJ, Jasrasaria R, Naghavi M, Wulf SK, Johns N, Lozano R, et al. A systematic analysis of global anemia burden from 1990 to 2010. Blood. 2014;123: 615–624. doi:10.1182/blood-2013-06-508325</w:t>
      </w:r>
    </w:p>
    <w:p w14:paraId="3770752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9. </w:t>
      </w:r>
      <w:r w:rsidRPr="008B74EC">
        <w:rPr>
          <w:rFonts w:ascii="Times New Roman" w:hAnsi="Times New Roman" w:cs="Times New Roman"/>
        </w:rPr>
        <w:tab/>
        <w:t>Sinha RK, Dua R, Bijalwan V, Rohatgi S, Kumar P. Determinants of Stunting, Wasting, and Underweight in Five High-Burden Pockets of Four Indian States. Indian J Community Med Off Publ Indian Assoc Prev Soc Med. 2018;43: 279–283. doi:10.4103/ijcm.IJCM_151_18</w:t>
      </w:r>
    </w:p>
    <w:p w14:paraId="704C137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10. </w:t>
      </w:r>
      <w:r w:rsidRPr="008B74EC">
        <w:rPr>
          <w:rFonts w:ascii="Times New Roman" w:hAnsi="Times New Roman" w:cs="Times New Roman"/>
        </w:rPr>
        <w:tab/>
        <w:t>Khan JR, Awan N, Misu F. Determinants of anemia among 6-59 months aged children in Bangladesh: evidence from nationally representative data. BMC Pediatr. 2016;16: 3. doi:10.1186/s12887-015-0536-z</w:t>
      </w:r>
    </w:p>
    <w:p w14:paraId="3194A1F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11. </w:t>
      </w:r>
      <w:r w:rsidRPr="008B74EC">
        <w:rPr>
          <w:rFonts w:ascii="Times New Roman" w:hAnsi="Times New Roman" w:cs="Times New Roman"/>
        </w:rPr>
        <w:tab/>
        <w:t>Malnutrition in Children. In: UNICEF DATA [Internet]. [cited 2 Nov 2024]. Available: https://data.unicef.org/topic/nutrition/malnutrition/</w:t>
      </w:r>
    </w:p>
    <w:p w14:paraId="2E155406"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12. </w:t>
      </w:r>
      <w:r w:rsidRPr="008B74EC">
        <w:rPr>
          <w:rFonts w:ascii="Times New Roman" w:hAnsi="Times New Roman" w:cs="Times New Roman"/>
        </w:rPr>
        <w:tab/>
        <w:t>World Health Organization. Anaemia in women and children. [cited 2 Nov 2024]. Available: https://www.who.int/data/gho/data/themes/topics/anaemia_in_women_and_children</w:t>
      </w:r>
    </w:p>
    <w:p w14:paraId="034529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13. </w:t>
      </w:r>
      <w:r w:rsidRPr="008B74EC">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0F6412A0"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14. </w:t>
      </w:r>
      <w:r w:rsidRPr="008B74EC">
        <w:rPr>
          <w:rFonts w:ascii="Times New Roman" w:hAnsi="Times New Roman" w:cs="Times New Roman"/>
        </w:rPr>
        <w:tab/>
        <w:t>Gaston RT, Habyarimana F, Ramroop S. Joint modelling of anaemia and stunting in children less than five years of age in Lesotho: a cross-sectional case study. BMC Public Health. 2022;22: 285. doi:10.1186/s12889-022-12690-3</w:t>
      </w:r>
    </w:p>
    <w:p w14:paraId="0D2B49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15. </w:t>
      </w:r>
      <w:r w:rsidRPr="008B74EC">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50C137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16. </w:t>
      </w:r>
      <w:r w:rsidRPr="008B74EC">
        <w:rPr>
          <w:rFonts w:ascii="Times New Roman" w:hAnsi="Times New Roman" w:cs="Times New Roman"/>
        </w:rPr>
        <w:tab/>
        <w:t>Aheto JMK, Taylor BM, Keegan TJ, Diggle PJ. Modelling and forecasting spatio-temporal variation in the risk of chronic malnutrition among under-five children in Ghana. Spat Spatio-Temporal Epidemiol. 2017;21: 37–46. doi:10.1016/j.sste.2017.02.003</w:t>
      </w:r>
    </w:p>
    <w:p w14:paraId="1F8BB64D"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17. </w:t>
      </w:r>
      <w:r w:rsidRPr="008B74EC">
        <w:rPr>
          <w:rFonts w:ascii="Times New Roman" w:hAnsi="Times New Roman" w:cs="Times New Roman"/>
        </w:rPr>
        <w:tab/>
        <w:t>The burden of malnutrition - Global Nutrition Report. [cited 20 Nov 2024]. Available: https://globalnutritionreport.org/reports/global-nutrition-report-2018/burden-malnutrition/</w:t>
      </w:r>
    </w:p>
    <w:p w14:paraId="4DDD5FB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18. </w:t>
      </w:r>
      <w:r w:rsidRPr="008B74EC">
        <w:rPr>
          <w:rFonts w:ascii="Times New Roman" w:hAnsi="Times New Roman" w:cs="Times New Roman"/>
        </w:rPr>
        <w:tab/>
        <w:t>Dessie G, Li J, Nghiem S, Doan T. Prevalence and Determinants of Stunting-Anemia and Wasting-Anemia Comorbidities and Micronutrient Deficiencies in Children Under 5 in the Least-Developed Countries: A Systematic Review and Meta-analysis. Nutr Rev. 2024; nuae063. doi:10.1093/nutrit/nuae063</w:t>
      </w:r>
    </w:p>
    <w:p w14:paraId="40ADF514"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19. </w:t>
      </w:r>
      <w:r w:rsidRPr="008B74EC">
        <w:rPr>
          <w:rFonts w:ascii="Times New Roman" w:hAnsi="Times New Roman" w:cs="Times New Roman"/>
        </w:rPr>
        <w:tab/>
        <w:t>Balarajan Y, Ramakrishnan U, Özaltin E, Shankar AH, Subramanian SV. Anaemia in low-income and middle-income countries. The Lancet. 2011;378: 2123–2135. doi:10.1016/S0140-6736(10)62304-5</w:t>
      </w:r>
    </w:p>
    <w:p w14:paraId="6C9FD4E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20. </w:t>
      </w:r>
      <w:r w:rsidRPr="008B74EC">
        <w:rPr>
          <w:rFonts w:ascii="Times New Roman" w:hAnsi="Times New Roman" w:cs="Times New Roman"/>
        </w:rPr>
        <w:tab/>
        <w:t>Christian AK, Agula C, Jayson-Quashigah P-N. Correlates and spatial distribution of the co-occurrence of childhood anaemia and stunting in Ghana. SSM - Popul Health. 2020;12: 100683. doi:10.1016/j.ssmph.2020.100683</w:t>
      </w:r>
    </w:p>
    <w:p w14:paraId="4AB8B86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21. </w:t>
      </w:r>
      <w:r w:rsidRPr="008B74EC">
        <w:rPr>
          <w:rFonts w:ascii="Times New Roman" w:hAnsi="Times New Roman" w:cs="Times New Roman"/>
        </w:rPr>
        <w:tab/>
        <w:t xml:space="preserve">Guo W, Zgambo M, Chen S, Shimpuku Y. Prevalence and trends of coexisting forms of malnutrition and its associated factors among children aged 6–59 months in South and Southeast Asia, 1996–2022: a cross-sectional time series study. BMC Public Health. 2025;25: 2296. </w:t>
      </w:r>
    </w:p>
    <w:p w14:paraId="2B8730B2"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22. </w:t>
      </w:r>
      <w:r w:rsidRPr="008B74EC">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Popul Nutr. 2025;44: 311. </w:t>
      </w:r>
    </w:p>
    <w:p w14:paraId="7C63D80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23. </w:t>
      </w:r>
      <w:r w:rsidRPr="008B74EC">
        <w:rPr>
          <w:rFonts w:ascii="Times New Roman" w:hAnsi="Times New Roman" w:cs="Times New Roman"/>
        </w:rPr>
        <w:tab/>
        <w:t>The DHS Program - Available Datasets. [cited 2 Nov 2024]. Available: https://dhsprogram.com/data/available-datasets.cfm</w:t>
      </w:r>
    </w:p>
    <w:p w14:paraId="1D62992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24. </w:t>
      </w:r>
      <w:r w:rsidRPr="008B74EC">
        <w:rPr>
          <w:rFonts w:ascii="Times New Roman" w:hAnsi="Times New Roman" w:cs="Times New Roman"/>
        </w:rPr>
        <w:tab/>
        <w:t>National Report | National Population and and Housing Census 2021 Results. [cited 17 June 2024]. Available: https://censusnepal.cbs.gov.np/results/downloads/national</w:t>
      </w:r>
    </w:p>
    <w:p w14:paraId="6A9AFBBB"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25. </w:t>
      </w:r>
      <w:r w:rsidRPr="008B74EC">
        <w:rPr>
          <w:rFonts w:ascii="Times New Roman" w:hAnsi="Times New Roman" w:cs="Times New Roman"/>
        </w:rPr>
        <w:tab/>
        <w:t xml:space="preserve">Government of Nepal-National Planning Comission, United Nations Development Programme. Nepal Human Development Report 2020: Beyond Graduation: Productive Transformation and Prosperity. Lalitpur, Nepal; 2020. </w:t>
      </w:r>
    </w:p>
    <w:p w14:paraId="56B8317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26. </w:t>
      </w:r>
      <w:r w:rsidRPr="008B74EC">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734E77B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27. </w:t>
      </w:r>
      <w:r w:rsidRPr="008B74EC">
        <w:rPr>
          <w:rFonts w:ascii="Times New Roman" w:hAnsi="Times New Roman" w:cs="Times New Roman"/>
        </w:rPr>
        <w:tab/>
        <w:t>Permatasari TAE, Chadirin Y. Assessment of undernutrition using the composite index of anthropometric failure (CIAF) and its determinants: A cross-sectional study in the rural area of the Bogor District in Indonesia. BMC Nutr. 2022;8: 133. doi:10.1186/s40795-022-00627-3</w:t>
      </w:r>
    </w:p>
    <w:p w14:paraId="2453D7B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28. </w:t>
      </w:r>
      <w:r w:rsidRPr="008B74EC">
        <w:rPr>
          <w:rFonts w:ascii="Times New Roman" w:hAnsi="Times New Roman" w:cs="Times New Roman"/>
        </w:rPr>
        <w:tab/>
        <w:t>Guideline: assessing and managing children at primary health-care facilities to prevent overweight and obesity in the context of the double burden of malnutrition. [cited 5 Mar 2025]. Available: https://www.who.int/publications/i/item/9789241550123</w:t>
      </w:r>
    </w:p>
    <w:p w14:paraId="3F87435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29. </w:t>
      </w:r>
      <w:r w:rsidRPr="008B74EC">
        <w:rPr>
          <w:rFonts w:ascii="Times New Roman" w:hAnsi="Times New Roman" w:cs="Times New Roman"/>
        </w:rPr>
        <w:tab/>
        <w:t>Sharma S, Adhikari B, Pandey AR, Karki S, K. C. SP, Joshi D, et al. Association between media exposure and maternal health service use in Nepal: A further analysis of Nepal Demographic and Health Survey-2022. Thapa K, editor. PLOS ONE. 2024;19: e0297418. doi:10.1371/journal.pone.0297418</w:t>
      </w:r>
    </w:p>
    <w:p w14:paraId="432F8C31"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30. </w:t>
      </w:r>
      <w:r w:rsidRPr="008B74EC">
        <w:rPr>
          <w:rFonts w:ascii="Times New Roman" w:hAnsi="Times New Roman" w:cs="Times New Roman"/>
        </w:rPr>
        <w:tab/>
        <w:t>Ewerling F, Wehrmeister FC, Victora CG, Raj A, McDougal L, Barros AJ. Is women’s empowerment associated with coverage of RMNCH interventions in low- and middle-income countries? An analysis using a survey-based empowerment indicator, the SWPER. J Glob Health. 2021;11: 04015. doi:10.7189/jogh.11.04015</w:t>
      </w:r>
    </w:p>
    <w:p w14:paraId="12220BF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31. </w:t>
      </w:r>
      <w:r w:rsidRPr="008B74EC">
        <w:rPr>
          <w:rFonts w:ascii="Times New Roman" w:hAnsi="Times New Roman" w:cs="Times New Roman"/>
        </w:rPr>
        <w:tab/>
        <w:t>Fantahun M, Berhane Y, Wall S, Byass P, Högberg U. Women’s involvement in household decision-making and strengthening social capital—crucial factors for child survival in Ethiopia. Acta Paediatr. 2007;96: 582–589. doi:10.1111/j.1651-2227.2007.00147.x</w:t>
      </w:r>
    </w:p>
    <w:p w14:paraId="3F32E11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32. </w:t>
      </w:r>
      <w:r w:rsidRPr="008B74EC">
        <w:rPr>
          <w:rFonts w:ascii="Times New Roman" w:hAnsi="Times New Roman" w:cs="Times New Roman"/>
        </w:rPr>
        <w:tab/>
        <w:t>Clinical Guidelines on the Identification, Evaluation, and Treatment of Overweight and Obesity in Adults: Executive Summary123. Am J Clin Nutr. 1998;68: 899–917. doi:10.1093/ajcn/68.4.899</w:t>
      </w:r>
    </w:p>
    <w:p w14:paraId="1DF23D0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33. </w:t>
      </w:r>
      <w:r w:rsidRPr="008B74EC">
        <w:rPr>
          <w:rFonts w:ascii="Times New Roman" w:hAnsi="Times New Roman" w:cs="Times New Roman"/>
        </w:rPr>
        <w:tab/>
        <w:t>R Core Team. R: A language and environment for statistical computing. R Foundation for Statistical Computing. Vienna, Austria; 2022. Available: https://www.R-project.org/</w:t>
      </w:r>
    </w:p>
    <w:p w14:paraId="711CBB5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34. </w:t>
      </w:r>
      <w:r w:rsidRPr="008B74EC">
        <w:rPr>
          <w:rFonts w:ascii="Times New Roman" w:hAnsi="Times New Roman" w:cs="Times New Roman"/>
        </w:rPr>
        <w:tab/>
        <w:t>RStudio Team. RStudio: Integrated Development Environment for R. RStudio, PBC, Boston, MA; 2022. Available: http://www.rstudio.com/.</w:t>
      </w:r>
    </w:p>
    <w:p w14:paraId="764BEB78"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35. </w:t>
      </w:r>
      <w:r w:rsidRPr="008B74EC">
        <w:rPr>
          <w:rFonts w:ascii="Times New Roman" w:hAnsi="Times New Roman" w:cs="Times New Roman"/>
        </w:rPr>
        <w:tab/>
        <w:t>Bidira K, Tamiru D, Belachew T. Anthropometric failures and its associated factors among preschool-aged children in a rural community in southwest Ethiopia. PLoS ONE. 2021;16: e0260368. doi:10.1371/journal.pone.0260368</w:t>
      </w:r>
    </w:p>
    <w:p w14:paraId="599545F7"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36. </w:t>
      </w:r>
      <w:r w:rsidRPr="008B74EC">
        <w:rPr>
          <w:rFonts w:ascii="Times New Roman" w:hAnsi="Times New Roman" w:cs="Times New Roman"/>
        </w:rPr>
        <w:tab/>
        <w:t>Gebretsadik MT, Sisay AL, Tamiru D, Belachew T. Anthropometric failure and associated factors among children aged 6–23 months in Ethiopia. Food Sci Nutr. 2024;12: 1581–1591. doi:10.1002/fsn3.3821</w:t>
      </w:r>
    </w:p>
    <w:p w14:paraId="4EA9F9C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lastRenderedPageBreak/>
        <w:t xml:space="preserve">37. </w:t>
      </w:r>
      <w:r w:rsidRPr="008B74EC">
        <w:rPr>
          <w:rFonts w:ascii="Times New Roman" w:hAnsi="Times New Roman" w:cs="Times New Roman"/>
        </w:rPr>
        <w:tab/>
        <w:t>Chowdhury MRK, Khan MdMH, Khan HTA, Rahman MdS, Islam MR, Islam MM, et al. Prevalence and risk factors of childhood anemia in Nepal: A multilevel analysis. PLoS ONE. 2020;15: e0239409. doi:10.1371/journal.pone.0239409</w:t>
      </w:r>
    </w:p>
    <w:p w14:paraId="69E1554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38. </w:t>
      </w:r>
      <w:r w:rsidRPr="008B74EC">
        <w:rPr>
          <w:rFonts w:ascii="Times New Roman" w:hAnsi="Times New Roman" w:cs="Times New Roman"/>
        </w:rPr>
        <w:tab/>
        <w:t>Kundu S, Alam SS, Mia MA-T, Hossan T, Hider P, Khalil MdI, et al. Prevalence of Anemia among Children and Adolescents of Bangladesh: A Systematic Review and Meta-Analysis. Int J Environ Res Public Health. 2023;20: 1786. doi:10.3390/ijerph20031786</w:t>
      </w:r>
    </w:p>
    <w:p w14:paraId="0492B31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39. </w:t>
      </w:r>
      <w:r w:rsidRPr="008B74EC">
        <w:rPr>
          <w:rFonts w:ascii="Times New Roman" w:hAnsi="Times New Roman" w:cs="Times New Roman"/>
        </w:rPr>
        <w:tab/>
        <w:t>Givens DI, Anitha S, Giromini C. Anaemia in India and Its Prevalence and Multifactorial Aetiology: A Narrative Review. Nutrients. 2024;16: 1673. doi:10.3390/nu16111673</w:t>
      </w:r>
    </w:p>
    <w:p w14:paraId="0AEDF2DF"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40. </w:t>
      </w:r>
      <w:r w:rsidRPr="008B74EC">
        <w:rPr>
          <w:rFonts w:ascii="Times New Roman" w:hAnsi="Times New Roman" w:cs="Times New Roman"/>
        </w:rPr>
        <w:tab/>
        <w:t>Prevalence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658B033E"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41. </w:t>
      </w:r>
      <w:r w:rsidRPr="008B74EC">
        <w:rPr>
          <w:rFonts w:ascii="Times New Roman" w:hAnsi="Times New Roman" w:cs="Times New Roman"/>
        </w:rPr>
        <w:tab/>
        <w:t>Yayo Negasi M. Dynamics of inequality in child under-nutrition in Ethiopia. Int J Equity Health. 2021;20: 182. doi:10.1186/s12939-021-01478-3</w:t>
      </w:r>
    </w:p>
    <w:p w14:paraId="21083E23"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42. </w:t>
      </w:r>
      <w:r w:rsidRPr="008B74EC">
        <w:rPr>
          <w:rFonts w:ascii="Times New Roman" w:hAnsi="Times New Roman" w:cs="Times New Roman"/>
        </w:rPr>
        <w:tab/>
        <w:t>Sanoussi Y, Ahinkorah BO, Banke-Thomas A, Yaya S. Assessing and decomposing inequality of opportunity in access to child health and nutrition in sub-Saharan Africa: evidence from three countries with low human development index. Int J Equity Health. 2020;19: 143. doi:10.1186/s12939-020-01258-5</w:t>
      </w:r>
    </w:p>
    <w:p w14:paraId="54448BAC"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43. </w:t>
      </w:r>
      <w:r w:rsidRPr="008B74EC">
        <w:rPr>
          <w:rFonts w:ascii="Times New Roman" w:hAnsi="Times New Roman" w:cs="Times New Roman"/>
        </w:rPr>
        <w:tab/>
        <w:t>Undernutrition in children under five associated with wealth-related inequality in 24 low- and middle-income countries from 2017 to 2022 | Scientific Reports. [cited 24 Nov 2024]. Available: https://www.nature.com/articles/s41598-024-53280-0</w:t>
      </w:r>
    </w:p>
    <w:p w14:paraId="64AF1FD9" w14:textId="77777777" w:rsidR="008B74EC" w:rsidRPr="008B74EC" w:rsidRDefault="008B74EC" w:rsidP="008B74EC">
      <w:pPr>
        <w:pStyle w:val="Bibliography"/>
        <w:rPr>
          <w:rFonts w:ascii="Times New Roman" w:hAnsi="Times New Roman" w:cs="Times New Roman"/>
        </w:rPr>
      </w:pPr>
      <w:r w:rsidRPr="008B74EC">
        <w:rPr>
          <w:rFonts w:ascii="Times New Roman" w:hAnsi="Times New Roman" w:cs="Times New Roman"/>
        </w:rPr>
        <w:t xml:space="preserve">44. </w:t>
      </w:r>
      <w:r w:rsidRPr="008B74EC">
        <w:rPr>
          <w:rFonts w:ascii="Times New Roman" w:hAnsi="Times New Roman" w:cs="Times New Roman"/>
        </w:rPr>
        <w:tab/>
        <w:t xml:space="preserve">Desai S, Johnson K. Women’s Decisionmaking And Child Health: Familial And Social Hierarchies. </w:t>
      </w:r>
    </w:p>
    <w:p w14:paraId="7D4F63A3" w14:textId="2F4E5147" w:rsidR="00681333" w:rsidRPr="008B74EC" w:rsidRDefault="001D606B" w:rsidP="002F625A">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fldChar w:fldCharType="end"/>
      </w:r>
      <w:r w:rsidR="00681333" w:rsidRPr="008B74EC">
        <w:rPr>
          <w:rFonts w:asciiTheme="majorBidi" w:hAnsiTheme="majorBidi" w:cstheme="majorBidi"/>
          <w:b/>
          <w:bCs/>
          <w:sz w:val="22"/>
          <w:szCs w:val="22"/>
        </w:rPr>
        <w:br w:type="page"/>
      </w:r>
    </w:p>
    <w:p w14:paraId="293DB3B2" w14:textId="753A3104" w:rsidR="00640C6B" w:rsidRPr="008B74EC" w:rsidRDefault="00681333" w:rsidP="0064441C">
      <w:pPr>
        <w:spacing w:line="360" w:lineRule="auto"/>
        <w:jc w:val="both"/>
        <w:rPr>
          <w:rFonts w:asciiTheme="majorBidi" w:hAnsiTheme="majorBidi" w:cstheme="majorBidi"/>
          <w:b/>
          <w:bCs/>
          <w:sz w:val="22"/>
          <w:szCs w:val="22"/>
        </w:rPr>
      </w:pPr>
      <w:r w:rsidRPr="008B74EC">
        <w:rPr>
          <w:rFonts w:asciiTheme="majorBidi" w:hAnsiTheme="majorBidi" w:cstheme="majorBidi"/>
          <w:b/>
          <w:bCs/>
          <w:sz w:val="22"/>
          <w:szCs w:val="22"/>
        </w:rPr>
        <w:lastRenderedPageBreak/>
        <w:t>Legends</w:t>
      </w:r>
      <w:r w:rsidR="00640C6B" w:rsidRPr="008B74EC">
        <w:rPr>
          <w:rFonts w:asciiTheme="majorBidi" w:hAnsiTheme="majorBidi" w:cstheme="majorBidi"/>
          <w:b/>
          <w:bCs/>
          <w:sz w:val="22"/>
          <w:szCs w:val="22"/>
        </w:rPr>
        <w:t xml:space="preserve"> of tables and figures</w:t>
      </w:r>
    </w:p>
    <w:p w14:paraId="5556A814" w14:textId="2B91635E" w:rsidR="00640C6B" w:rsidRPr="008B74EC" w:rsidRDefault="00640C6B" w:rsidP="00F74F14">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Tables</w:t>
      </w:r>
    </w:p>
    <w:p w14:paraId="206CE31A"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1: List of exposure variables with their definition</w:t>
      </w:r>
    </w:p>
    <w:p w14:paraId="0C5123DB"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2: Characteristics of 6-59 months children</w:t>
      </w:r>
    </w:p>
    <w:p w14:paraId="1FD94002"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3: Co-existence of anemia and undernutrition conditions (n=2,335)</w:t>
      </w:r>
    </w:p>
    <w:p w14:paraId="6C795016" w14:textId="7BF40ADA"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4: Distribution of undernutrition, anemia and their co</w:t>
      </w:r>
      <w:ins w:id="642" w:author="Bikram Adhikari (bdhikari)" w:date="2025-12-10T15:51:00Z" w16du:dateUtc="2025-12-10T21:51:00Z">
        <w:r w:rsidR="007C1727">
          <w:rPr>
            <w:rFonts w:asciiTheme="majorBidi" w:hAnsiTheme="majorBidi" w:cstheme="majorBidi"/>
            <w:sz w:val="22"/>
            <w:szCs w:val="22"/>
          </w:rPr>
          <w:t>-</w:t>
        </w:r>
      </w:ins>
      <w:r w:rsidRPr="008B74EC">
        <w:rPr>
          <w:rFonts w:asciiTheme="majorBidi" w:hAnsiTheme="majorBidi" w:cstheme="majorBidi"/>
          <w:sz w:val="22"/>
          <w:szCs w:val="22"/>
        </w:rPr>
        <w:t>existence across exposure variables</w:t>
      </w:r>
    </w:p>
    <w:p w14:paraId="05024126"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5: Factors associated with undernutrition among children aged 6-59 months</w:t>
      </w:r>
    </w:p>
    <w:p w14:paraId="428A0AAC"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6: Factors associated with anemia among children aged 6-59 months</w:t>
      </w:r>
    </w:p>
    <w:p w14:paraId="44C84758" w14:textId="77777777"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8B74EC" w:rsidRDefault="00640C6B" w:rsidP="00640C6B">
      <w:pPr>
        <w:spacing w:line="360" w:lineRule="auto"/>
        <w:jc w:val="both"/>
        <w:rPr>
          <w:rFonts w:asciiTheme="majorBidi" w:hAnsiTheme="majorBidi" w:cstheme="majorBidi"/>
          <w:sz w:val="22"/>
          <w:szCs w:val="22"/>
        </w:rPr>
      </w:pPr>
    </w:p>
    <w:p w14:paraId="4514EF63" w14:textId="6E8AA250" w:rsidR="00640C6B" w:rsidRPr="008B74EC" w:rsidRDefault="00640C6B" w:rsidP="00640C6B">
      <w:pPr>
        <w:spacing w:line="360" w:lineRule="auto"/>
        <w:jc w:val="both"/>
        <w:rPr>
          <w:rFonts w:asciiTheme="majorBidi" w:hAnsiTheme="majorBidi" w:cstheme="majorBidi"/>
          <w:b/>
          <w:bCs/>
          <w:sz w:val="22"/>
          <w:szCs w:val="22"/>
          <w:u w:val="single"/>
        </w:rPr>
      </w:pPr>
      <w:r w:rsidRPr="008B74EC">
        <w:rPr>
          <w:rFonts w:asciiTheme="majorBidi" w:hAnsiTheme="majorBidi" w:cstheme="majorBidi"/>
          <w:b/>
          <w:bCs/>
          <w:sz w:val="22"/>
          <w:szCs w:val="22"/>
          <w:u w:val="single"/>
        </w:rPr>
        <w:t>Figures</w:t>
      </w:r>
    </w:p>
    <w:p w14:paraId="527A372E" w14:textId="65F74BD5"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1: Prevalence of co</w:t>
      </w:r>
      <w:ins w:id="643" w:author="Bikram Adhikari (bdhikari)" w:date="2025-12-10T15:51:00Z" w16du:dateUtc="2025-12-10T21:51:00Z">
        <w:r w:rsidR="007C1727">
          <w:rPr>
            <w:rFonts w:asciiTheme="majorBidi" w:hAnsiTheme="majorBidi" w:cstheme="majorBidi"/>
            <w:sz w:val="22"/>
            <w:szCs w:val="22"/>
          </w:rPr>
          <w:t>-</w:t>
        </w:r>
      </w:ins>
      <w:r w:rsidRPr="008B74EC">
        <w:rPr>
          <w:rFonts w:asciiTheme="majorBidi" w:hAnsiTheme="majorBidi" w:cstheme="majorBidi"/>
          <w:sz w:val="22"/>
          <w:szCs w:val="22"/>
        </w:rPr>
        <w:t xml:space="preserve">existence of different forms of undernutrition among A) children aged </w:t>
      </w:r>
      <w:r w:rsidR="00E44A23" w:rsidRPr="008B74EC">
        <w:rPr>
          <w:rFonts w:asciiTheme="majorBidi" w:hAnsiTheme="majorBidi" w:cstheme="majorBidi"/>
          <w:sz w:val="22"/>
          <w:szCs w:val="22"/>
        </w:rPr>
        <w:t>6-12 months, B) children aged 13-36 months, C) children aged 37-59 months</w:t>
      </w:r>
      <w:r w:rsidR="00A47C60">
        <w:rPr>
          <w:rFonts w:asciiTheme="majorBidi" w:hAnsiTheme="majorBidi" w:cstheme="majorBidi"/>
          <w:sz w:val="22"/>
          <w:szCs w:val="22"/>
        </w:rPr>
        <w:t>,</w:t>
      </w:r>
      <w:r w:rsidR="00E44A23" w:rsidRPr="008B74EC">
        <w:rPr>
          <w:rFonts w:asciiTheme="majorBidi" w:hAnsiTheme="majorBidi" w:cstheme="majorBidi"/>
          <w:sz w:val="22"/>
          <w:szCs w:val="22"/>
        </w:rPr>
        <w:t xml:space="preserve"> and D) all children aged 6-59 </w:t>
      </w:r>
      <w:del w:id="644" w:author="Bikram Adhikari (bdhikari)" w:date="2025-12-10T15:51:00Z" w16du:dateUtc="2025-12-10T21:51:00Z">
        <w:r w:rsidR="00E44A23" w:rsidRPr="008B74EC" w:rsidDel="00052B01">
          <w:rPr>
            <w:rFonts w:asciiTheme="majorBidi" w:hAnsiTheme="majorBidi" w:cstheme="majorBidi"/>
            <w:sz w:val="22"/>
            <w:szCs w:val="22"/>
          </w:rPr>
          <w:delText xml:space="preserve">months </w:delText>
        </w:r>
        <w:r w:rsidRPr="008B74EC" w:rsidDel="00052B01">
          <w:rPr>
            <w:rFonts w:asciiTheme="majorBidi" w:hAnsiTheme="majorBidi" w:cstheme="majorBidi"/>
            <w:sz w:val="22"/>
            <w:szCs w:val="22"/>
          </w:rPr>
          <w:delText>.</w:delText>
        </w:r>
      </w:del>
      <w:ins w:id="645" w:author="Bikram Adhikari (bdhikari)" w:date="2025-12-10T15:51:00Z" w16du:dateUtc="2025-12-10T21:51:00Z">
        <w:r w:rsidR="00052B01" w:rsidRPr="008B74EC">
          <w:rPr>
            <w:rFonts w:asciiTheme="majorBidi" w:hAnsiTheme="majorBidi" w:cstheme="majorBidi"/>
            <w:sz w:val="22"/>
            <w:szCs w:val="22"/>
          </w:rPr>
          <w:t>months</w:t>
        </w:r>
        <w:r w:rsidR="00052B01" w:rsidRPr="008B74EC" w:rsidDel="00E44A23">
          <w:rPr>
            <w:rFonts w:asciiTheme="majorBidi" w:hAnsiTheme="majorBidi" w:cstheme="majorBidi"/>
            <w:sz w:val="22"/>
            <w:szCs w:val="22"/>
          </w:rPr>
          <w:t>.</w:t>
        </w:r>
      </w:ins>
      <w:r w:rsidRPr="008B74EC">
        <w:rPr>
          <w:rFonts w:asciiTheme="majorBidi" w:hAnsiTheme="majorBidi" w:cstheme="majorBidi"/>
          <w:sz w:val="22"/>
          <w:szCs w:val="22"/>
        </w:rPr>
        <w:t xml:space="preserve"> </w:t>
      </w:r>
    </w:p>
    <w:p w14:paraId="68D23CB3" w14:textId="75962829"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2: Prevalence of anemia among A) children aged 6-1</w:t>
      </w:r>
      <w:r w:rsidR="00E44A23" w:rsidRPr="008B74EC">
        <w:rPr>
          <w:rFonts w:asciiTheme="majorBidi" w:hAnsiTheme="majorBidi" w:cstheme="majorBidi"/>
          <w:sz w:val="22"/>
          <w:szCs w:val="22"/>
        </w:rPr>
        <w:t>2</w:t>
      </w:r>
      <w:r w:rsidRPr="008B74EC">
        <w:rPr>
          <w:rFonts w:asciiTheme="majorBidi" w:hAnsiTheme="majorBidi" w:cstheme="majorBidi"/>
          <w:sz w:val="22"/>
          <w:szCs w:val="22"/>
        </w:rPr>
        <w:t xml:space="preserve"> months, B) children aged </w:t>
      </w:r>
      <w:r w:rsidR="00E44A23" w:rsidRPr="008B74EC">
        <w:rPr>
          <w:rFonts w:asciiTheme="majorBidi" w:hAnsiTheme="majorBidi" w:cstheme="majorBidi"/>
          <w:sz w:val="22"/>
          <w:szCs w:val="22"/>
        </w:rPr>
        <w:t>13-36 months</w:t>
      </w:r>
      <w:r w:rsidRPr="008B74EC">
        <w:rPr>
          <w:rFonts w:asciiTheme="majorBidi" w:hAnsiTheme="majorBidi" w:cstheme="majorBidi"/>
          <w:sz w:val="22"/>
          <w:szCs w:val="22"/>
        </w:rPr>
        <w:t xml:space="preserve">, C) children aged </w:t>
      </w:r>
      <w:r w:rsidR="00E44A23" w:rsidRPr="008B74EC">
        <w:rPr>
          <w:rFonts w:asciiTheme="majorBidi" w:hAnsiTheme="majorBidi" w:cstheme="majorBidi"/>
          <w:sz w:val="22"/>
          <w:szCs w:val="22"/>
        </w:rPr>
        <w:t>37-59 months</w:t>
      </w:r>
      <w:r w:rsidR="00A47C60">
        <w:rPr>
          <w:rFonts w:asciiTheme="majorBidi" w:hAnsiTheme="majorBidi" w:cstheme="majorBidi"/>
          <w:sz w:val="22"/>
          <w:szCs w:val="22"/>
        </w:rPr>
        <w:t>,</w:t>
      </w:r>
      <w:r w:rsidRPr="008B74EC">
        <w:rPr>
          <w:rFonts w:asciiTheme="majorBidi" w:hAnsiTheme="majorBidi" w:cstheme="majorBidi"/>
          <w:sz w:val="22"/>
          <w:szCs w:val="22"/>
        </w:rPr>
        <w:t xml:space="preserve"> and D) all children aged 6</w:t>
      </w:r>
      <w:r w:rsidR="00E44A23" w:rsidRPr="008B74EC">
        <w:rPr>
          <w:rFonts w:asciiTheme="majorBidi" w:hAnsiTheme="majorBidi" w:cstheme="majorBidi"/>
          <w:sz w:val="22"/>
          <w:szCs w:val="22"/>
        </w:rPr>
        <w:t>-</w:t>
      </w:r>
      <w:r w:rsidRPr="008B74EC">
        <w:rPr>
          <w:rFonts w:asciiTheme="majorBidi" w:hAnsiTheme="majorBidi" w:cstheme="majorBidi"/>
          <w:sz w:val="22"/>
          <w:szCs w:val="22"/>
        </w:rPr>
        <w:t>5</w:t>
      </w:r>
      <w:r w:rsidR="00E44A23" w:rsidRPr="008B74EC">
        <w:rPr>
          <w:rFonts w:asciiTheme="majorBidi" w:hAnsiTheme="majorBidi" w:cstheme="majorBidi"/>
          <w:sz w:val="22"/>
          <w:szCs w:val="22"/>
        </w:rPr>
        <w:t>9 months</w:t>
      </w:r>
      <w:r w:rsidRPr="008B74EC">
        <w:rPr>
          <w:rFonts w:asciiTheme="majorBidi" w:hAnsiTheme="majorBidi" w:cstheme="majorBidi"/>
          <w:sz w:val="22"/>
          <w:szCs w:val="22"/>
        </w:rPr>
        <w:t>.</w:t>
      </w:r>
    </w:p>
    <w:p w14:paraId="241DA714" w14:textId="7B831696" w:rsidR="00640C6B" w:rsidRPr="008B74EC" w:rsidRDefault="00640C6B" w:rsidP="00640C6B">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8B74EC" w:rsidRDefault="00640C6B" w:rsidP="00335A85">
      <w:pPr>
        <w:spacing w:line="360" w:lineRule="auto"/>
        <w:jc w:val="both"/>
        <w:rPr>
          <w:rFonts w:asciiTheme="majorBidi" w:hAnsiTheme="majorBidi" w:cstheme="majorBidi"/>
          <w:sz w:val="22"/>
          <w:szCs w:val="22"/>
        </w:rPr>
      </w:pPr>
      <w:r w:rsidRPr="008B74EC">
        <w:rPr>
          <w:rFonts w:asciiTheme="majorBidi" w:hAnsiTheme="majorBidi" w:cstheme="majorBidi"/>
          <w:sz w:val="22"/>
          <w:szCs w:val="22"/>
        </w:rPr>
        <w:t>Figure 4: Distribution of anemia, overall undernutrition and their co-existence of anemia across exposure variables</w:t>
      </w:r>
    </w:p>
    <w:sectPr w:rsidR="00C72457" w:rsidRPr="008B74EC"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1539053">
    <w:abstractNumId w:val="3"/>
  </w:num>
  <w:num w:numId="2" w16cid:durableId="1623343654">
    <w:abstractNumId w:val="6"/>
  </w:num>
  <w:num w:numId="3" w16cid:durableId="1141456723">
    <w:abstractNumId w:val="7"/>
  </w:num>
  <w:num w:numId="4" w16cid:durableId="683633360">
    <w:abstractNumId w:val="2"/>
  </w:num>
  <w:num w:numId="5" w16cid:durableId="1836920353">
    <w:abstractNumId w:val="8"/>
  </w:num>
  <w:num w:numId="6" w16cid:durableId="1760174533">
    <w:abstractNumId w:val="4"/>
  </w:num>
  <w:num w:numId="7" w16cid:durableId="781731293">
    <w:abstractNumId w:val="0"/>
  </w:num>
  <w:num w:numId="8" w16cid:durableId="2082872229">
    <w:abstractNumId w:val="5"/>
  </w:num>
  <w:num w:numId="9" w16cid:durableId="19228380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kram Adhikari (bdhikari)">
    <w15:presenceInfo w15:providerId="AD" w15:userId="S::bdhikari@memphis.edu::82db7b63-ebde-4781-8e8d-5e49480763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28B6"/>
    <w:rsid w:val="00003636"/>
    <w:rsid w:val="00004F46"/>
    <w:rsid w:val="000110C2"/>
    <w:rsid w:val="000115F1"/>
    <w:rsid w:val="0001182A"/>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37D0B"/>
    <w:rsid w:val="000405E8"/>
    <w:rsid w:val="00041E43"/>
    <w:rsid w:val="00041F35"/>
    <w:rsid w:val="000426BA"/>
    <w:rsid w:val="000434A6"/>
    <w:rsid w:val="000437DB"/>
    <w:rsid w:val="00043880"/>
    <w:rsid w:val="00043A94"/>
    <w:rsid w:val="00044068"/>
    <w:rsid w:val="000466CA"/>
    <w:rsid w:val="0004701C"/>
    <w:rsid w:val="000511C4"/>
    <w:rsid w:val="0005231D"/>
    <w:rsid w:val="000523AB"/>
    <w:rsid w:val="000527E8"/>
    <w:rsid w:val="00052888"/>
    <w:rsid w:val="00052B01"/>
    <w:rsid w:val="000562C8"/>
    <w:rsid w:val="000564D4"/>
    <w:rsid w:val="0006049F"/>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3F01"/>
    <w:rsid w:val="00075501"/>
    <w:rsid w:val="00075FBA"/>
    <w:rsid w:val="000760D6"/>
    <w:rsid w:val="00076AF2"/>
    <w:rsid w:val="00080792"/>
    <w:rsid w:val="00080DAA"/>
    <w:rsid w:val="000832EC"/>
    <w:rsid w:val="000844EB"/>
    <w:rsid w:val="00084EFF"/>
    <w:rsid w:val="00086313"/>
    <w:rsid w:val="00086679"/>
    <w:rsid w:val="00086F27"/>
    <w:rsid w:val="000877F0"/>
    <w:rsid w:val="0009065C"/>
    <w:rsid w:val="00092307"/>
    <w:rsid w:val="00092BEB"/>
    <w:rsid w:val="00093698"/>
    <w:rsid w:val="0009375C"/>
    <w:rsid w:val="00093ADD"/>
    <w:rsid w:val="00093EA2"/>
    <w:rsid w:val="0009562E"/>
    <w:rsid w:val="00095A0B"/>
    <w:rsid w:val="0009771D"/>
    <w:rsid w:val="00097C5B"/>
    <w:rsid w:val="00097E14"/>
    <w:rsid w:val="000A1206"/>
    <w:rsid w:val="000A24A1"/>
    <w:rsid w:val="000A2518"/>
    <w:rsid w:val="000A2DD6"/>
    <w:rsid w:val="000A3BB0"/>
    <w:rsid w:val="000A4994"/>
    <w:rsid w:val="000A4C71"/>
    <w:rsid w:val="000A53E4"/>
    <w:rsid w:val="000A7FB0"/>
    <w:rsid w:val="000B0962"/>
    <w:rsid w:val="000B13A6"/>
    <w:rsid w:val="000B1CD3"/>
    <w:rsid w:val="000B35E3"/>
    <w:rsid w:val="000B43A4"/>
    <w:rsid w:val="000B5377"/>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029"/>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443E"/>
    <w:rsid w:val="000F6027"/>
    <w:rsid w:val="000F664C"/>
    <w:rsid w:val="0010025B"/>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5F45"/>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32D"/>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3968"/>
    <w:rsid w:val="001540FD"/>
    <w:rsid w:val="00156526"/>
    <w:rsid w:val="00156F2F"/>
    <w:rsid w:val="0015790A"/>
    <w:rsid w:val="0016006C"/>
    <w:rsid w:val="0016043C"/>
    <w:rsid w:val="00160CC1"/>
    <w:rsid w:val="00161063"/>
    <w:rsid w:val="00161190"/>
    <w:rsid w:val="00163C14"/>
    <w:rsid w:val="00165218"/>
    <w:rsid w:val="00165450"/>
    <w:rsid w:val="001678CF"/>
    <w:rsid w:val="00167A16"/>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9740D"/>
    <w:rsid w:val="001A0456"/>
    <w:rsid w:val="001A0832"/>
    <w:rsid w:val="001A0C51"/>
    <w:rsid w:val="001A1BFF"/>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2C6D"/>
    <w:rsid w:val="001D38FB"/>
    <w:rsid w:val="001D3D48"/>
    <w:rsid w:val="001D4310"/>
    <w:rsid w:val="001D49B8"/>
    <w:rsid w:val="001D4B40"/>
    <w:rsid w:val="001D57ED"/>
    <w:rsid w:val="001D606B"/>
    <w:rsid w:val="001D7176"/>
    <w:rsid w:val="001D795F"/>
    <w:rsid w:val="001E081A"/>
    <w:rsid w:val="001E0992"/>
    <w:rsid w:val="001E3011"/>
    <w:rsid w:val="001E5267"/>
    <w:rsid w:val="001E5C91"/>
    <w:rsid w:val="001E7024"/>
    <w:rsid w:val="001E7ABB"/>
    <w:rsid w:val="001E7D81"/>
    <w:rsid w:val="001E7E75"/>
    <w:rsid w:val="001F0813"/>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4F2B"/>
    <w:rsid w:val="002158C8"/>
    <w:rsid w:val="00215972"/>
    <w:rsid w:val="00215E1B"/>
    <w:rsid w:val="002164FD"/>
    <w:rsid w:val="00216C5A"/>
    <w:rsid w:val="00217379"/>
    <w:rsid w:val="00217663"/>
    <w:rsid w:val="00221A6D"/>
    <w:rsid w:val="00221C6A"/>
    <w:rsid w:val="0022282D"/>
    <w:rsid w:val="00222FB6"/>
    <w:rsid w:val="002231C2"/>
    <w:rsid w:val="0022396A"/>
    <w:rsid w:val="00223EBE"/>
    <w:rsid w:val="002253A1"/>
    <w:rsid w:val="002260F6"/>
    <w:rsid w:val="00227A86"/>
    <w:rsid w:val="00233FC8"/>
    <w:rsid w:val="002344CC"/>
    <w:rsid w:val="00234DFB"/>
    <w:rsid w:val="00235287"/>
    <w:rsid w:val="00236BDF"/>
    <w:rsid w:val="00237555"/>
    <w:rsid w:val="002377BC"/>
    <w:rsid w:val="00237EA9"/>
    <w:rsid w:val="002404AE"/>
    <w:rsid w:val="00240968"/>
    <w:rsid w:val="002415A5"/>
    <w:rsid w:val="002416F0"/>
    <w:rsid w:val="0024194A"/>
    <w:rsid w:val="002421E9"/>
    <w:rsid w:val="00242779"/>
    <w:rsid w:val="00243338"/>
    <w:rsid w:val="0024528C"/>
    <w:rsid w:val="00245AAC"/>
    <w:rsid w:val="00245BEF"/>
    <w:rsid w:val="002463AA"/>
    <w:rsid w:val="002477FF"/>
    <w:rsid w:val="00251023"/>
    <w:rsid w:val="00251767"/>
    <w:rsid w:val="00251ECC"/>
    <w:rsid w:val="002528BC"/>
    <w:rsid w:val="00254705"/>
    <w:rsid w:val="00254D1E"/>
    <w:rsid w:val="00255236"/>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4CB1"/>
    <w:rsid w:val="0028544A"/>
    <w:rsid w:val="00285B3C"/>
    <w:rsid w:val="00286F83"/>
    <w:rsid w:val="00287AB1"/>
    <w:rsid w:val="00290D33"/>
    <w:rsid w:val="00290D4A"/>
    <w:rsid w:val="0029144E"/>
    <w:rsid w:val="00292316"/>
    <w:rsid w:val="002924DB"/>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3C49"/>
    <w:rsid w:val="002B5283"/>
    <w:rsid w:val="002B5F19"/>
    <w:rsid w:val="002B6610"/>
    <w:rsid w:val="002B6DEC"/>
    <w:rsid w:val="002B6DFA"/>
    <w:rsid w:val="002B73AD"/>
    <w:rsid w:val="002C09EE"/>
    <w:rsid w:val="002C14EB"/>
    <w:rsid w:val="002C1697"/>
    <w:rsid w:val="002C2BA8"/>
    <w:rsid w:val="002C334A"/>
    <w:rsid w:val="002C369D"/>
    <w:rsid w:val="002C3935"/>
    <w:rsid w:val="002C3BCA"/>
    <w:rsid w:val="002C4FD5"/>
    <w:rsid w:val="002C701D"/>
    <w:rsid w:val="002C70E8"/>
    <w:rsid w:val="002C7C97"/>
    <w:rsid w:val="002C7DDE"/>
    <w:rsid w:val="002D01FC"/>
    <w:rsid w:val="002D2202"/>
    <w:rsid w:val="002D3406"/>
    <w:rsid w:val="002D5567"/>
    <w:rsid w:val="002D5BDF"/>
    <w:rsid w:val="002D6AE3"/>
    <w:rsid w:val="002D6EAD"/>
    <w:rsid w:val="002D7B76"/>
    <w:rsid w:val="002E1DCA"/>
    <w:rsid w:val="002E2169"/>
    <w:rsid w:val="002E297A"/>
    <w:rsid w:val="002E2C2C"/>
    <w:rsid w:val="002E5C7C"/>
    <w:rsid w:val="002E64DC"/>
    <w:rsid w:val="002E7418"/>
    <w:rsid w:val="002E7AB2"/>
    <w:rsid w:val="002F1114"/>
    <w:rsid w:val="002F133B"/>
    <w:rsid w:val="002F1D37"/>
    <w:rsid w:val="002F1F3F"/>
    <w:rsid w:val="002F2860"/>
    <w:rsid w:val="002F38A8"/>
    <w:rsid w:val="002F42EB"/>
    <w:rsid w:val="002F560D"/>
    <w:rsid w:val="002F625A"/>
    <w:rsid w:val="002F6347"/>
    <w:rsid w:val="0030177B"/>
    <w:rsid w:val="00301C32"/>
    <w:rsid w:val="00302CE7"/>
    <w:rsid w:val="00302F9A"/>
    <w:rsid w:val="00304356"/>
    <w:rsid w:val="003048EE"/>
    <w:rsid w:val="00304C6D"/>
    <w:rsid w:val="00305610"/>
    <w:rsid w:val="00307DB3"/>
    <w:rsid w:val="00310B63"/>
    <w:rsid w:val="003114F8"/>
    <w:rsid w:val="00311DB3"/>
    <w:rsid w:val="003130C1"/>
    <w:rsid w:val="00314DA9"/>
    <w:rsid w:val="00315F49"/>
    <w:rsid w:val="0031611A"/>
    <w:rsid w:val="00316284"/>
    <w:rsid w:val="00317E25"/>
    <w:rsid w:val="00320754"/>
    <w:rsid w:val="00320CC3"/>
    <w:rsid w:val="0032155E"/>
    <w:rsid w:val="003215D4"/>
    <w:rsid w:val="00322BF8"/>
    <w:rsid w:val="00322FC7"/>
    <w:rsid w:val="003232BB"/>
    <w:rsid w:val="0032356F"/>
    <w:rsid w:val="00326B48"/>
    <w:rsid w:val="00330080"/>
    <w:rsid w:val="0033088A"/>
    <w:rsid w:val="00331276"/>
    <w:rsid w:val="00331F94"/>
    <w:rsid w:val="00332B30"/>
    <w:rsid w:val="00332E9A"/>
    <w:rsid w:val="00333D76"/>
    <w:rsid w:val="00335150"/>
    <w:rsid w:val="00335173"/>
    <w:rsid w:val="00335A85"/>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0BBC"/>
    <w:rsid w:val="003638DB"/>
    <w:rsid w:val="00363AC6"/>
    <w:rsid w:val="00364136"/>
    <w:rsid w:val="003648AD"/>
    <w:rsid w:val="003651D6"/>
    <w:rsid w:val="003656D2"/>
    <w:rsid w:val="003661CF"/>
    <w:rsid w:val="00366B94"/>
    <w:rsid w:val="0036703D"/>
    <w:rsid w:val="0036755E"/>
    <w:rsid w:val="003702C7"/>
    <w:rsid w:val="00370DAD"/>
    <w:rsid w:val="003714D7"/>
    <w:rsid w:val="00371D04"/>
    <w:rsid w:val="00371D97"/>
    <w:rsid w:val="0037462D"/>
    <w:rsid w:val="0037564B"/>
    <w:rsid w:val="00375F07"/>
    <w:rsid w:val="00376103"/>
    <w:rsid w:val="0038049D"/>
    <w:rsid w:val="0038124B"/>
    <w:rsid w:val="00383432"/>
    <w:rsid w:val="003839CB"/>
    <w:rsid w:val="00386958"/>
    <w:rsid w:val="00386A3B"/>
    <w:rsid w:val="00390078"/>
    <w:rsid w:val="0039169F"/>
    <w:rsid w:val="00391D2C"/>
    <w:rsid w:val="00392AEF"/>
    <w:rsid w:val="00394AFC"/>
    <w:rsid w:val="00394F92"/>
    <w:rsid w:val="00395C59"/>
    <w:rsid w:val="00396187"/>
    <w:rsid w:val="00396907"/>
    <w:rsid w:val="003976A5"/>
    <w:rsid w:val="00397D4F"/>
    <w:rsid w:val="003A047E"/>
    <w:rsid w:val="003A113E"/>
    <w:rsid w:val="003A14B2"/>
    <w:rsid w:val="003A1EEF"/>
    <w:rsid w:val="003A341A"/>
    <w:rsid w:val="003A4F2E"/>
    <w:rsid w:val="003A55E5"/>
    <w:rsid w:val="003A65FC"/>
    <w:rsid w:val="003A7A8E"/>
    <w:rsid w:val="003B1280"/>
    <w:rsid w:val="003B3C8F"/>
    <w:rsid w:val="003B4555"/>
    <w:rsid w:val="003B5D3B"/>
    <w:rsid w:val="003B6DAB"/>
    <w:rsid w:val="003C0642"/>
    <w:rsid w:val="003C1768"/>
    <w:rsid w:val="003C241E"/>
    <w:rsid w:val="003C26A4"/>
    <w:rsid w:val="003C2B4E"/>
    <w:rsid w:val="003C3D37"/>
    <w:rsid w:val="003C5C65"/>
    <w:rsid w:val="003C703E"/>
    <w:rsid w:val="003C71B3"/>
    <w:rsid w:val="003D013F"/>
    <w:rsid w:val="003D04EE"/>
    <w:rsid w:val="003D1AE6"/>
    <w:rsid w:val="003D2A2B"/>
    <w:rsid w:val="003D370B"/>
    <w:rsid w:val="003D38AA"/>
    <w:rsid w:val="003D3B81"/>
    <w:rsid w:val="003D3F55"/>
    <w:rsid w:val="003D473B"/>
    <w:rsid w:val="003D48D5"/>
    <w:rsid w:val="003D4C88"/>
    <w:rsid w:val="003D5D21"/>
    <w:rsid w:val="003D6918"/>
    <w:rsid w:val="003D7017"/>
    <w:rsid w:val="003D7C7E"/>
    <w:rsid w:val="003D7F9A"/>
    <w:rsid w:val="003E02F6"/>
    <w:rsid w:val="003E1F85"/>
    <w:rsid w:val="003E549B"/>
    <w:rsid w:val="003E5A3D"/>
    <w:rsid w:val="003E6B7B"/>
    <w:rsid w:val="003F04D0"/>
    <w:rsid w:val="003F05A2"/>
    <w:rsid w:val="003F3BEF"/>
    <w:rsid w:val="003F3C41"/>
    <w:rsid w:val="003F4314"/>
    <w:rsid w:val="003F5DF4"/>
    <w:rsid w:val="003F6E01"/>
    <w:rsid w:val="003F7662"/>
    <w:rsid w:val="003F778B"/>
    <w:rsid w:val="003F7D17"/>
    <w:rsid w:val="0040013B"/>
    <w:rsid w:val="00400B17"/>
    <w:rsid w:val="00400D0C"/>
    <w:rsid w:val="00402B39"/>
    <w:rsid w:val="00403419"/>
    <w:rsid w:val="00403662"/>
    <w:rsid w:val="00404587"/>
    <w:rsid w:val="004047B4"/>
    <w:rsid w:val="004052A9"/>
    <w:rsid w:val="0040646F"/>
    <w:rsid w:val="00407777"/>
    <w:rsid w:val="00407B7D"/>
    <w:rsid w:val="00407B80"/>
    <w:rsid w:val="00407C1A"/>
    <w:rsid w:val="00407CB6"/>
    <w:rsid w:val="00407FFD"/>
    <w:rsid w:val="00410D99"/>
    <w:rsid w:val="00413163"/>
    <w:rsid w:val="0041355C"/>
    <w:rsid w:val="00414518"/>
    <w:rsid w:val="00414B27"/>
    <w:rsid w:val="00414DDF"/>
    <w:rsid w:val="00415DBA"/>
    <w:rsid w:val="00416155"/>
    <w:rsid w:val="00416380"/>
    <w:rsid w:val="004167C6"/>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2DD3"/>
    <w:rsid w:val="004634EF"/>
    <w:rsid w:val="00463DD2"/>
    <w:rsid w:val="00463E12"/>
    <w:rsid w:val="004645FE"/>
    <w:rsid w:val="0046518C"/>
    <w:rsid w:val="004659EA"/>
    <w:rsid w:val="00466C90"/>
    <w:rsid w:val="00466E92"/>
    <w:rsid w:val="00467B73"/>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0E39"/>
    <w:rsid w:val="00491B64"/>
    <w:rsid w:val="00491D45"/>
    <w:rsid w:val="00492664"/>
    <w:rsid w:val="004955C2"/>
    <w:rsid w:val="00496F89"/>
    <w:rsid w:val="00497BBA"/>
    <w:rsid w:val="004A1D2D"/>
    <w:rsid w:val="004A2913"/>
    <w:rsid w:val="004A72DB"/>
    <w:rsid w:val="004A7E6C"/>
    <w:rsid w:val="004B0557"/>
    <w:rsid w:val="004B06D2"/>
    <w:rsid w:val="004B3040"/>
    <w:rsid w:val="004B3237"/>
    <w:rsid w:val="004B4365"/>
    <w:rsid w:val="004B48B5"/>
    <w:rsid w:val="004B5D15"/>
    <w:rsid w:val="004B6027"/>
    <w:rsid w:val="004C06B8"/>
    <w:rsid w:val="004C0A03"/>
    <w:rsid w:val="004C0D4D"/>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E7979"/>
    <w:rsid w:val="004E7F88"/>
    <w:rsid w:val="004F122B"/>
    <w:rsid w:val="004F38F0"/>
    <w:rsid w:val="004F3CC7"/>
    <w:rsid w:val="004F3DD8"/>
    <w:rsid w:val="004F3E92"/>
    <w:rsid w:val="004F4540"/>
    <w:rsid w:val="004F6E73"/>
    <w:rsid w:val="004F7B2A"/>
    <w:rsid w:val="004F7BCA"/>
    <w:rsid w:val="005002C8"/>
    <w:rsid w:val="0050155A"/>
    <w:rsid w:val="0050225D"/>
    <w:rsid w:val="005028A0"/>
    <w:rsid w:val="0050299A"/>
    <w:rsid w:val="00502C8E"/>
    <w:rsid w:val="00503121"/>
    <w:rsid w:val="00505236"/>
    <w:rsid w:val="00505ACB"/>
    <w:rsid w:val="00505E83"/>
    <w:rsid w:val="00510242"/>
    <w:rsid w:val="005106BD"/>
    <w:rsid w:val="00512B15"/>
    <w:rsid w:val="00513E27"/>
    <w:rsid w:val="00514FE2"/>
    <w:rsid w:val="00515073"/>
    <w:rsid w:val="005156CE"/>
    <w:rsid w:val="00520D98"/>
    <w:rsid w:val="0052232C"/>
    <w:rsid w:val="00522FDB"/>
    <w:rsid w:val="00523AE3"/>
    <w:rsid w:val="00524743"/>
    <w:rsid w:val="00525F28"/>
    <w:rsid w:val="00526A39"/>
    <w:rsid w:val="00526B00"/>
    <w:rsid w:val="00526DEC"/>
    <w:rsid w:val="005273FA"/>
    <w:rsid w:val="005275F9"/>
    <w:rsid w:val="00527B67"/>
    <w:rsid w:val="00530B62"/>
    <w:rsid w:val="0053205B"/>
    <w:rsid w:val="00532985"/>
    <w:rsid w:val="005330E2"/>
    <w:rsid w:val="0053496F"/>
    <w:rsid w:val="0053553E"/>
    <w:rsid w:val="005364F8"/>
    <w:rsid w:val="00536DEF"/>
    <w:rsid w:val="00537A76"/>
    <w:rsid w:val="0054009F"/>
    <w:rsid w:val="005413A5"/>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AA2"/>
    <w:rsid w:val="00556F78"/>
    <w:rsid w:val="00557714"/>
    <w:rsid w:val="00557B7B"/>
    <w:rsid w:val="00557CAA"/>
    <w:rsid w:val="00563D86"/>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1D5"/>
    <w:rsid w:val="0059322C"/>
    <w:rsid w:val="00593E49"/>
    <w:rsid w:val="00594A0F"/>
    <w:rsid w:val="00595CC6"/>
    <w:rsid w:val="00595E87"/>
    <w:rsid w:val="0059723F"/>
    <w:rsid w:val="005975C2"/>
    <w:rsid w:val="005A005D"/>
    <w:rsid w:val="005A08DD"/>
    <w:rsid w:val="005A3D32"/>
    <w:rsid w:val="005A5F6F"/>
    <w:rsid w:val="005A7D13"/>
    <w:rsid w:val="005B0497"/>
    <w:rsid w:val="005B052F"/>
    <w:rsid w:val="005B08D6"/>
    <w:rsid w:val="005B0E34"/>
    <w:rsid w:val="005B2C14"/>
    <w:rsid w:val="005B4A56"/>
    <w:rsid w:val="005B5769"/>
    <w:rsid w:val="005B585D"/>
    <w:rsid w:val="005B5E9D"/>
    <w:rsid w:val="005B70B9"/>
    <w:rsid w:val="005B7766"/>
    <w:rsid w:val="005C10F6"/>
    <w:rsid w:val="005C1A49"/>
    <w:rsid w:val="005C20C3"/>
    <w:rsid w:val="005C2D59"/>
    <w:rsid w:val="005C3A6B"/>
    <w:rsid w:val="005C3E91"/>
    <w:rsid w:val="005C4DEC"/>
    <w:rsid w:val="005C4E18"/>
    <w:rsid w:val="005C55BC"/>
    <w:rsid w:val="005C5936"/>
    <w:rsid w:val="005C6991"/>
    <w:rsid w:val="005C7674"/>
    <w:rsid w:val="005D0702"/>
    <w:rsid w:val="005D1A00"/>
    <w:rsid w:val="005D36DB"/>
    <w:rsid w:val="005D4913"/>
    <w:rsid w:val="005D4BC6"/>
    <w:rsid w:val="005D5148"/>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113A"/>
    <w:rsid w:val="005F3324"/>
    <w:rsid w:val="005F6157"/>
    <w:rsid w:val="005F6D2D"/>
    <w:rsid w:val="005F6F8B"/>
    <w:rsid w:val="006008F5"/>
    <w:rsid w:val="006015BD"/>
    <w:rsid w:val="006030F6"/>
    <w:rsid w:val="0060328C"/>
    <w:rsid w:val="00603E6E"/>
    <w:rsid w:val="006046B6"/>
    <w:rsid w:val="006051F0"/>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061"/>
    <w:rsid w:val="006237A6"/>
    <w:rsid w:val="00623BA1"/>
    <w:rsid w:val="00624D35"/>
    <w:rsid w:val="006251EF"/>
    <w:rsid w:val="006252BA"/>
    <w:rsid w:val="006267A5"/>
    <w:rsid w:val="006269CC"/>
    <w:rsid w:val="00627356"/>
    <w:rsid w:val="00630265"/>
    <w:rsid w:val="00634626"/>
    <w:rsid w:val="00634F28"/>
    <w:rsid w:val="00635D6E"/>
    <w:rsid w:val="0063635B"/>
    <w:rsid w:val="00636876"/>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04"/>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77A5E"/>
    <w:rsid w:val="00680C16"/>
    <w:rsid w:val="00681267"/>
    <w:rsid w:val="00681333"/>
    <w:rsid w:val="0068192E"/>
    <w:rsid w:val="00682E1F"/>
    <w:rsid w:val="0068319F"/>
    <w:rsid w:val="0068453F"/>
    <w:rsid w:val="00686110"/>
    <w:rsid w:val="0068630B"/>
    <w:rsid w:val="0069055C"/>
    <w:rsid w:val="00690596"/>
    <w:rsid w:val="006909A8"/>
    <w:rsid w:val="00690CB6"/>
    <w:rsid w:val="0069142C"/>
    <w:rsid w:val="00696FE3"/>
    <w:rsid w:val="006A0410"/>
    <w:rsid w:val="006A0861"/>
    <w:rsid w:val="006A09D6"/>
    <w:rsid w:val="006A0D67"/>
    <w:rsid w:val="006A10F9"/>
    <w:rsid w:val="006A2090"/>
    <w:rsid w:val="006A303A"/>
    <w:rsid w:val="006A3C21"/>
    <w:rsid w:val="006A4999"/>
    <w:rsid w:val="006A49F8"/>
    <w:rsid w:val="006A541E"/>
    <w:rsid w:val="006A5E51"/>
    <w:rsid w:val="006A72EF"/>
    <w:rsid w:val="006A788A"/>
    <w:rsid w:val="006B0425"/>
    <w:rsid w:val="006B19AA"/>
    <w:rsid w:val="006B1E5A"/>
    <w:rsid w:val="006B2645"/>
    <w:rsid w:val="006B2936"/>
    <w:rsid w:val="006B2D3C"/>
    <w:rsid w:val="006B3CE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D781B"/>
    <w:rsid w:val="006E0C6A"/>
    <w:rsid w:val="006E23D7"/>
    <w:rsid w:val="006E2A8B"/>
    <w:rsid w:val="006E2E67"/>
    <w:rsid w:val="006E377C"/>
    <w:rsid w:val="006E3B85"/>
    <w:rsid w:val="006E3F16"/>
    <w:rsid w:val="006E49B9"/>
    <w:rsid w:val="006E49E6"/>
    <w:rsid w:val="006E556D"/>
    <w:rsid w:val="006E5827"/>
    <w:rsid w:val="006E7E40"/>
    <w:rsid w:val="006E7F26"/>
    <w:rsid w:val="006F04BC"/>
    <w:rsid w:val="006F0594"/>
    <w:rsid w:val="006F08E6"/>
    <w:rsid w:val="006F0AA9"/>
    <w:rsid w:val="006F1B94"/>
    <w:rsid w:val="006F1BF1"/>
    <w:rsid w:val="006F2C92"/>
    <w:rsid w:val="006F2E7C"/>
    <w:rsid w:val="006F3FDE"/>
    <w:rsid w:val="006F4335"/>
    <w:rsid w:val="006F5263"/>
    <w:rsid w:val="006F55CB"/>
    <w:rsid w:val="006F5667"/>
    <w:rsid w:val="006F7094"/>
    <w:rsid w:val="0070081B"/>
    <w:rsid w:val="00700E41"/>
    <w:rsid w:val="00700FDA"/>
    <w:rsid w:val="007010BC"/>
    <w:rsid w:val="00701129"/>
    <w:rsid w:val="00702036"/>
    <w:rsid w:val="007024E0"/>
    <w:rsid w:val="00702529"/>
    <w:rsid w:val="00702C4E"/>
    <w:rsid w:val="00702FA8"/>
    <w:rsid w:val="007040BC"/>
    <w:rsid w:val="007044AD"/>
    <w:rsid w:val="007048BF"/>
    <w:rsid w:val="00704B0D"/>
    <w:rsid w:val="00706F39"/>
    <w:rsid w:val="00707B07"/>
    <w:rsid w:val="0071036D"/>
    <w:rsid w:val="007109DA"/>
    <w:rsid w:val="00710CF4"/>
    <w:rsid w:val="00710EB4"/>
    <w:rsid w:val="007125EB"/>
    <w:rsid w:val="00712C2F"/>
    <w:rsid w:val="0071328C"/>
    <w:rsid w:val="007134A0"/>
    <w:rsid w:val="007139C1"/>
    <w:rsid w:val="007143B1"/>
    <w:rsid w:val="0071455D"/>
    <w:rsid w:val="00715C64"/>
    <w:rsid w:val="00716660"/>
    <w:rsid w:val="00716C54"/>
    <w:rsid w:val="00716CA2"/>
    <w:rsid w:val="007201BA"/>
    <w:rsid w:val="0072081B"/>
    <w:rsid w:val="00720B1C"/>
    <w:rsid w:val="007249B2"/>
    <w:rsid w:val="007251DA"/>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0F5D"/>
    <w:rsid w:val="00751AEF"/>
    <w:rsid w:val="00751CA3"/>
    <w:rsid w:val="00753736"/>
    <w:rsid w:val="00753967"/>
    <w:rsid w:val="00754510"/>
    <w:rsid w:val="0075575F"/>
    <w:rsid w:val="00756318"/>
    <w:rsid w:val="007648CF"/>
    <w:rsid w:val="00764BC2"/>
    <w:rsid w:val="00764D54"/>
    <w:rsid w:val="00765076"/>
    <w:rsid w:val="00766A8E"/>
    <w:rsid w:val="00766B24"/>
    <w:rsid w:val="00770036"/>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0615"/>
    <w:rsid w:val="007A1156"/>
    <w:rsid w:val="007A30C4"/>
    <w:rsid w:val="007A4133"/>
    <w:rsid w:val="007A4B33"/>
    <w:rsid w:val="007A5561"/>
    <w:rsid w:val="007A5E1D"/>
    <w:rsid w:val="007A6A1B"/>
    <w:rsid w:val="007A7790"/>
    <w:rsid w:val="007B0678"/>
    <w:rsid w:val="007B077E"/>
    <w:rsid w:val="007B0788"/>
    <w:rsid w:val="007B22C8"/>
    <w:rsid w:val="007B2602"/>
    <w:rsid w:val="007B331A"/>
    <w:rsid w:val="007B3831"/>
    <w:rsid w:val="007B3907"/>
    <w:rsid w:val="007B50C1"/>
    <w:rsid w:val="007B51EA"/>
    <w:rsid w:val="007B5848"/>
    <w:rsid w:val="007B6245"/>
    <w:rsid w:val="007B6257"/>
    <w:rsid w:val="007B79CD"/>
    <w:rsid w:val="007C06FA"/>
    <w:rsid w:val="007C097A"/>
    <w:rsid w:val="007C1422"/>
    <w:rsid w:val="007C1727"/>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D7E45"/>
    <w:rsid w:val="007E1160"/>
    <w:rsid w:val="007E127D"/>
    <w:rsid w:val="007E1A0B"/>
    <w:rsid w:val="007E3200"/>
    <w:rsid w:val="007E4599"/>
    <w:rsid w:val="007E4660"/>
    <w:rsid w:val="007E5516"/>
    <w:rsid w:val="007E59C1"/>
    <w:rsid w:val="007E7216"/>
    <w:rsid w:val="007E7A51"/>
    <w:rsid w:val="007E7C85"/>
    <w:rsid w:val="007F1CE1"/>
    <w:rsid w:val="007F2E47"/>
    <w:rsid w:val="007F30AE"/>
    <w:rsid w:val="007F43A8"/>
    <w:rsid w:val="007F5692"/>
    <w:rsid w:val="007F6568"/>
    <w:rsid w:val="008003BA"/>
    <w:rsid w:val="0080088A"/>
    <w:rsid w:val="00800B5E"/>
    <w:rsid w:val="00801D63"/>
    <w:rsid w:val="008037AE"/>
    <w:rsid w:val="00804096"/>
    <w:rsid w:val="0080490E"/>
    <w:rsid w:val="008067B9"/>
    <w:rsid w:val="008077CA"/>
    <w:rsid w:val="00807FD2"/>
    <w:rsid w:val="00812784"/>
    <w:rsid w:val="008148E2"/>
    <w:rsid w:val="00814936"/>
    <w:rsid w:val="00814C92"/>
    <w:rsid w:val="00815C60"/>
    <w:rsid w:val="00816EBD"/>
    <w:rsid w:val="00816ED7"/>
    <w:rsid w:val="00821C74"/>
    <w:rsid w:val="00822D54"/>
    <w:rsid w:val="00822F91"/>
    <w:rsid w:val="008234B9"/>
    <w:rsid w:val="008234E3"/>
    <w:rsid w:val="008235FA"/>
    <w:rsid w:val="00824341"/>
    <w:rsid w:val="008246AB"/>
    <w:rsid w:val="0082518E"/>
    <w:rsid w:val="008267EF"/>
    <w:rsid w:val="0082683D"/>
    <w:rsid w:val="00826A58"/>
    <w:rsid w:val="0082791A"/>
    <w:rsid w:val="0083096B"/>
    <w:rsid w:val="00832B15"/>
    <w:rsid w:val="00833048"/>
    <w:rsid w:val="008346AA"/>
    <w:rsid w:val="00835B4A"/>
    <w:rsid w:val="00836620"/>
    <w:rsid w:val="008377BE"/>
    <w:rsid w:val="00837F51"/>
    <w:rsid w:val="008407CD"/>
    <w:rsid w:val="00840F63"/>
    <w:rsid w:val="0084157B"/>
    <w:rsid w:val="008439F5"/>
    <w:rsid w:val="00843BE9"/>
    <w:rsid w:val="008446A5"/>
    <w:rsid w:val="00844F2C"/>
    <w:rsid w:val="00845088"/>
    <w:rsid w:val="00847126"/>
    <w:rsid w:val="00850565"/>
    <w:rsid w:val="0085181B"/>
    <w:rsid w:val="00851BD9"/>
    <w:rsid w:val="008520DD"/>
    <w:rsid w:val="008533BA"/>
    <w:rsid w:val="0085428E"/>
    <w:rsid w:val="008557FD"/>
    <w:rsid w:val="0085585B"/>
    <w:rsid w:val="0085691F"/>
    <w:rsid w:val="0085714B"/>
    <w:rsid w:val="00857832"/>
    <w:rsid w:val="00857F52"/>
    <w:rsid w:val="00860267"/>
    <w:rsid w:val="008617A9"/>
    <w:rsid w:val="008646FE"/>
    <w:rsid w:val="00865B40"/>
    <w:rsid w:val="00865EA5"/>
    <w:rsid w:val="0086622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3B"/>
    <w:rsid w:val="00885A54"/>
    <w:rsid w:val="008860BE"/>
    <w:rsid w:val="008868B1"/>
    <w:rsid w:val="00887E39"/>
    <w:rsid w:val="0089008D"/>
    <w:rsid w:val="00890332"/>
    <w:rsid w:val="008905C5"/>
    <w:rsid w:val="0089060D"/>
    <w:rsid w:val="0089230A"/>
    <w:rsid w:val="00892606"/>
    <w:rsid w:val="00892B74"/>
    <w:rsid w:val="00892DB7"/>
    <w:rsid w:val="00893010"/>
    <w:rsid w:val="00894938"/>
    <w:rsid w:val="00895AB5"/>
    <w:rsid w:val="008966A3"/>
    <w:rsid w:val="0089698F"/>
    <w:rsid w:val="00896DCF"/>
    <w:rsid w:val="00897C10"/>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5FE0"/>
    <w:rsid w:val="008B6B13"/>
    <w:rsid w:val="008B72C8"/>
    <w:rsid w:val="008B74EC"/>
    <w:rsid w:val="008C0D1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D7938"/>
    <w:rsid w:val="008E0CCC"/>
    <w:rsid w:val="008E0F1C"/>
    <w:rsid w:val="008E1B75"/>
    <w:rsid w:val="008E1CCC"/>
    <w:rsid w:val="008E2D7E"/>
    <w:rsid w:val="008E3238"/>
    <w:rsid w:val="008E7328"/>
    <w:rsid w:val="008E7BD4"/>
    <w:rsid w:val="008E7ECF"/>
    <w:rsid w:val="008F0604"/>
    <w:rsid w:val="008F06DB"/>
    <w:rsid w:val="008F1849"/>
    <w:rsid w:val="008F2016"/>
    <w:rsid w:val="008F2740"/>
    <w:rsid w:val="008F5FA1"/>
    <w:rsid w:val="008F6D8F"/>
    <w:rsid w:val="008F76AB"/>
    <w:rsid w:val="008F7953"/>
    <w:rsid w:val="00900CA4"/>
    <w:rsid w:val="00901493"/>
    <w:rsid w:val="00902D5F"/>
    <w:rsid w:val="00904398"/>
    <w:rsid w:val="0090494F"/>
    <w:rsid w:val="00905B06"/>
    <w:rsid w:val="00910712"/>
    <w:rsid w:val="00911915"/>
    <w:rsid w:val="00911F01"/>
    <w:rsid w:val="009135A3"/>
    <w:rsid w:val="00913C9A"/>
    <w:rsid w:val="00913D33"/>
    <w:rsid w:val="00914487"/>
    <w:rsid w:val="009144A4"/>
    <w:rsid w:val="00914D4D"/>
    <w:rsid w:val="00914E20"/>
    <w:rsid w:val="00915181"/>
    <w:rsid w:val="00915583"/>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20B3"/>
    <w:rsid w:val="009523FC"/>
    <w:rsid w:val="009533ED"/>
    <w:rsid w:val="00953478"/>
    <w:rsid w:val="0095372A"/>
    <w:rsid w:val="00954CC0"/>
    <w:rsid w:val="00955105"/>
    <w:rsid w:val="00956D42"/>
    <w:rsid w:val="00956E46"/>
    <w:rsid w:val="009579EB"/>
    <w:rsid w:val="00957A5F"/>
    <w:rsid w:val="00957D61"/>
    <w:rsid w:val="00957F55"/>
    <w:rsid w:val="0096063E"/>
    <w:rsid w:val="00960B06"/>
    <w:rsid w:val="00960CC4"/>
    <w:rsid w:val="00960D42"/>
    <w:rsid w:val="009626C2"/>
    <w:rsid w:val="00962C30"/>
    <w:rsid w:val="00963757"/>
    <w:rsid w:val="00963EB1"/>
    <w:rsid w:val="00965420"/>
    <w:rsid w:val="009656F3"/>
    <w:rsid w:val="00966C35"/>
    <w:rsid w:val="00967592"/>
    <w:rsid w:val="00967C54"/>
    <w:rsid w:val="00970960"/>
    <w:rsid w:val="0097177D"/>
    <w:rsid w:val="00972941"/>
    <w:rsid w:val="00972F73"/>
    <w:rsid w:val="009732C8"/>
    <w:rsid w:val="00973754"/>
    <w:rsid w:val="00975C10"/>
    <w:rsid w:val="00977813"/>
    <w:rsid w:val="00977B71"/>
    <w:rsid w:val="009808CD"/>
    <w:rsid w:val="009809EF"/>
    <w:rsid w:val="0098143D"/>
    <w:rsid w:val="00981910"/>
    <w:rsid w:val="009834E8"/>
    <w:rsid w:val="00984442"/>
    <w:rsid w:val="0098453D"/>
    <w:rsid w:val="009849A3"/>
    <w:rsid w:val="00985661"/>
    <w:rsid w:val="00985E73"/>
    <w:rsid w:val="00990397"/>
    <w:rsid w:val="00990B34"/>
    <w:rsid w:val="00991779"/>
    <w:rsid w:val="0099311A"/>
    <w:rsid w:val="00993A2C"/>
    <w:rsid w:val="00993E3C"/>
    <w:rsid w:val="00994468"/>
    <w:rsid w:val="009948B4"/>
    <w:rsid w:val="009950B5"/>
    <w:rsid w:val="0099705F"/>
    <w:rsid w:val="009A0206"/>
    <w:rsid w:val="009A0A57"/>
    <w:rsid w:val="009A0ADF"/>
    <w:rsid w:val="009A0BA4"/>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1ADC"/>
    <w:rsid w:val="009C29C9"/>
    <w:rsid w:val="009C3D19"/>
    <w:rsid w:val="009C3FD6"/>
    <w:rsid w:val="009C4265"/>
    <w:rsid w:val="009C4450"/>
    <w:rsid w:val="009C4C3A"/>
    <w:rsid w:val="009C4F0B"/>
    <w:rsid w:val="009C7057"/>
    <w:rsid w:val="009C7A40"/>
    <w:rsid w:val="009D0370"/>
    <w:rsid w:val="009D082A"/>
    <w:rsid w:val="009D0836"/>
    <w:rsid w:val="009D176F"/>
    <w:rsid w:val="009D1D2D"/>
    <w:rsid w:val="009D205A"/>
    <w:rsid w:val="009D2135"/>
    <w:rsid w:val="009D24A9"/>
    <w:rsid w:val="009D2D9A"/>
    <w:rsid w:val="009D2ED6"/>
    <w:rsid w:val="009D352F"/>
    <w:rsid w:val="009D375D"/>
    <w:rsid w:val="009D3EE5"/>
    <w:rsid w:val="009D4B57"/>
    <w:rsid w:val="009D54C2"/>
    <w:rsid w:val="009D5D42"/>
    <w:rsid w:val="009D659D"/>
    <w:rsid w:val="009D694D"/>
    <w:rsid w:val="009D7015"/>
    <w:rsid w:val="009E0326"/>
    <w:rsid w:val="009E07F9"/>
    <w:rsid w:val="009E092B"/>
    <w:rsid w:val="009E16AD"/>
    <w:rsid w:val="009E211C"/>
    <w:rsid w:val="009E2E7E"/>
    <w:rsid w:val="009E3071"/>
    <w:rsid w:val="009E44D9"/>
    <w:rsid w:val="009E4F33"/>
    <w:rsid w:val="009E5538"/>
    <w:rsid w:val="009E5643"/>
    <w:rsid w:val="009E5975"/>
    <w:rsid w:val="009E5BB8"/>
    <w:rsid w:val="009E6A2E"/>
    <w:rsid w:val="009E7CC0"/>
    <w:rsid w:val="009F009B"/>
    <w:rsid w:val="009F0AF8"/>
    <w:rsid w:val="009F1628"/>
    <w:rsid w:val="009F20CD"/>
    <w:rsid w:val="009F3B58"/>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01A8"/>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1D4"/>
    <w:rsid w:val="00A30EBA"/>
    <w:rsid w:val="00A33149"/>
    <w:rsid w:val="00A35CC6"/>
    <w:rsid w:val="00A36F8A"/>
    <w:rsid w:val="00A375BD"/>
    <w:rsid w:val="00A412C3"/>
    <w:rsid w:val="00A42A13"/>
    <w:rsid w:val="00A42CC9"/>
    <w:rsid w:val="00A433D6"/>
    <w:rsid w:val="00A43A78"/>
    <w:rsid w:val="00A45687"/>
    <w:rsid w:val="00A460B8"/>
    <w:rsid w:val="00A47C60"/>
    <w:rsid w:val="00A47C9C"/>
    <w:rsid w:val="00A47D58"/>
    <w:rsid w:val="00A50DBF"/>
    <w:rsid w:val="00A5129C"/>
    <w:rsid w:val="00A513E0"/>
    <w:rsid w:val="00A51448"/>
    <w:rsid w:val="00A5193C"/>
    <w:rsid w:val="00A51ABD"/>
    <w:rsid w:val="00A537BB"/>
    <w:rsid w:val="00A53A21"/>
    <w:rsid w:val="00A55914"/>
    <w:rsid w:val="00A57003"/>
    <w:rsid w:val="00A6082C"/>
    <w:rsid w:val="00A60E15"/>
    <w:rsid w:val="00A61165"/>
    <w:rsid w:val="00A620E7"/>
    <w:rsid w:val="00A6227E"/>
    <w:rsid w:val="00A62306"/>
    <w:rsid w:val="00A64637"/>
    <w:rsid w:val="00A655CF"/>
    <w:rsid w:val="00A656C6"/>
    <w:rsid w:val="00A6715A"/>
    <w:rsid w:val="00A67721"/>
    <w:rsid w:val="00A70F76"/>
    <w:rsid w:val="00A710FF"/>
    <w:rsid w:val="00A724E6"/>
    <w:rsid w:val="00A735F0"/>
    <w:rsid w:val="00A741EE"/>
    <w:rsid w:val="00A7478A"/>
    <w:rsid w:val="00A74C5D"/>
    <w:rsid w:val="00A762B9"/>
    <w:rsid w:val="00A80965"/>
    <w:rsid w:val="00A817E2"/>
    <w:rsid w:val="00A82C94"/>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2296"/>
    <w:rsid w:val="00AA3875"/>
    <w:rsid w:val="00AA55F3"/>
    <w:rsid w:val="00AA5F04"/>
    <w:rsid w:val="00AA7992"/>
    <w:rsid w:val="00AB12B9"/>
    <w:rsid w:val="00AB15AA"/>
    <w:rsid w:val="00AB1B86"/>
    <w:rsid w:val="00AB2F60"/>
    <w:rsid w:val="00AB3B1E"/>
    <w:rsid w:val="00AB4761"/>
    <w:rsid w:val="00AB4995"/>
    <w:rsid w:val="00AB54B0"/>
    <w:rsid w:val="00AB55D8"/>
    <w:rsid w:val="00AB5FD1"/>
    <w:rsid w:val="00AB6343"/>
    <w:rsid w:val="00AB6B74"/>
    <w:rsid w:val="00AC10C2"/>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0E8"/>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5A57"/>
    <w:rsid w:val="00AF6B02"/>
    <w:rsid w:val="00AF72B6"/>
    <w:rsid w:val="00AF7FD8"/>
    <w:rsid w:val="00B00E70"/>
    <w:rsid w:val="00B026BB"/>
    <w:rsid w:val="00B035DF"/>
    <w:rsid w:val="00B04D04"/>
    <w:rsid w:val="00B0587A"/>
    <w:rsid w:val="00B05B84"/>
    <w:rsid w:val="00B07A79"/>
    <w:rsid w:val="00B07C7D"/>
    <w:rsid w:val="00B104E7"/>
    <w:rsid w:val="00B10BBA"/>
    <w:rsid w:val="00B111C5"/>
    <w:rsid w:val="00B11BA7"/>
    <w:rsid w:val="00B11C2F"/>
    <w:rsid w:val="00B11F88"/>
    <w:rsid w:val="00B14C86"/>
    <w:rsid w:val="00B1612B"/>
    <w:rsid w:val="00B16182"/>
    <w:rsid w:val="00B168CB"/>
    <w:rsid w:val="00B17A1D"/>
    <w:rsid w:val="00B20434"/>
    <w:rsid w:val="00B20861"/>
    <w:rsid w:val="00B21045"/>
    <w:rsid w:val="00B21A94"/>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6612"/>
    <w:rsid w:val="00B47792"/>
    <w:rsid w:val="00B47D9B"/>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4ED2"/>
    <w:rsid w:val="00B657BB"/>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27B9"/>
    <w:rsid w:val="00B83B36"/>
    <w:rsid w:val="00B83C31"/>
    <w:rsid w:val="00B84744"/>
    <w:rsid w:val="00B84E11"/>
    <w:rsid w:val="00B85BBD"/>
    <w:rsid w:val="00B901C7"/>
    <w:rsid w:val="00B90694"/>
    <w:rsid w:val="00B90F6B"/>
    <w:rsid w:val="00B91796"/>
    <w:rsid w:val="00B925DF"/>
    <w:rsid w:val="00B92E12"/>
    <w:rsid w:val="00B9332E"/>
    <w:rsid w:val="00B939F6"/>
    <w:rsid w:val="00B943F4"/>
    <w:rsid w:val="00B95E0F"/>
    <w:rsid w:val="00B96926"/>
    <w:rsid w:val="00B969BC"/>
    <w:rsid w:val="00BA02E4"/>
    <w:rsid w:val="00BA05D7"/>
    <w:rsid w:val="00BA17C3"/>
    <w:rsid w:val="00BA32B1"/>
    <w:rsid w:val="00BA4ABC"/>
    <w:rsid w:val="00BA4E7B"/>
    <w:rsid w:val="00BA7A92"/>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D4316"/>
    <w:rsid w:val="00BE0070"/>
    <w:rsid w:val="00BE0136"/>
    <w:rsid w:val="00BE0DE3"/>
    <w:rsid w:val="00BE1A31"/>
    <w:rsid w:val="00BE1AD7"/>
    <w:rsid w:val="00BE286A"/>
    <w:rsid w:val="00BE2D12"/>
    <w:rsid w:val="00BE3719"/>
    <w:rsid w:val="00BE7B26"/>
    <w:rsid w:val="00BF0400"/>
    <w:rsid w:val="00BF05E7"/>
    <w:rsid w:val="00BF2832"/>
    <w:rsid w:val="00BF29A8"/>
    <w:rsid w:val="00BF2D45"/>
    <w:rsid w:val="00BF385C"/>
    <w:rsid w:val="00BF3AA5"/>
    <w:rsid w:val="00BF4B8A"/>
    <w:rsid w:val="00BF4CB3"/>
    <w:rsid w:val="00BF5F16"/>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259D9"/>
    <w:rsid w:val="00C27EEE"/>
    <w:rsid w:val="00C30A48"/>
    <w:rsid w:val="00C30D86"/>
    <w:rsid w:val="00C3107E"/>
    <w:rsid w:val="00C31ACB"/>
    <w:rsid w:val="00C31F59"/>
    <w:rsid w:val="00C3258B"/>
    <w:rsid w:val="00C3323E"/>
    <w:rsid w:val="00C35F08"/>
    <w:rsid w:val="00C361BA"/>
    <w:rsid w:val="00C3756A"/>
    <w:rsid w:val="00C37D0A"/>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2376"/>
    <w:rsid w:val="00C6346C"/>
    <w:rsid w:val="00C635C2"/>
    <w:rsid w:val="00C6431F"/>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6AFD"/>
    <w:rsid w:val="00C778F7"/>
    <w:rsid w:val="00C77B5F"/>
    <w:rsid w:val="00C77E7E"/>
    <w:rsid w:val="00C80117"/>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5D2C"/>
    <w:rsid w:val="00CB6F93"/>
    <w:rsid w:val="00CB71CA"/>
    <w:rsid w:val="00CB7B15"/>
    <w:rsid w:val="00CC0823"/>
    <w:rsid w:val="00CC0E1E"/>
    <w:rsid w:val="00CC1258"/>
    <w:rsid w:val="00CC17C1"/>
    <w:rsid w:val="00CC191E"/>
    <w:rsid w:val="00CC213D"/>
    <w:rsid w:val="00CC2C4B"/>
    <w:rsid w:val="00CC3972"/>
    <w:rsid w:val="00CC41C6"/>
    <w:rsid w:val="00CC4889"/>
    <w:rsid w:val="00CC4A49"/>
    <w:rsid w:val="00CC4EAE"/>
    <w:rsid w:val="00CC52C3"/>
    <w:rsid w:val="00CC59A9"/>
    <w:rsid w:val="00CD02FC"/>
    <w:rsid w:val="00CD056A"/>
    <w:rsid w:val="00CD09DA"/>
    <w:rsid w:val="00CD0BFA"/>
    <w:rsid w:val="00CD0C67"/>
    <w:rsid w:val="00CD1B24"/>
    <w:rsid w:val="00CD31B6"/>
    <w:rsid w:val="00CD3646"/>
    <w:rsid w:val="00CD3E86"/>
    <w:rsid w:val="00CD4174"/>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64DF"/>
    <w:rsid w:val="00D17159"/>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0915"/>
    <w:rsid w:val="00D41148"/>
    <w:rsid w:val="00D4243E"/>
    <w:rsid w:val="00D45090"/>
    <w:rsid w:val="00D4537E"/>
    <w:rsid w:val="00D45817"/>
    <w:rsid w:val="00D464A0"/>
    <w:rsid w:val="00D46E5B"/>
    <w:rsid w:val="00D46F4B"/>
    <w:rsid w:val="00D503ED"/>
    <w:rsid w:val="00D5118A"/>
    <w:rsid w:val="00D51D63"/>
    <w:rsid w:val="00D52BDD"/>
    <w:rsid w:val="00D54995"/>
    <w:rsid w:val="00D561B1"/>
    <w:rsid w:val="00D57A31"/>
    <w:rsid w:val="00D57BF0"/>
    <w:rsid w:val="00D57CB8"/>
    <w:rsid w:val="00D626D1"/>
    <w:rsid w:val="00D662B8"/>
    <w:rsid w:val="00D66F38"/>
    <w:rsid w:val="00D7034E"/>
    <w:rsid w:val="00D71454"/>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0833"/>
    <w:rsid w:val="00DB2FDA"/>
    <w:rsid w:val="00DB45A5"/>
    <w:rsid w:val="00DB48D3"/>
    <w:rsid w:val="00DB4EFF"/>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E7B17"/>
    <w:rsid w:val="00DF0571"/>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1698"/>
    <w:rsid w:val="00E2201F"/>
    <w:rsid w:val="00E22581"/>
    <w:rsid w:val="00E23D32"/>
    <w:rsid w:val="00E24501"/>
    <w:rsid w:val="00E24511"/>
    <w:rsid w:val="00E2528B"/>
    <w:rsid w:val="00E253FA"/>
    <w:rsid w:val="00E25EBC"/>
    <w:rsid w:val="00E26D04"/>
    <w:rsid w:val="00E27860"/>
    <w:rsid w:val="00E31886"/>
    <w:rsid w:val="00E32F31"/>
    <w:rsid w:val="00E34BCF"/>
    <w:rsid w:val="00E36130"/>
    <w:rsid w:val="00E36B7A"/>
    <w:rsid w:val="00E3797F"/>
    <w:rsid w:val="00E404B2"/>
    <w:rsid w:val="00E406CA"/>
    <w:rsid w:val="00E4137A"/>
    <w:rsid w:val="00E41C2C"/>
    <w:rsid w:val="00E43031"/>
    <w:rsid w:val="00E44A23"/>
    <w:rsid w:val="00E45BE6"/>
    <w:rsid w:val="00E45EBF"/>
    <w:rsid w:val="00E465A1"/>
    <w:rsid w:val="00E46F5E"/>
    <w:rsid w:val="00E4711F"/>
    <w:rsid w:val="00E47D66"/>
    <w:rsid w:val="00E50A47"/>
    <w:rsid w:val="00E50ECD"/>
    <w:rsid w:val="00E5182F"/>
    <w:rsid w:val="00E51BCD"/>
    <w:rsid w:val="00E520DA"/>
    <w:rsid w:val="00E525BF"/>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2C5"/>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6B9B"/>
    <w:rsid w:val="00E873CC"/>
    <w:rsid w:val="00E8749E"/>
    <w:rsid w:val="00E91BC2"/>
    <w:rsid w:val="00E9296A"/>
    <w:rsid w:val="00E93231"/>
    <w:rsid w:val="00E93272"/>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A7827"/>
    <w:rsid w:val="00EB0E23"/>
    <w:rsid w:val="00EB1116"/>
    <w:rsid w:val="00EB1CAD"/>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2CD"/>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0C5"/>
    <w:rsid w:val="00EF1FB1"/>
    <w:rsid w:val="00EF2AA0"/>
    <w:rsid w:val="00EF2C25"/>
    <w:rsid w:val="00EF3162"/>
    <w:rsid w:val="00EF3746"/>
    <w:rsid w:val="00EF502F"/>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54BA"/>
    <w:rsid w:val="00F45E1C"/>
    <w:rsid w:val="00F467A7"/>
    <w:rsid w:val="00F468A3"/>
    <w:rsid w:val="00F47FBB"/>
    <w:rsid w:val="00F50F10"/>
    <w:rsid w:val="00F51A2B"/>
    <w:rsid w:val="00F52441"/>
    <w:rsid w:val="00F52F06"/>
    <w:rsid w:val="00F530C0"/>
    <w:rsid w:val="00F5421A"/>
    <w:rsid w:val="00F56F11"/>
    <w:rsid w:val="00F5771B"/>
    <w:rsid w:val="00F60575"/>
    <w:rsid w:val="00F61A5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4678"/>
    <w:rsid w:val="00FA47C1"/>
    <w:rsid w:val="00FA5746"/>
    <w:rsid w:val="00FA627B"/>
    <w:rsid w:val="00FA6569"/>
    <w:rsid w:val="00FB006A"/>
    <w:rsid w:val="00FB3222"/>
    <w:rsid w:val="00FB3859"/>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1567"/>
    <w:rsid w:val="00FD20E2"/>
    <w:rsid w:val="00FD33C8"/>
    <w:rsid w:val="00FD34DB"/>
    <w:rsid w:val="00FD3C40"/>
    <w:rsid w:val="00FD3D13"/>
    <w:rsid w:val="00FD3E61"/>
    <w:rsid w:val="00FD4109"/>
    <w:rsid w:val="00FD45E7"/>
    <w:rsid w:val="00FD5BBB"/>
    <w:rsid w:val="00FD6B3C"/>
    <w:rsid w:val="00FD7040"/>
    <w:rsid w:val="00FD7988"/>
    <w:rsid w:val="00FE1616"/>
    <w:rsid w:val="00FE2A2B"/>
    <w:rsid w:val="00FE2C8B"/>
    <w:rsid w:val="00FE30E1"/>
    <w:rsid w:val="00FE458F"/>
    <w:rsid w:val="00FE4952"/>
    <w:rsid w:val="00FE4BE3"/>
    <w:rsid w:val="00FE55A3"/>
    <w:rsid w:val="00FE58E3"/>
    <w:rsid w:val="00FF226A"/>
    <w:rsid w:val="00FF23D3"/>
    <w:rsid w:val="00FF2C3C"/>
    <w:rsid w:val="00FF3A25"/>
    <w:rsid w:val="00FF3CE0"/>
    <w:rsid w:val="00FF3E1D"/>
    <w:rsid w:val="00FF4071"/>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CB9F1257-00B3-4321-956C-EBA82CCEF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25</Pages>
  <Words>22153</Words>
  <Characters>126273</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The University of Memphis</Company>
  <LinksUpToDate>false</LinksUpToDate>
  <CharactersWithSpaces>148130</CharactersWithSpaces>
  <SharedDoc>false</SharedDoc>
  <HLinks>
    <vt:vector size="30" baseType="variant">
      <vt:variant>
        <vt:i4>5177408</vt:i4>
      </vt:variant>
      <vt:variant>
        <vt:i4>189</vt:i4>
      </vt:variant>
      <vt:variant>
        <vt:i4>0</vt:i4>
      </vt:variant>
      <vt:variant>
        <vt:i4>5</vt:i4>
      </vt:variant>
      <vt:variant>
        <vt:lpwstr>https://github.com/Adrisyaone/Undernutritiona-and-anemia</vt:lpwstr>
      </vt:variant>
      <vt:variant>
        <vt:lpwstr/>
      </vt:variant>
      <vt:variant>
        <vt:i4>1835008</vt:i4>
      </vt:variant>
      <vt:variant>
        <vt:i4>186</vt:i4>
      </vt:variant>
      <vt:variant>
        <vt:i4>0</vt:i4>
      </vt:variant>
      <vt:variant>
        <vt:i4>5</vt:i4>
      </vt:variant>
      <vt:variant>
        <vt:lpwstr>https://dhsprogram.com/data/dataset/Nepal_Standard-DHS_2022.cfm?flag=1</vt:lpwstr>
      </vt:variant>
      <vt:variant>
        <vt:lpwstr/>
      </vt:variant>
      <vt:variant>
        <vt:i4>3014754</vt:i4>
      </vt:variant>
      <vt:variant>
        <vt:i4>60</vt:i4>
      </vt:variant>
      <vt:variant>
        <vt:i4>0</vt:i4>
      </vt:variant>
      <vt:variant>
        <vt:i4>5</vt:i4>
      </vt:variant>
      <vt:variant>
        <vt:lpwstr>https://www.dhsprogram.com/</vt:lpwstr>
      </vt:variant>
      <vt:variant>
        <vt:lpwstr/>
      </vt:variant>
      <vt:variant>
        <vt:i4>1638527</vt:i4>
      </vt:variant>
      <vt:variant>
        <vt:i4>3</vt:i4>
      </vt:variant>
      <vt:variant>
        <vt:i4>0</vt:i4>
      </vt:variant>
      <vt:variant>
        <vt:i4>5</vt:i4>
      </vt:variant>
      <vt:variant>
        <vt:lpwstr>mailto:xyu2@memphis.edu</vt:lpwstr>
      </vt:variant>
      <vt:variant>
        <vt:lpwstr/>
      </vt:variant>
      <vt:variant>
        <vt:i4>5242937</vt:i4>
      </vt:variant>
      <vt:variant>
        <vt:i4>0</vt:i4>
      </vt:variant>
      <vt:variant>
        <vt:i4>0</vt:i4>
      </vt:variant>
      <vt:variant>
        <vt:i4>5</vt:i4>
      </vt:variant>
      <vt:variant>
        <vt:lpwstr>mailto:bikram.adhikariadhitya@gmail.com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800</cp:revision>
  <cp:lastPrinted>2025-02-04T03:54:00Z</cp:lastPrinted>
  <dcterms:created xsi:type="dcterms:W3CDTF">2025-03-19T06:50:00Z</dcterms:created>
  <dcterms:modified xsi:type="dcterms:W3CDTF">2025-12-11T02:58:00Z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id="tFz0y9oQ"/&gt;&lt;style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